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D4A4" w14:textId="77777777" w:rsidR="00125171" w:rsidRPr="00490DF0" w:rsidRDefault="00125171" w:rsidP="00125171">
      <w:pPr>
        <w:rPr>
          <w:color w:val="ADADAD" w:themeColor="background2" w:themeShade="BF"/>
          <w:szCs w:val="20"/>
        </w:rPr>
      </w:pPr>
      <w:r w:rsidRPr="00490DF0">
        <w:rPr>
          <w:color w:val="ADADAD" w:themeColor="background2" w:themeShade="BF"/>
          <w:szCs w:val="20"/>
        </w:rPr>
        <w:t>Architecture Solution Design</w:t>
      </w:r>
    </w:p>
    <w:p w14:paraId="6C45644D" w14:textId="77777777" w:rsidR="00125171" w:rsidRPr="00490DF0" w:rsidRDefault="00125171" w:rsidP="00125171">
      <w:pPr>
        <w:rPr>
          <w:szCs w:val="20"/>
        </w:rPr>
      </w:pPr>
    </w:p>
    <w:p w14:paraId="3D25DE2D" w14:textId="335F68CE" w:rsidR="00125171" w:rsidRPr="00E4026E" w:rsidRDefault="7FB93407" w:rsidP="00125171">
      <w:pPr>
        <w:pStyle w:val="Title"/>
      </w:pPr>
      <w:r>
        <w:t>[</w:t>
      </w:r>
      <w:r w:rsidR="2073C800">
        <w:t xml:space="preserve">BiggyAI </w:t>
      </w:r>
      <w:r w:rsidR="74AB9778">
        <w:t>Solution Design</w:t>
      </w:r>
      <w:r>
        <w:t>]</w:t>
      </w:r>
    </w:p>
    <w:p w14:paraId="70C93617" w14:textId="77777777" w:rsidR="00125171" w:rsidRPr="00490DF0" w:rsidRDefault="00125171" w:rsidP="00125171">
      <w:pPr>
        <w:rPr>
          <w:szCs w:val="20"/>
        </w:rPr>
      </w:pPr>
    </w:p>
    <w:p w14:paraId="722D1713" w14:textId="4CFF23BF" w:rsidR="00125171" w:rsidRPr="00490DF0" w:rsidRDefault="7FB93407" w:rsidP="3A9136CF">
      <w:pPr>
        <w:rPr>
          <w:color w:val="ADADAD" w:themeColor="background2" w:themeShade="BF"/>
        </w:rPr>
      </w:pPr>
      <w:r w:rsidRPr="4BF158F4">
        <w:rPr>
          <w:color w:val="ADADAD" w:themeColor="background2" w:themeShade="BF"/>
        </w:rPr>
        <w:t>[</w:t>
      </w:r>
      <w:r w:rsidR="6B0F30CC" w:rsidRPr="4BF158F4">
        <w:rPr>
          <w:color w:val="ADADAD" w:themeColor="background2" w:themeShade="BF"/>
        </w:rPr>
        <w:t xml:space="preserve">RITM1295263 </w:t>
      </w:r>
      <w:r w:rsidR="3A2B9061" w:rsidRPr="4BF158F4">
        <w:rPr>
          <w:rFonts w:eastAsia="Arial"/>
          <w:color w:val="ADADAD" w:themeColor="background2" w:themeShade="BF"/>
          <w:sz w:val="19"/>
          <w:szCs w:val="19"/>
        </w:rPr>
        <w:t>| ACBSD-</w:t>
      </w:r>
      <w:r w:rsidR="12352139" w:rsidRPr="4BF158F4">
        <w:rPr>
          <w:rFonts w:eastAsia="Arial"/>
          <w:color w:val="ADADAD" w:themeColor="background2" w:themeShade="BF"/>
          <w:sz w:val="19"/>
          <w:szCs w:val="19"/>
        </w:rPr>
        <w:t>4524</w:t>
      </w:r>
      <w:r w:rsidRPr="4BF158F4">
        <w:rPr>
          <w:color w:val="ADADAD" w:themeColor="background2" w:themeShade="BF"/>
        </w:rPr>
        <w:t>]</w:t>
      </w:r>
    </w:p>
    <w:p w14:paraId="46DB2485" w14:textId="77777777" w:rsidR="00125171" w:rsidRPr="00490DF0" w:rsidRDefault="00125171" w:rsidP="00125171">
      <w:pPr>
        <w:rPr>
          <w:szCs w:val="20"/>
        </w:rPr>
      </w:pPr>
    </w:p>
    <w:p w14:paraId="6014DC74" w14:textId="77777777" w:rsidR="00125171" w:rsidRPr="00490DF0" w:rsidRDefault="00125171" w:rsidP="00125171">
      <w:pPr>
        <w:rPr>
          <w:szCs w:val="20"/>
        </w:rPr>
      </w:pPr>
    </w:p>
    <w:p w14:paraId="1B5A3BB0" w14:textId="77777777" w:rsidR="00125171" w:rsidRPr="00490DF0" w:rsidRDefault="00125171" w:rsidP="00125171">
      <w:pPr>
        <w:rPr>
          <w:szCs w:val="20"/>
        </w:rPr>
      </w:pPr>
    </w:p>
    <w:p w14:paraId="6FB097D7" w14:textId="77777777" w:rsidR="00125171" w:rsidRPr="00490DF0" w:rsidRDefault="00125171" w:rsidP="00125171">
      <w:pPr>
        <w:rPr>
          <w:szCs w:val="20"/>
        </w:rPr>
      </w:pPr>
    </w:p>
    <w:p w14:paraId="64BE0931" w14:textId="77777777" w:rsidR="00046C81" w:rsidRPr="00490DF0" w:rsidRDefault="00046C81" w:rsidP="00125171">
      <w:pPr>
        <w:rPr>
          <w:szCs w:val="20"/>
        </w:rPr>
      </w:pPr>
    </w:p>
    <w:p w14:paraId="697380D4" w14:textId="5D29AF00" w:rsidR="00046C81" w:rsidRPr="00490DF0" w:rsidRDefault="00046C81" w:rsidP="3A9136CF">
      <w:pPr>
        <w:pStyle w:val="GuidanceNotes"/>
        <w:ind w:left="0"/>
      </w:pPr>
    </w:p>
    <w:p w14:paraId="434C1834" w14:textId="62390276" w:rsidR="00046C81" w:rsidRDefault="00046C81" w:rsidP="00125171">
      <w:r>
        <w:br w:type="page"/>
      </w:r>
    </w:p>
    <w:p w14:paraId="594954A3" w14:textId="77777777" w:rsidR="003032AF" w:rsidRDefault="003032AF" w:rsidP="00125171">
      <w:pPr>
        <w:rPr>
          <w:szCs w:val="20"/>
        </w:rPr>
      </w:pPr>
    </w:p>
    <w:p w14:paraId="6D40D192" w14:textId="77777777" w:rsidR="003032AF" w:rsidRDefault="003032AF" w:rsidP="00125171">
      <w:pPr>
        <w:rPr>
          <w:szCs w:val="20"/>
        </w:rPr>
      </w:pPr>
    </w:p>
    <w:p w14:paraId="6AB4BE81" w14:textId="77777777" w:rsidR="003032AF" w:rsidRDefault="003032AF" w:rsidP="00125171">
      <w:pPr>
        <w:rPr>
          <w:szCs w:val="20"/>
        </w:rPr>
      </w:pPr>
    </w:p>
    <w:p w14:paraId="32FD4D6E" w14:textId="77777777" w:rsidR="003032AF" w:rsidRDefault="003032AF" w:rsidP="00125171">
      <w:pPr>
        <w:rPr>
          <w:szCs w:val="20"/>
        </w:rPr>
      </w:pPr>
    </w:p>
    <w:p w14:paraId="3A904463" w14:textId="77777777" w:rsidR="003032AF" w:rsidRPr="00490DF0" w:rsidRDefault="003032AF" w:rsidP="00125171">
      <w:pPr>
        <w:rPr>
          <w:szCs w:val="20"/>
        </w:rPr>
      </w:pPr>
    </w:p>
    <w:p w14:paraId="4B9C521F" w14:textId="77777777" w:rsidR="00046C81" w:rsidRPr="00490DF0" w:rsidRDefault="00046C81" w:rsidP="00125171">
      <w:pPr>
        <w:rPr>
          <w:szCs w:val="20"/>
        </w:rPr>
      </w:pPr>
    </w:p>
    <w:p w14:paraId="47074607" w14:textId="77777777" w:rsidR="00B32DF5" w:rsidRPr="00490DF0" w:rsidRDefault="00791FC2" w:rsidP="002B41F4">
      <w:pPr>
        <w:pStyle w:val="Heading1"/>
        <w:numPr>
          <w:ilvl w:val="0"/>
          <w:numId w:val="0"/>
        </w:numPr>
        <w:ind w:left="360" w:hanging="360"/>
      </w:pPr>
      <w:bookmarkStart w:id="0" w:name="_Toc205817621"/>
      <w:r w:rsidRPr="0082021A">
        <w:t>Version</w:t>
      </w:r>
      <w:r w:rsidRPr="00490DF0">
        <w:t xml:space="preserve"> </w:t>
      </w:r>
      <w:r w:rsidRPr="00942D93">
        <w:t>Control</w:t>
      </w:r>
      <w:bookmarkEnd w:id="0"/>
    </w:p>
    <w:tbl>
      <w:tblPr>
        <w:tblStyle w:val="GridTable1Light-Accent1"/>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10"/>
        <w:gridCol w:w="1440"/>
        <w:gridCol w:w="2495"/>
        <w:gridCol w:w="1378"/>
        <w:gridCol w:w="1836"/>
        <w:gridCol w:w="692"/>
        <w:gridCol w:w="692"/>
        <w:gridCol w:w="768"/>
        <w:gridCol w:w="683"/>
      </w:tblGrid>
      <w:tr w:rsidR="00FE7A6B" w:rsidRPr="00E4026E" w14:paraId="5BA320CB" w14:textId="77777777" w:rsidTr="3A9136CF">
        <w:trPr>
          <w:cnfStyle w:val="100000000000" w:firstRow="1" w:lastRow="0" w:firstColumn="0" w:lastColumn="0" w:oddVBand="0" w:evenVBand="0" w:oddHBand="0" w:evenHBand="0" w:firstRowFirstColumn="0" w:firstRowLastColumn="0" w:lastRowFirstColumn="0" w:lastRowLastColumn="0"/>
          <w:trHeight w:val="368"/>
        </w:trPr>
        <w:tc>
          <w:tcPr>
            <w:tcW w:w="7959" w:type="dxa"/>
            <w:gridSpan w:val="5"/>
            <w:tcBorders>
              <w:bottom w:val="single" w:sz="4" w:space="0" w:color="auto"/>
            </w:tcBorders>
            <w:shd w:val="clear" w:color="auto" w:fill="A5C9EB" w:themeFill="text2" w:themeFillTint="40"/>
          </w:tcPr>
          <w:p w14:paraId="7D16616B" w14:textId="77777777" w:rsidR="00FE7A6B" w:rsidRPr="00134681" w:rsidRDefault="00FE7A6B" w:rsidP="00E943AD">
            <w:r w:rsidRPr="00490DF0">
              <w:t>Version Control</w:t>
            </w:r>
          </w:p>
        </w:tc>
        <w:tc>
          <w:tcPr>
            <w:tcW w:w="2835" w:type="dxa"/>
            <w:gridSpan w:val="4"/>
            <w:tcBorders>
              <w:bottom w:val="single" w:sz="4" w:space="0" w:color="auto"/>
            </w:tcBorders>
            <w:shd w:val="clear" w:color="auto" w:fill="A5C9EB" w:themeFill="text2" w:themeFillTint="40"/>
          </w:tcPr>
          <w:p w14:paraId="5EA42EC5" w14:textId="77777777" w:rsidR="00FE7A6B" w:rsidRPr="00134681" w:rsidRDefault="00FE7A6B" w:rsidP="00E943AD">
            <w:r w:rsidRPr="00490DF0">
              <w:t>A</w:t>
            </w:r>
            <w:r>
              <w:t>pprovals</w:t>
            </w:r>
          </w:p>
        </w:tc>
      </w:tr>
      <w:tr w:rsidR="00FE7A6B" w:rsidRPr="00E4026E" w14:paraId="06F7E9B6" w14:textId="77777777" w:rsidTr="3A9136CF">
        <w:tc>
          <w:tcPr>
            <w:tcW w:w="810" w:type="dxa"/>
          </w:tcPr>
          <w:p w14:paraId="1C2DF4CC" w14:textId="77777777" w:rsidR="00FE7A6B" w:rsidRPr="00490DF0" w:rsidRDefault="00FE7A6B" w:rsidP="00E943AD">
            <w:pPr>
              <w:jc w:val="center"/>
            </w:pPr>
            <w:r>
              <w:t>Version</w:t>
            </w:r>
          </w:p>
        </w:tc>
        <w:tc>
          <w:tcPr>
            <w:tcW w:w="1440" w:type="dxa"/>
          </w:tcPr>
          <w:p w14:paraId="2A1502EA" w14:textId="77777777" w:rsidR="00FE7A6B" w:rsidRPr="00490DF0" w:rsidRDefault="00FE7A6B" w:rsidP="00E943AD">
            <w:pPr>
              <w:jc w:val="center"/>
            </w:pPr>
            <w:r w:rsidRPr="00490DF0">
              <w:t>Date</w:t>
            </w:r>
          </w:p>
        </w:tc>
        <w:tc>
          <w:tcPr>
            <w:tcW w:w="2495" w:type="dxa"/>
          </w:tcPr>
          <w:p w14:paraId="031D8575" w14:textId="77777777" w:rsidR="00FE7A6B" w:rsidRPr="00490DF0" w:rsidRDefault="00FE7A6B" w:rsidP="00E943AD">
            <w:pPr>
              <w:jc w:val="center"/>
            </w:pPr>
            <w:r w:rsidRPr="00490DF0">
              <w:t>Author/</w:t>
            </w:r>
            <w:r w:rsidRPr="00490DF0">
              <w:br/>
              <w:t>Updated By:</w:t>
            </w:r>
          </w:p>
        </w:tc>
        <w:tc>
          <w:tcPr>
            <w:tcW w:w="1378" w:type="dxa"/>
          </w:tcPr>
          <w:p w14:paraId="1E9580B2" w14:textId="77777777" w:rsidR="00FE7A6B" w:rsidRPr="00490DF0" w:rsidRDefault="00FE7A6B" w:rsidP="00E943AD">
            <w:pPr>
              <w:jc w:val="center"/>
            </w:pPr>
            <w:r w:rsidRPr="00490DF0">
              <w:t>Status</w:t>
            </w:r>
          </w:p>
        </w:tc>
        <w:tc>
          <w:tcPr>
            <w:tcW w:w="1836" w:type="dxa"/>
          </w:tcPr>
          <w:p w14:paraId="6876E011" w14:textId="77777777" w:rsidR="00FE7A6B" w:rsidRPr="00490DF0" w:rsidRDefault="00FE7A6B" w:rsidP="00E943AD">
            <w:pPr>
              <w:jc w:val="center"/>
            </w:pPr>
            <w:r w:rsidRPr="00490DF0">
              <w:t>Comment</w:t>
            </w:r>
          </w:p>
        </w:tc>
        <w:tc>
          <w:tcPr>
            <w:tcW w:w="692" w:type="dxa"/>
          </w:tcPr>
          <w:p w14:paraId="337ECDE2" w14:textId="77777777" w:rsidR="00FE7A6B" w:rsidRPr="00490DF0" w:rsidRDefault="00FE7A6B" w:rsidP="00E943AD">
            <w:pPr>
              <w:jc w:val="center"/>
            </w:pPr>
            <w:r w:rsidRPr="00490DF0">
              <w:t>Pre-ARB</w:t>
            </w:r>
          </w:p>
        </w:tc>
        <w:tc>
          <w:tcPr>
            <w:tcW w:w="692" w:type="dxa"/>
          </w:tcPr>
          <w:p w14:paraId="22AD2B8C" w14:textId="77777777" w:rsidR="00FE7A6B" w:rsidRPr="00490DF0" w:rsidRDefault="00FE7A6B" w:rsidP="00E943AD">
            <w:pPr>
              <w:jc w:val="center"/>
            </w:pPr>
            <w:r w:rsidRPr="00490DF0">
              <w:t>GTS ARB</w:t>
            </w:r>
          </w:p>
        </w:tc>
        <w:tc>
          <w:tcPr>
            <w:tcW w:w="768" w:type="dxa"/>
          </w:tcPr>
          <w:p w14:paraId="686C6888" w14:textId="77777777" w:rsidR="00FE7A6B" w:rsidRPr="00490DF0" w:rsidRDefault="00FE7A6B" w:rsidP="00E943AD">
            <w:pPr>
              <w:jc w:val="center"/>
            </w:pPr>
            <w:r w:rsidRPr="00490DF0">
              <w:t>Global ARB</w:t>
            </w:r>
          </w:p>
        </w:tc>
        <w:tc>
          <w:tcPr>
            <w:tcW w:w="683" w:type="dxa"/>
          </w:tcPr>
          <w:p w14:paraId="21F31EF9" w14:textId="77777777" w:rsidR="00FE7A6B" w:rsidRPr="00490DF0" w:rsidRDefault="00FE7A6B" w:rsidP="00E943AD">
            <w:pPr>
              <w:jc w:val="center"/>
            </w:pPr>
            <w:r w:rsidRPr="00490DF0">
              <w:t>GITB</w:t>
            </w:r>
          </w:p>
        </w:tc>
      </w:tr>
      <w:tr w:rsidR="00FE7A6B" w:rsidRPr="00E4026E" w14:paraId="6ACD69B0" w14:textId="77777777" w:rsidTr="3A9136CF">
        <w:tc>
          <w:tcPr>
            <w:tcW w:w="810" w:type="dxa"/>
          </w:tcPr>
          <w:p w14:paraId="6FCDA7E2" w14:textId="77777777" w:rsidR="00FE7A6B" w:rsidRPr="00134681" w:rsidRDefault="00FE7A6B" w:rsidP="00E943AD">
            <w:r>
              <w:t>01.00.00</w:t>
            </w:r>
          </w:p>
        </w:tc>
        <w:tc>
          <w:tcPr>
            <w:tcW w:w="1440" w:type="dxa"/>
          </w:tcPr>
          <w:p w14:paraId="3FAE6EDB" w14:textId="3388998B" w:rsidR="00FE7A6B" w:rsidRPr="00134681" w:rsidRDefault="6F25DB54" w:rsidP="00E943AD">
            <w:r>
              <w:t>2025</w:t>
            </w:r>
            <w:r w:rsidR="2B4F12DB">
              <w:t>-</w:t>
            </w:r>
            <w:r w:rsidR="099AC9EA">
              <w:t>12-23</w:t>
            </w:r>
          </w:p>
        </w:tc>
        <w:tc>
          <w:tcPr>
            <w:tcW w:w="2495" w:type="dxa"/>
          </w:tcPr>
          <w:p w14:paraId="21DF94D0" w14:textId="4F3DFDC5" w:rsidR="00FE7A6B" w:rsidRPr="00134681" w:rsidRDefault="4F0C627C" w:rsidP="00E943AD">
            <w:r>
              <w:t>Mohamed Kerbachi</w:t>
            </w:r>
          </w:p>
        </w:tc>
        <w:tc>
          <w:tcPr>
            <w:tcW w:w="1378" w:type="dxa"/>
          </w:tcPr>
          <w:p w14:paraId="195CAD75" w14:textId="77777777" w:rsidR="00FE7A6B" w:rsidRPr="00134681" w:rsidRDefault="00000000" w:rsidP="00E943AD">
            <w:sdt>
              <w:sdtPr>
                <w:id w:val="675148509"/>
                <w:placeholder>
                  <w:docPart w:val="02D0408D900848B19F16895C865BC0D8"/>
                </w:placeholder>
                <w:comboBox>
                  <w:listItem w:displayText="Initial Document" w:value="Initial Document"/>
                  <w:listItem w:displayText="Under Review" w:value="Under Review"/>
                  <w:listItem w:displayText="Approved" w:value="Approved"/>
                  <w:listItem w:displayText="Modified" w:value="Modified"/>
                </w:comboBox>
              </w:sdtPr>
              <w:sdtContent>
                <w:r w:rsidR="00FE7A6B">
                  <w:t>Initial Document</w:t>
                </w:r>
              </w:sdtContent>
            </w:sdt>
          </w:p>
        </w:tc>
        <w:tc>
          <w:tcPr>
            <w:tcW w:w="1836" w:type="dxa"/>
          </w:tcPr>
          <w:p w14:paraId="13771655" w14:textId="77777777" w:rsidR="00FE7A6B" w:rsidRPr="00134681" w:rsidRDefault="00FE7A6B" w:rsidP="00E943AD"/>
        </w:tc>
        <w:sdt>
          <w:sdtPr>
            <w:id w:val="1407640417"/>
            <w14:checkbox>
              <w14:checked w14:val="0"/>
              <w14:checkedState w14:val="2612" w14:font="MS Gothic"/>
              <w14:uncheckedState w14:val="2610" w14:font="MS Gothic"/>
            </w14:checkbox>
          </w:sdtPr>
          <w:sdtContent>
            <w:tc>
              <w:tcPr>
                <w:tcW w:w="692" w:type="dxa"/>
              </w:tcPr>
              <w:p w14:paraId="5AA07087" w14:textId="77777777" w:rsidR="00FE7A6B" w:rsidRPr="00134681" w:rsidRDefault="00FE7A6B" w:rsidP="00E943AD">
                <w:pPr>
                  <w:jc w:val="center"/>
                </w:pPr>
                <w:r>
                  <w:rPr>
                    <w:rFonts w:ascii="MS Gothic" w:eastAsia="MS Gothic" w:hAnsi="MS Gothic"/>
                  </w:rPr>
                  <w:t>☐</w:t>
                </w:r>
              </w:p>
            </w:tc>
          </w:sdtContent>
        </w:sdt>
        <w:sdt>
          <w:sdtPr>
            <w:id w:val="1565980703"/>
            <w14:checkbox>
              <w14:checked w14:val="0"/>
              <w14:checkedState w14:val="2612" w14:font="MS Gothic"/>
              <w14:uncheckedState w14:val="2610" w14:font="MS Gothic"/>
            </w14:checkbox>
          </w:sdtPr>
          <w:sdtContent>
            <w:tc>
              <w:tcPr>
                <w:tcW w:w="692" w:type="dxa"/>
              </w:tcPr>
              <w:p w14:paraId="5809C6FB"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320240217"/>
            <w14:checkbox>
              <w14:checked w14:val="0"/>
              <w14:checkedState w14:val="2612" w14:font="MS Gothic"/>
              <w14:uncheckedState w14:val="2610" w14:font="MS Gothic"/>
            </w14:checkbox>
          </w:sdtPr>
          <w:sdtContent>
            <w:tc>
              <w:tcPr>
                <w:tcW w:w="768" w:type="dxa"/>
              </w:tcPr>
              <w:p w14:paraId="0A236028"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272284191"/>
            <w14:checkbox>
              <w14:checked w14:val="0"/>
              <w14:checkedState w14:val="2612" w14:font="MS Gothic"/>
              <w14:uncheckedState w14:val="2610" w14:font="MS Gothic"/>
            </w14:checkbox>
          </w:sdtPr>
          <w:sdtContent>
            <w:tc>
              <w:tcPr>
                <w:tcW w:w="683" w:type="dxa"/>
              </w:tcPr>
              <w:p w14:paraId="0A2C9143"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46BB2C44" w14:textId="77777777" w:rsidTr="3A9136CF">
        <w:tc>
          <w:tcPr>
            <w:tcW w:w="810" w:type="dxa"/>
          </w:tcPr>
          <w:p w14:paraId="655C8789" w14:textId="77777777" w:rsidR="00FE7A6B" w:rsidRPr="00134681" w:rsidRDefault="00FE7A6B" w:rsidP="00E943AD"/>
        </w:tc>
        <w:tc>
          <w:tcPr>
            <w:tcW w:w="1440" w:type="dxa"/>
          </w:tcPr>
          <w:p w14:paraId="29C883B0" w14:textId="77777777" w:rsidR="00FE7A6B" w:rsidRPr="00134681" w:rsidRDefault="00FE7A6B" w:rsidP="00E943AD"/>
        </w:tc>
        <w:tc>
          <w:tcPr>
            <w:tcW w:w="2495" w:type="dxa"/>
          </w:tcPr>
          <w:p w14:paraId="0C70C684" w14:textId="77777777" w:rsidR="00FE7A6B" w:rsidRPr="00134681" w:rsidRDefault="00FE7A6B" w:rsidP="00E943AD"/>
        </w:tc>
        <w:tc>
          <w:tcPr>
            <w:tcW w:w="1378" w:type="dxa"/>
          </w:tcPr>
          <w:p w14:paraId="5D7C65AE" w14:textId="77777777" w:rsidR="00FE7A6B" w:rsidRPr="00134681" w:rsidRDefault="00000000" w:rsidP="00E943AD">
            <w:sdt>
              <w:sdtPr>
                <w:id w:val="2058124056"/>
                <w:placeholder>
                  <w:docPart w:val="8A60996B39FA4E3CB3F537127F69CE23"/>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855B91A" w14:textId="77777777" w:rsidR="00FE7A6B" w:rsidRPr="00134681" w:rsidRDefault="00FE7A6B" w:rsidP="00E943AD"/>
        </w:tc>
        <w:sdt>
          <w:sdtPr>
            <w:id w:val="-1790964849"/>
            <w14:checkbox>
              <w14:checked w14:val="0"/>
              <w14:checkedState w14:val="2612" w14:font="MS Gothic"/>
              <w14:uncheckedState w14:val="2610" w14:font="MS Gothic"/>
            </w14:checkbox>
          </w:sdtPr>
          <w:sdtContent>
            <w:tc>
              <w:tcPr>
                <w:tcW w:w="692" w:type="dxa"/>
              </w:tcPr>
              <w:p w14:paraId="5BAADBB5" w14:textId="77777777" w:rsidR="00FE7A6B" w:rsidRPr="00134681" w:rsidRDefault="00FE7A6B" w:rsidP="00E943AD">
                <w:pPr>
                  <w:jc w:val="center"/>
                </w:pPr>
                <w:r>
                  <w:rPr>
                    <w:rFonts w:ascii="MS Gothic" w:eastAsia="MS Gothic" w:hAnsi="MS Gothic"/>
                  </w:rPr>
                  <w:t>☐</w:t>
                </w:r>
              </w:p>
            </w:tc>
          </w:sdtContent>
        </w:sdt>
        <w:sdt>
          <w:sdtPr>
            <w:id w:val="-526486053"/>
            <w14:checkbox>
              <w14:checked w14:val="0"/>
              <w14:checkedState w14:val="2612" w14:font="MS Gothic"/>
              <w14:uncheckedState w14:val="2610" w14:font="MS Gothic"/>
            </w14:checkbox>
          </w:sdtPr>
          <w:sdtContent>
            <w:tc>
              <w:tcPr>
                <w:tcW w:w="692" w:type="dxa"/>
              </w:tcPr>
              <w:p w14:paraId="44BB909C" w14:textId="77777777" w:rsidR="00FE7A6B" w:rsidRPr="00134681" w:rsidRDefault="00FE7A6B" w:rsidP="00E943AD">
                <w:pPr>
                  <w:jc w:val="center"/>
                </w:pPr>
                <w:r>
                  <w:rPr>
                    <w:rFonts w:ascii="MS Gothic" w:eastAsia="MS Gothic" w:hAnsi="MS Gothic"/>
                  </w:rPr>
                  <w:t>☐</w:t>
                </w:r>
              </w:p>
            </w:tc>
          </w:sdtContent>
        </w:sdt>
        <w:sdt>
          <w:sdtPr>
            <w:id w:val="-1021395976"/>
            <w14:checkbox>
              <w14:checked w14:val="0"/>
              <w14:checkedState w14:val="2612" w14:font="MS Gothic"/>
              <w14:uncheckedState w14:val="2610" w14:font="MS Gothic"/>
            </w14:checkbox>
          </w:sdtPr>
          <w:sdtContent>
            <w:tc>
              <w:tcPr>
                <w:tcW w:w="768" w:type="dxa"/>
              </w:tcPr>
              <w:p w14:paraId="6AA7930D"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194524056"/>
            <w14:checkbox>
              <w14:checked w14:val="0"/>
              <w14:checkedState w14:val="2612" w14:font="MS Gothic"/>
              <w14:uncheckedState w14:val="2610" w14:font="MS Gothic"/>
            </w14:checkbox>
          </w:sdtPr>
          <w:sdtContent>
            <w:tc>
              <w:tcPr>
                <w:tcW w:w="683" w:type="dxa"/>
              </w:tcPr>
              <w:p w14:paraId="39C14685"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2066E4B6" w14:textId="77777777" w:rsidTr="3A9136CF">
        <w:trPr>
          <w:trHeight w:val="260"/>
        </w:trPr>
        <w:tc>
          <w:tcPr>
            <w:tcW w:w="810" w:type="dxa"/>
          </w:tcPr>
          <w:p w14:paraId="159DFF47" w14:textId="77777777" w:rsidR="00FE7A6B" w:rsidRPr="00134681" w:rsidRDefault="00FE7A6B" w:rsidP="00E943AD"/>
        </w:tc>
        <w:tc>
          <w:tcPr>
            <w:tcW w:w="1440" w:type="dxa"/>
          </w:tcPr>
          <w:p w14:paraId="695700B6" w14:textId="77777777" w:rsidR="00FE7A6B" w:rsidRPr="00134681" w:rsidRDefault="00FE7A6B" w:rsidP="00E943AD"/>
        </w:tc>
        <w:tc>
          <w:tcPr>
            <w:tcW w:w="2495" w:type="dxa"/>
          </w:tcPr>
          <w:p w14:paraId="49C32F9E" w14:textId="77777777" w:rsidR="00FE7A6B" w:rsidRPr="00134681" w:rsidRDefault="00FE7A6B" w:rsidP="00E943AD"/>
        </w:tc>
        <w:tc>
          <w:tcPr>
            <w:tcW w:w="1378" w:type="dxa"/>
          </w:tcPr>
          <w:p w14:paraId="600690A5" w14:textId="77777777" w:rsidR="00FE7A6B" w:rsidRPr="00134681" w:rsidRDefault="00000000" w:rsidP="00E943AD">
            <w:sdt>
              <w:sdtPr>
                <w:id w:val="478887508"/>
                <w:placeholder>
                  <w:docPart w:val="6BE68E865C2F4442BD7241355D188980"/>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6E7F862" w14:textId="77777777" w:rsidR="00FE7A6B" w:rsidRPr="00134681" w:rsidRDefault="00FE7A6B" w:rsidP="00E943AD"/>
        </w:tc>
        <w:sdt>
          <w:sdtPr>
            <w:id w:val="626666471"/>
            <w14:checkbox>
              <w14:checked w14:val="0"/>
              <w14:checkedState w14:val="2612" w14:font="MS Gothic"/>
              <w14:uncheckedState w14:val="2610" w14:font="MS Gothic"/>
            </w14:checkbox>
          </w:sdtPr>
          <w:sdtContent>
            <w:tc>
              <w:tcPr>
                <w:tcW w:w="692" w:type="dxa"/>
              </w:tcPr>
              <w:p w14:paraId="3C30BDC4"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573004686"/>
            <w14:checkbox>
              <w14:checked w14:val="0"/>
              <w14:checkedState w14:val="2612" w14:font="MS Gothic"/>
              <w14:uncheckedState w14:val="2610" w14:font="MS Gothic"/>
            </w14:checkbox>
          </w:sdtPr>
          <w:sdtContent>
            <w:tc>
              <w:tcPr>
                <w:tcW w:w="692" w:type="dxa"/>
              </w:tcPr>
              <w:p w14:paraId="34ECCCEA" w14:textId="77777777" w:rsidR="00FE7A6B" w:rsidRPr="00134681" w:rsidRDefault="00FE7A6B" w:rsidP="00E943AD">
                <w:pPr>
                  <w:jc w:val="center"/>
                </w:pPr>
                <w:r>
                  <w:rPr>
                    <w:rFonts w:ascii="MS Gothic" w:eastAsia="MS Gothic" w:hAnsi="MS Gothic" w:hint="eastAsia"/>
                  </w:rPr>
                  <w:t>☐</w:t>
                </w:r>
              </w:p>
            </w:tc>
          </w:sdtContent>
        </w:sdt>
        <w:sdt>
          <w:sdtPr>
            <w:id w:val="520753256"/>
            <w14:checkbox>
              <w14:checked w14:val="0"/>
              <w14:checkedState w14:val="2612" w14:font="MS Gothic"/>
              <w14:uncheckedState w14:val="2610" w14:font="MS Gothic"/>
            </w14:checkbox>
          </w:sdtPr>
          <w:sdtContent>
            <w:tc>
              <w:tcPr>
                <w:tcW w:w="768" w:type="dxa"/>
              </w:tcPr>
              <w:p w14:paraId="7B7DF622"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714796344"/>
            <w14:checkbox>
              <w14:checked w14:val="0"/>
              <w14:checkedState w14:val="2612" w14:font="MS Gothic"/>
              <w14:uncheckedState w14:val="2610" w14:font="MS Gothic"/>
            </w14:checkbox>
          </w:sdtPr>
          <w:sdtContent>
            <w:tc>
              <w:tcPr>
                <w:tcW w:w="683" w:type="dxa"/>
              </w:tcPr>
              <w:p w14:paraId="2A588158"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608C210B" w14:textId="77777777" w:rsidTr="3A9136CF">
        <w:tc>
          <w:tcPr>
            <w:tcW w:w="810" w:type="dxa"/>
          </w:tcPr>
          <w:p w14:paraId="2660E87E" w14:textId="77777777" w:rsidR="00FE7A6B" w:rsidRPr="00134681" w:rsidRDefault="00FE7A6B" w:rsidP="004F5CE9"/>
        </w:tc>
        <w:tc>
          <w:tcPr>
            <w:tcW w:w="1440" w:type="dxa"/>
          </w:tcPr>
          <w:p w14:paraId="6EC40376" w14:textId="77777777" w:rsidR="00FE7A6B" w:rsidRPr="00134681" w:rsidRDefault="00FE7A6B" w:rsidP="004F5CE9"/>
        </w:tc>
        <w:tc>
          <w:tcPr>
            <w:tcW w:w="2495" w:type="dxa"/>
          </w:tcPr>
          <w:p w14:paraId="70C5AFF7" w14:textId="77777777" w:rsidR="00FE7A6B" w:rsidRPr="00134681" w:rsidRDefault="00FE7A6B" w:rsidP="004F5CE9"/>
        </w:tc>
        <w:tc>
          <w:tcPr>
            <w:tcW w:w="1378" w:type="dxa"/>
          </w:tcPr>
          <w:p w14:paraId="6AFC785C" w14:textId="77777777" w:rsidR="00FE7A6B" w:rsidRDefault="00000000" w:rsidP="004F5CE9">
            <w:sdt>
              <w:sdtPr>
                <w:id w:val="1704674424"/>
                <w:placeholder>
                  <w:docPart w:val="3CB696831EAF48C6AA131556A8E7CAD3"/>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2A25555" w14:textId="77777777" w:rsidR="00FE7A6B" w:rsidRPr="00134681" w:rsidRDefault="00FE7A6B" w:rsidP="004F5CE9"/>
        </w:tc>
        <w:sdt>
          <w:sdtPr>
            <w:id w:val="210699915"/>
            <w14:checkbox>
              <w14:checked w14:val="0"/>
              <w14:checkedState w14:val="2612" w14:font="MS Gothic"/>
              <w14:uncheckedState w14:val="2610" w14:font="MS Gothic"/>
            </w14:checkbox>
          </w:sdtPr>
          <w:sdtContent>
            <w:tc>
              <w:tcPr>
                <w:tcW w:w="692" w:type="dxa"/>
              </w:tcPr>
              <w:p w14:paraId="58B09E14" w14:textId="77777777" w:rsidR="00FE7A6B" w:rsidRDefault="00FE7A6B" w:rsidP="004F5CE9">
                <w:pPr>
                  <w:jc w:val="center"/>
                </w:pPr>
                <w:r w:rsidRPr="00E4026E">
                  <w:rPr>
                    <w:rFonts w:ascii="Segoe UI Symbol" w:eastAsia="MS Gothic" w:hAnsi="Segoe UI Symbol" w:cs="Segoe UI Symbol"/>
                  </w:rPr>
                  <w:t>☐</w:t>
                </w:r>
              </w:p>
            </w:tc>
          </w:sdtContent>
        </w:sdt>
        <w:sdt>
          <w:sdtPr>
            <w:id w:val="1436179852"/>
            <w14:checkbox>
              <w14:checked w14:val="0"/>
              <w14:checkedState w14:val="2612" w14:font="MS Gothic"/>
              <w14:uncheckedState w14:val="2610" w14:font="MS Gothic"/>
            </w14:checkbox>
          </w:sdtPr>
          <w:sdtContent>
            <w:tc>
              <w:tcPr>
                <w:tcW w:w="692" w:type="dxa"/>
              </w:tcPr>
              <w:p w14:paraId="0AAD5D61" w14:textId="77777777" w:rsidR="00FE7A6B" w:rsidRDefault="00FE7A6B" w:rsidP="004F5CE9">
                <w:pPr>
                  <w:jc w:val="center"/>
                </w:pPr>
                <w:r w:rsidRPr="00E4026E">
                  <w:rPr>
                    <w:rFonts w:ascii="Segoe UI Symbol" w:eastAsia="MS Gothic" w:hAnsi="Segoe UI Symbol" w:cs="Segoe UI Symbol"/>
                  </w:rPr>
                  <w:t>☐</w:t>
                </w:r>
              </w:p>
            </w:tc>
          </w:sdtContent>
        </w:sdt>
        <w:sdt>
          <w:sdtPr>
            <w:id w:val="341751941"/>
            <w14:checkbox>
              <w14:checked w14:val="0"/>
              <w14:checkedState w14:val="2612" w14:font="MS Gothic"/>
              <w14:uncheckedState w14:val="2610" w14:font="MS Gothic"/>
            </w14:checkbox>
          </w:sdtPr>
          <w:sdtContent>
            <w:tc>
              <w:tcPr>
                <w:tcW w:w="768" w:type="dxa"/>
              </w:tcPr>
              <w:p w14:paraId="37E40C3C" w14:textId="77777777" w:rsidR="00FE7A6B" w:rsidRDefault="00FE7A6B" w:rsidP="004F5CE9">
                <w:pPr>
                  <w:jc w:val="center"/>
                </w:pPr>
                <w:r w:rsidRPr="00E4026E">
                  <w:rPr>
                    <w:rFonts w:ascii="Segoe UI Symbol" w:eastAsia="MS Gothic" w:hAnsi="Segoe UI Symbol" w:cs="Segoe UI Symbol"/>
                  </w:rPr>
                  <w:t>☐</w:t>
                </w:r>
              </w:p>
            </w:tc>
          </w:sdtContent>
        </w:sdt>
        <w:sdt>
          <w:sdtPr>
            <w:id w:val="1024672457"/>
            <w14:checkbox>
              <w14:checked w14:val="0"/>
              <w14:checkedState w14:val="2612" w14:font="MS Gothic"/>
              <w14:uncheckedState w14:val="2610" w14:font="MS Gothic"/>
            </w14:checkbox>
          </w:sdtPr>
          <w:sdtContent>
            <w:tc>
              <w:tcPr>
                <w:tcW w:w="683" w:type="dxa"/>
              </w:tcPr>
              <w:p w14:paraId="42B623E7"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0334184A" w14:textId="77777777" w:rsidTr="3A9136CF">
        <w:trPr>
          <w:trHeight w:val="70"/>
        </w:trPr>
        <w:tc>
          <w:tcPr>
            <w:tcW w:w="810" w:type="dxa"/>
          </w:tcPr>
          <w:p w14:paraId="7ADC91D0" w14:textId="77777777" w:rsidR="00FE7A6B" w:rsidRPr="00134681" w:rsidRDefault="00FE7A6B" w:rsidP="004F5CE9"/>
        </w:tc>
        <w:tc>
          <w:tcPr>
            <w:tcW w:w="1440" w:type="dxa"/>
          </w:tcPr>
          <w:p w14:paraId="7AD2CB33" w14:textId="77777777" w:rsidR="00FE7A6B" w:rsidRPr="00134681" w:rsidRDefault="00FE7A6B" w:rsidP="004F5CE9"/>
        </w:tc>
        <w:tc>
          <w:tcPr>
            <w:tcW w:w="2495" w:type="dxa"/>
          </w:tcPr>
          <w:p w14:paraId="03CA6070" w14:textId="77777777" w:rsidR="00FE7A6B" w:rsidRPr="00134681" w:rsidRDefault="00FE7A6B" w:rsidP="004F5CE9"/>
        </w:tc>
        <w:tc>
          <w:tcPr>
            <w:tcW w:w="1378" w:type="dxa"/>
          </w:tcPr>
          <w:p w14:paraId="05E25460" w14:textId="77777777" w:rsidR="00FE7A6B" w:rsidRDefault="00000000" w:rsidP="004F5CE9">
            <w:sdt>
              <w:sdtPr>
                <w:id w:val="-28116528"/>
                <w:placeholder>
                  <w:docPart w:val="F8F0A89371EB41A5A936AE9F355F4C92"/>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6CB9661" w14:textId="77777777" w:rsidR="00FE7A6B" w:rsidRPr="00134681" w:rsidRDefault="00FE7A6B" w:rsidP="004F5CE9"/>
        </w:tc>
        <w:sdt>
          <w:sdtPr>
            <w:id w:val="72012786"/>
            <w14:checkbox>
              <w14:checked w14:val="0"/>
              <w14:checkedState w14:val="2612" w14:font="MS Gothic"/>
              <w14:uncheckedState w14:val="2610" w14:font="MS Gothic"/>
            </w14:checkbox>
          </w:sdtPr>
          <w:sdtContent>
            <w:tc>
              <w:tcPr>
                <w:tcW w:w="692" w:type="dxa"/>
              </w:tcPr>
              <w:p w14:paraId="5B54E738" w14:textId="77777777" w:rsidR="00FE7A6B" w:rsidRDefault="00FE7A6B" w:rsidP="004F5CE9">
                <w:pPr>
                  <w:jc w:val="center"/>
                </w:pPr>
                <w:r w:rsidRPr="00E4026E">
                  <w:rPr>
                    <w:rFonts w:ascii="Segoe UI Symbol" w:eastAsia="MS Gothic" w:hAnsi="Segoe UI Symbol" w:cs="Segoe UI Symbol"/>
                  </w:rPr>
                  <w:t>☐</w:t>
                </w:r>
              </w:p>
            </w:tc>
          </w:sdtContent>
        </w:sdt>
        <w:sdt>
          <w:sdtPr>
            <w:id w:val="1678768296"/>
            <w14:checkbox>
              <w14:checked w14:val="0"/>
              <w14:checkedState w14:val="2612" w14:font="MS Gothic"/>
              <w14:uncheckedState w14:val="2610" w14:font="MS Gothic"/>
            </w14:checkbox>
          </w:sdtPr>
          <w:sdtContent>
            <w:tc>
              <w:tcPr>
                <w:tcW w:w="692" w:type="dxa"/>
              </w:tcPr>
              <w:p w14:paraId="63374355" w14:textId="77777777" w:rsidR="00FE7A6B" w:rsidRDefault="00FE7A6B" w:rsidP="004F5CE9">
                <w:pPr>
                  <w:jc w:val="center"/>
                </w:pPr>
                <w:r w:rsidRPr="00E4026E">
                  <w:rPr>
                    <w:rFonts w:ascii="Segoe UI Symbol" w:eastAsia="MS Gothic" w:hAnsi="Segoe UI Symbol" w:cs="Segoe UI Symbol"/>
                  </w:rPr>
                  <w:t>☐</w:t>
                </w:r>
              </w:p>
            </w:tc>
          </w:sdtContent>
        </w:sdt>
        <w:sdt>
          <w:sdtPr>
            <w:id w:val="-1406373855"/>
            <w14:checkbox>
              <w14:checked w14:val="0"/>
              <w14:checkedState w14:val="2612" w14:font="MS Gothic"/>
              <w14:uncheckedState w14:val="2610" w14:font="MS Gothic"/>
            </w14:checkbox>
          </w:sdtPr>
          <w:sdtContent>
            <w:tc>
              <w:tcPr>
                <w:tcW w:w="768" w:type="dxa"/>
              </w:tcPr>
              <w:p w14:paraId="5A1EF49C" w14:textId="77777777" w:rsidR="00FE7A6B" w:rsidRDefault="00FE7A6B" w:rsidP="004F5CE9">
                <w:pPr>
                  <w:jc w:val="center"/>
                </w:pPr>
                <w:r w:rsidRPr="00E4026E">
                  <w:rPr>
                    <w:rFonts w:ascii="Segoe UI Symbol" w:eastAsia="MS Gothic" w:hAnsi="Segoe UI Symbol" w:cs="Segoe UI Symbol"/>
                  </w:rPr>
                  <w:t>☐</w:t>
                </w:r>
              </w:p>
            </w:tc>
          </w:sdtContent>
        </w:sdt>
        <w:sdt>
          <w:sdtPr>
            <w:id w:val="211776761"/>
            <w14:checkbox>
              <w14:checked w14:val="0"/>
              <w14:checkedState w14:val="2612" w14:font="MS Gothic"/>
              <w14:uncheckedState w14:val="2610" w14:font="MS Gothic"/>
            </w14:checkbox>
          </w:sdtPr>
          <w:sdtContent>
            <w:tc>
              <w:tcPr>
                <w:tcW w:w="683" w:type="dxa"/>
              </w:tcPr>
              <w:p w14:paraId="709AF19D"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6B6271D3" w14:textId="77777777" w:rsidTr="3A9136CF">
        <w:trPr>
          <w:trHeight w:val="70"/>
        </w:trPr>
        <w:tc>
          <w:tcPr>
            <w:tcW w:w="810" w:type="dxa"/>
          </w:tcPr>
          <w:p w14:paraId="009472ED" w14:textId="77777777" w:rsidR="00FE7A6B" w:rsidRPr="00134681" w:rsidRDefault="00FE7A6B" w:rsidP="004F5CE9"/>
        </w:tc>
        <w:tc>
          <w:tcPr>
            <w:tcW w:w="1440" w:type="dxa"/>
          </w:tcPr>
          <w:p w14:paraId="5A09AFBC" w14:textId="77777777" w:rsidR="00FE7A6B" w:rsidRPr="00134681" w:rsidRDefault="00FE7A6B" w:rsidP="004F5CE9"/>
        </w:tc>
        <w:tc>
          <w:tcPr>
            <w:tcW w:w="2495" w:type="dxa"/>
          </w:tcPr>
          <w:p w14:paraId="40A7B4A1" w14:textId="77777777" w:rsidR="00FE7A6B" w:rsidRPr="00134681" w:rsidRDefault="00FE7A6B" w:rsidP="004F5CE9"/>
        </w:tc>
        <w:tc>
          <w:tcPr>
            <w:tcW w:w="1378" w:type="dxa"/>
          </w:tcPr>
          <w:p w14:paraId="7CC95C73" w14:textId="77777777" w:rsidR="00FE7A6B" w:rsidRDefault="00000000" w:rsidP="004F5CE9">
            <w:sdt>
              <w:sdtPr>
                <w:id w:val="-963954096"/>
                <w:placeholder>
                  <w:docPart w:val="717DD15691A4434A9929149214C21A04"/>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3ECB16B" w14:textId="77777777" w:rsidR="00FE7A6B" w:rsidRPr="00134681" w:rsidRDefault="00FE7A6B" w:rsidP="004F5CE9"/>
        </w:tc>
        <w:sdt>
          <w:sdtPr>
            <w:id w:val="834264688"/>
            <w14:checkbox>
              <w14:checked w14:val="0"/>
              <w14:checkedState w14:val="2612" w14:font="MS Gothic"/>
              <w14:uncheckedState w14:val="2610" w14:font="MS Gothic"/>
            </w14:checkbox>
          </w:sdtPr>
          <w:sdtContent>
            <w:tc>
              <w:tcPr>
                <w:tcW w:w="692" w:type="dxa"/>
              </w:tcPr>
              <w:p w14:paraId="3A5F49A3" w14:textId="77777777" w:rsidR="00FE7A6B" w:rsidRDefault="00FE7A6B" w:rsidP="004F5CE9">
                <w:pPr>
                  <w:jc w:val="center"/>
                </w:pPr>
                <w:r w:rsidRPr="00E4026E">
                  <w:rPr>
                    <w:rFonts w:ascii="Segoe UI Symbol" w:eastAsia="MS Gothic" w:hAnsi="Segoe UI Symbol" w:cs="Segoe UI Symbol"/>
                  </w:rPr>
                  <w:t>☐</w:t>
                </w:r>
              </w:p>
            </w:tc>
          </w:sdtContent>
        </w:sdt>
        <w:sdt>
          <w:sdtPr>
            <w:id w:val="-451632567"/>
            <w14:checkbox>
              <w14:checked w14:val="0"/>
              <w14:checkedState w14:val="2612" w14:font="MS Gothic"/>
              <w14:uncheckedState w14:val="2610" w14:font="MS Gothic"/>
            </w14:checkbox>
          </w:sdtPr>
          <w:sdtContent>
            <w:tc>
              <w:tcPr>
                <w:tcW w:w="692" w:type="dxa"/>
              </w:tcPr>
              <w:p w14:paraId="7498BE0A" w14:textId="77777777" w:rsidR="00FE7A6B" w:rsidRDefault="00FE7A6B" w:rsidP="004F5CE9">
                <w:pPr>
                  <w:jc w:val="center"/>
                </w:pPr>
                <w:r w:rsidRPr="00E4026E">
                  <w:rPr>
                    <w:rFonts w:ascii="Segoe UI Symbol" w:eastAsia="MS Gothic" w:hAnsi="Segoe UI Symbol" w:cs="Segoe UI Symbol"/>
                  </w:rPr>
                  <w:t>☐</w:t>
                </w:r>
              </w:p>
            </w:tc>
          </w:sdtContent>
        </w:sdt>
        <w:sdt>
          <w:sdtPr>
            <w:id w:val="1039858009"/>
            <w14:checkbox>
              <w14:checked w14:val="0"/>
              <w14:checkedState w14:val="2612" w14:font="MS Gothic"/>
              <w14:uncheckedState w14:val="2610" w14:font="MS Gothic"/>
            </w14:checkbox>
          </w:sdtPr>
          <w:sdtContent>
            <w:tc>
              <w:tcPr>
                <w:tcW w:w="768" w:type="dxa"/>
              </w:tcPr>
              <w:p w14:paraId="22BF7EF2" w14:textId="77777777" w:rsidR="00FE7A6B" w:rsidRDefault="00FE7A6B" w:rsidP="004F5CE9">
                <w:pPr>
                  <w:jc w:val="center"/>
                </w:pPr>
                <w:r w:rsidRPr="00E4026E">
                  <w:rPr>
                    <w:rFonts w:ascii="Segoe UI Symbol" w:eastAsia="MS Gothic" w:hAnsi="Segoe UI Symbol" w:cs="Segoe UI Symbol"/>
                  </w:rPr>
                  <w:t>☐</w:t>
                </w:r>
              </w:p>
            </w:tc>
          </w:sdtContent>
        </w:sdt>
        <w:sdt>
          <w:sdtPr>
            <w:id w:val="1261872107"/>
            <w14:checkbox>
              <w14:checked w14:val="0"/>
              <w14:checkedState w14:val="2612" w14:font="MS Gothic"/>
              <w14:uncheckedState w14:val="2610" w14:font="MS Gothic"/>
            </w14:checkbox>
          </w:sdtPr>
          <w:sdtContent>
            <w:tc>
              <w:tcPr>
                <w:tcW w:w="683" w:type="dxa"/>
              </w:tcPr>
              <w:p w14:paraId="2775C064"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7FA13C32" w14:textId="77777777" w:rsidTr="3A9136CF">
        <w:trPr>
          <w:trHeight w:val="70"/>
        </w:trPr>
        <w:tc>
          <w:tcPr>
            <w:tcW w:w="810" w:type="dxa"/>
          </w:tcPr>
          <w:p w14:paraId="3AB5A004" w14:textId="77777777" w:rsidR="00FE7A6B" w:rsidRPr="00134681" w:rsidRDefault="00FE7A6B" w:rsidP="004F5CE9"/>
        </w:tc>
        <w:tc>
          <w:tcPr>
            <w:tcW w:w="1440" w:type="dxa"/>
          </w:tcPr>
          <w:p w14:paraId="64C896BD" w14:textId="77777777" w:rsidR="00FE7A6B" w:rsidRPr="00134681" w:rsidRDefault="00FE7A6B" w:rsidP="004F5CE9"/>
        </w:tc>
        <w:tc>
          <w:tcPr>
            <w:tcW w:w="2495" w:type="dxa"/>
          </w:tcPr>
          <w:p w14:paraId="7E4BAFF7" w14:textId="77777777" w:rsidR="00FE7A6B" w:rsidRPr="00134681" w:rsidRDefault="00FE7A6B" w:rsidP="004F5CE9"/>
        </w:tc>
        <w:tc>
          <w:tcPr>
            <w:tcW w:w="1378" w:type="dxa"/>
          </w:tcPr>
          <w:p w14:paraId="38AA98BB" w14:textId="77777777" w:rsidR="00FE7A6B" w:rsidRDefault="00000000" w:rsidP="004F5CE9">
            <w:sdt>
              <w:sdtPr>
                <w:id w:val="-2022850274"/>
                <w:placeholder>
                  <w:docPart w:val="AA5C72530F384548B7F7716625212FD8"/>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3B21D79" w14:textId="77777777" w:rsidR="00FE7A6B" w:rsidRPr="00134681" w:rsidRDefault="00FE7A6B" w:rsidP="004F5CE9"/>
        </w:tc>
        <w:sdt>
          <w:sdtPr>
            <w:id w:val="-183287187"/>
            <w14:checkbox>
              <w14:checked w14:val="0"/>
              <w14:checkedState w14:val="2612" w14:font="MS Gothic"/>
              <w14:uncheckedState w14:val="2610" w14:font="MS Gothic"/>
            </w14:checkbox>
          </w:sdtPr>
          <w:sdtContent>
            <w:tc>
              <w:tcPr>
                <w:tcW w:w="692" w:type="dxa"/>
              </w:tcPr>
              <w:p w14:paraId="63214EC5" w14:textId="77777777" w:rsidR="00FE7A6B" w:rsidRDefault="00FE7A6B" w:rsidP="004F5CE9">
                <w:pPr>
                  <w:jc w:val="center"/>
                </w:pPr>
                <w:r w:rsidRPr="00E4026E">
                  <w:rPr>
                    <w:rFonts w:ascii="Segoe UI Symbol" w:eastAsia="MS Gothic" w:hAnsi="Segoe UI Symbol" w:cs="Segoe UI Symbol"/>
                  </w:rPr>
                  <w:t>☐</w:t>
                </w:r>
              </w:p>
            </w:tc>
          </w:sdtContent>
        </w:sdt>
        <w:sdt>
          <w:sdtPr>
            <w:id w:val="-1572334230"/>
            <w14:checkbox>
              <w14:checked w14:val="0"/>
              <w14:checkedState w14:val="2612" w14:font="MS Gothic"/>
              <w14:uncheckedState w14:val="2610" w14:font="MS Gothic"/>
            </w14:checkbox>
          </w:sdtPr>
          <w:sdtContent>
            <w:tc>
              <w:tcPr>
                <w:tcW w:w="692" w:type="dxa"/>
              </w:tcPr>
              <w:p w14:paraId="0FD7D507" w14:textId="77777777" w:rsidR="00FE7A6B" w:rsidRDefault="00FE7A6B" w:rsidP="004F5CE9">
                <w:pPr>
                  <w:jc w:val="center"/>
                </w:pPr>
                <w:r w:rsidRPr="00E4026E">
                  <w:rPr>
                    <w:rFonts w:ascii="Segoe UI Symbol" w:eastAsia="MS Gothic" w:hAnsi="Segoe UI Symbol" w:cs="Segoe UI Symbol"/>
                  </w:rPr>
                  <w:t>☐</w:t>
                </w:r>
              </w:p>
            </w:tc>
          </w:sdtContent>
        </w:sdt>
        <w:sdt>
          <w:sdtPr>
            <w:id w:val="-887184742"/>
            <w14:checkbox>
              <w14:checked w14:val="0"/>
              <w14:checkedState w14:val="2612" w14:font="MS Gothic"/>
              <w14:uncheckedState w14:val="2610" w14:font="MS Gothic"/>
            </w14:checkbox>
          </w:sdtPr>
          <w:sdtContent>
            <w:tc>
              <w:tcPr>
                <w:tcW w:w="768" w:type="dxa"/>
              </w:tcPr>
              <w:p w14:paraId="661431E0" w14:textId="77777777" w:rsidR="00FE7A6B" w:rsidRDefault="00FE7A6B" w:rsidP="004F5CE9">
                <w:pPr>
                  <w:jc w:val="center"/>
                </w:pPr>
                <w:r w:rsidRPr="00E4026E">
                  <w:rPr>
                    <w:rFonts w:ascii="Segoe UI Symbol" w:eastAsia="MS Gothic" w:hAnsi="Segoe UI Symbol" w:cs="Segoe UI Symbol"/>
                  </w:rPr>
                  <w:t>☐</w:t>
                </w:r>
              </w:p>
            </w:tc>
          </w:sdtContent>
        </w:sdt>
        <w:sdt>
          <w:sdtPr>
            <w:id w:val="1066914162"/>
            <w14:checkbox>
              <w14:checked w14:val="0"/>
              <w14:checkedState w14:val="2612" w14:font="MS Gothic"/>
              <w14:uncheckedState w14:val="2610" w14:font="MS Gothic"/>
            </w14:checkbox>
          </w:sdtPr>
          <w:sdtContent>
            <w:tc>
              <w:tcPr>
                <w:tcW w:w="683" w:type="dxa"/>
              </w:tcPr>
              <w:p w14:paraId="2FCA5164" w14:textId="77777777" w:rsidR="00FE7A6B" w:rsidRDefault="00FE7A6B" w:rsidP="004F5CE9">
                <w:pPr>
                  <w:jc w:val="center"/>
                </w:pPr>
                <w:r w:rsidRPr="00E4026E">
                  <w:rPr>
                    <w:rFonts w:ascii="Segoe UI Symbol" w:eastAsia="MS Gothic" w:hAnsi="Segoe UI Symbol" w:cs="Segoe UI Symbol"/>
                  </w:rPr>
                  <w:t>☐</w:t>
                </w:r>
              </w:p>
            </w:tc>
          </w:sdtContent>
        </w:sdt>
      </w:tr>
    </w:tbl>
    <w:p w14:paraId="678F4651" w14:textId="77777777" w:rsidR="00417F7E" w:rsidRPr="00490DF0" w:rsidRDefault="00417F7E" w:rsidP="00417F7E">
      <w:pPr>
        <w:rPr>
          <w:szCs w:val="20"/>
        </w:rPr>
      </w:pPr>
    </w:p>
    <w:p w14:paraId="7E8990E0" w14:textId="77777777" w:rsidR="009C0F8E" w:rsidRPr="00490DF0" w:rsidRDefault="009C0F8E">
      <w:pPr>
        <w:rPr>
          <w:szCs w:val="20"/>
        </w:rPr>
      </w:pPr>
      <w:r w:rsidRPr="00490DF0">
        <w:rPr>
          <w:szCs w:val="20"/>
        </w:rPr>
        <w:br w:type="page"/>
      </w:r>
    </w:p>
    <w:bookmarkStart w:id="1" w:name="_Toc205817622" w:displacedByCustomXml="next"/>
    <w:sdt>
      <w:sdtPr>
        <w:rPr>
          <w:rFonts w:eastAsiaTheme="minorEastAsia" w:cs="Arial"/>
          <w:b w:val="0"/>
          <w:color w:val="auto"/>
          <w:sz w:val="20"/>
          <w:szCs w:val="20"/>
        </w:rPr>
        <w:id w:val="245542594"/>
        <w:docPartObj>
          <w:docPartGallery w:val="Table of Contents"/>
          <w:docPartUnique/>
        </w:docPartObj>
      </w:sdtPr>
      <w:sdtContent>
        <w:p w14:paraId="7E87E073" w14:textId="77777777" w:rsidR="00B32DF5" w:rsidRPr="00B32DF5" w:rsidRDefault="00B32DF5" w:rsidP="002B41F4">
          <w:pPr>
            <w:pStyle w:val="Heading1"/>
            <w:numPr>
              <w:ilvl w:val="0"/>
              <w:numId w:val="0"/>
            </w:numPr>
            <w:ind w:left="360" w:hanging="360"/>
          </w:pPr>
          <w:r w:rsidRPr="00B32DF5">
            <w:t>Table of Contents</w:t>
          </w:r>
          <w:bookmarkEnd w:id="1"/>
        </w:p>
        <w:p w14:paraId="1239F7C3" w14:textId="5A1450C4" w:rsidR="000E2633" w:rsidRDefault="008815CD">
          <w:pPr>
            <w:pStyle w:val="TOC1"/>
            <w:tabs>
              <w:tab w:val="right" w:leader="dot" w:pos="10790"/>
            </w:tabs>
            <w:rPr>
              <w:rFonts w:asciiTheme="minorHAnsi" w:hAnsiTheme="minorHAnsi" w:cstheme="minorBidi"/>
              <w:noProof/>
              <w:kern w:val="2"/>
              <w:sz w:val="24"/>
              <w:szCs w:val="24"/>
              <w14:ligatures w14:val="standardContextual"/>
            </w:rPr>
          </w:pPr>
          <w:r w:rsidRPr="00E4026E">
            <w:fldChar w:fldCharType="begin"/>
          </w:r>
          <w:r w:rsidRPr="00E4026E">
            <w:instrText xml:space="preserve"> TOC \o "1-3" \h \z \u </w:instrText>
          </w:r>
          <w:r w:rsidRPr="00E4026E">
            <w:fldChar w:fldCharType="separate"/>
          </w:r>
          <w:hyperlink w:anchor="_Toc205817621" w:history="1">
            <w:r w:rsidR="000E2633" w:rsidRPr="00357896">
              <w:rPr>
                <w:rStyle w:val="Hyperlink"/>
                <w:noProof/>
              </w:rPr>
              <w:t>Version Control</w:t>
            </w:r>
            <w:r w:rsidR="000E2633">
              <w:rPr>
                <w:noProof/>
                <w:webHidden/>
              </w:rPr>
              <w:tab/>
            </w:r>
            <w:r w:rsidR="000E2633">
              <w:rPr>
                <w:noProof/>
                <w:webHidden/>
              </w:rPr>
              <w:fldChar w:fldCharType="begin"/>
            </w:r>
            <w:r w:rsidR="000E2633">
              <w:rPr>
                <w:noProof/>
                <w:webHidden/>
              </w:rPr>
              <w:instrText xml:space="preserve"> PAGEREF _Toc205817621 \h </w:instrText>
            </w:r>
            <w:r w:rsidR="000E2633">
              <w:rPr>
                <w:noProof/>
                <w:webHidden/>
              </w:rPr>
            </w:r>
            <w:r w:rsidR="000E2633">
              <w:rPr>
                <w:noProof/>
                <w:webHidden/>
              </w:rPr>
              <w:fldChar w:fldCharType="separate"/>
            </w:r>
            <w:r w:rsidR="000E2633">
              <w:rPr>
                <w:noProof/>
                <w:webHidden/>
              </w:rPr>
              <w:t>2</w:t>
            </w:r>
            <w:r w:rsidR="000E2633">
              <w:rPr>
                <w:noProof/>
                <w:webHidden/>
              </w:rPr>
              <w:fldChar w:fldCharType="end"/>
            </w:r>
          </w:hyperlink>
        </w:p>
        <w:p w14:paraId="54E2AE5C" w14:textId="19736E3C" w:rsidR="000E2633" w:rsidRDefault="000E2633">
          <w:pPr>
            <w:pStyle w:val="TOC1"/>
            <w:tabs>
              <w:tab w:val="right" w:leader="dot" w:pos="10790"/>
            </w:tabs>
            <w:rPr>
              <w:rFonts w:asciiTheme="minorHAnsi" w:hAnsiTheme="minorHAnsi" w:cstheme="minorBidi"/>
              <w:noProof/>
              <w:kern w:val="2"/>
              <w:sz w:val="24"/>
              <w:szCs w:val="24"/>
              <w14:ligatures w14:val="standardContextual"/>
            </w:rPr>
          </w:pPr>
          <w:hyperlink w:anchor="_Toc205817622" w:history="1">
            <w:r w:rsidRPr="00357896">
              <w:rPr>
                <w:rStyle w:val="Hyperlink"/>
                <w:noProof/>
              </w:rPr>
              <w:t>Table of Contents</w:t>
            </w:r>
            <w:r>
              <w:rPr>
                <w:noProof/>
                <w:webHidden/>
              </w:rPr>
              <w:tab/>
            </w:r>
            <w:r>
              <w:rPr>
                <w:noProof/>
                <w:webHidden/>
              </w:rPr>
              <w:fldChar w:fldCharType="begin"/>
            </w:r>
            <w:r>
              <w:rPr>
                <w:noProof/>
                <w:webHidden/>
              </w:rPr>
              <w:instrText xml:space="preserve"> PAGEREF _Toc205817622 \h </w:instrText>
            </w:r>
            <w:r>
              <w:rPr>
                <w:noProof/>
                <w:webHidden/>
              </w:rPr>
            </w:r>
            <w:r>
              <w:rPr>
                <w:noProof/>
                <w:webHidden/>
              </w:rPr>
              <w:fldChar w:fldCharType="separate"/>
            </w:r>
            <w:r>
              <w:rPr>
                <w:noProof/>
                <w:webHidden/>
              </w:rPr>
              <w:t>3</w:t>
            </w:r>
            <w:r>
              <w:rPr>
                <w:noProof/>
                <w:webHidden/>
              </w:rPr>
              <w:fldChar w:fldCharType="end"/>
            </w:r>
          </w:hyperlink>
        </w:p>
        <w:p w14:paraId="1747D3F2" w14:textId="6EC87F74"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3" w:history="1">
            <w:r w:rsidRPr="00357896">
              <w:rPr>
                <w:rStyle w:val="Hyperlink"/>
                <w:noProof/>
              </w:rPr>
              <w:t>1.</w:t>
            </w:r>
            <w:r>
              <w:rPr>
                <w:rFonts w:asciiTheme="minorHAnsi" w:hAnsiTheme="minorHAnsi" w:cstheme="minorBidi"/>
                <w:noProof/>
                <w:kern w:val="2"/>
                <w:sz w:val="24"/>
                <w:szCs w:val="24"/>
                <w14:ligatures w14:val="standardContextual"/>
              </w:rPr>
              <w:tab/>
            </w:r>
            <w:r w:rsidRPr="00357896">
              <w:rPr>
                <w:rStyle w:val="Hyperlink"/>
                <w:noProof/>
              </w:rPr>
              <w:t>Distribution and Contacts</w:t>
            </w:r>
            <w:r>
              <w:rPr>
                <w:noProof/>
                <w:webHidden/>
              </w:rPr>
              <w:tab/>
            </w:r>
            <w:r>
              <w:rPr>
                <w:noProof/>
                <w:webHidden/>
              </w:rPr>
              <w:fldChar w:fldCharType="begin"/>
            </w:r>
            <w:r>
              <w:rPr>
                <w:noProof/>
                <w:webHidden/>
              </w:rPr>
              <w:instrText xml:space="preserve"> PAGEREF _Toc205817623 \h </w:instrText>
            </w:r>
            <w:r>
              <w:rPr>
                <w:noProof/>
                <w:webHidden/>
              </w:rPr>
            </w:r>
            <w:r>
              <w:rPr>
                <w:noProof/>
                <w:webHidden/>
              </w:rPr>
              <w:fldChar w:fldCharType="separate"/>
            </w:r>
            <w:r>
              <w:rPr>
                <w:noProof/>
                <w:webHidden/>
              </w:rPr>
              <w:t>6</w:t>
            </w:r>
            <w:r>
              <w:rPr>
                <w:noProof/>
                <w:webHidden/>
              </w:rPr>
              <w:fldChar w:fldCharType="end"/>
            </w:r>
          </w:hyperlink>
        </w:p>
        <w:p w14:paraId="399A9A32" w14:textId="1570843F"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4" w:history="1">
            <w:r w:rsidRPr="00357896">
              <w:rPr>
                <w:rStyle w:val="Hyperlink"/>
                <w:noProof/>
              </w:rPr>
              <w:t>2.</w:t>
            </w:r>
            <w:r>
              <w:rPr>
                <w:rFonts w:asciiTheme="minorHAnsi" w:hAnsiTheme="minorHAnsi" w:cstheme="minorBidi"/>
                <w:noProof/>
                <w:kern w:val="2"/>
                <w:sz w:val="24"/>
                <w:szCs w:val="24"/>
                <w14:ligatures w14:val="standardContextual"/>
              </w:rPr>
              <w:tab/>
            </w:r>
            <w:r w:rsidRPr="00357896">
              <w:rPr>
                <w:rStyle w:val="Hyperlink"/>
                <w:noProof/>
              </w:rPr>
              <w:t>Artifacts</w:t>
            </w:r>
            <w:r>
              <w:rPr>
                <w:noProof/>
                <w:webHidden/>
              </w:rPr>
              <w:tab/>
            </w:r>
            <w:r>
              <w:rPr>
                <w:noProof/>
                <w:webHidden/>
              </w:rPr>
              <w:fldChar w:fldCharType="begin"/>
            </w:r>
            <w:r>
              <w:rPr>
                <w:noProof/>
                <w:webHidden/>
              </w:rPr>
              <w:instrText xml:space="preserve"> PAGEREF _Toc205817624 \h </w:instrText>
            </w:r>
            <w:r>
              <w:rPr>
                <w:noProof/>
                <w:webHidden/>
              </w:rPr>
            </w:r>
            <w:r>
              <w:rPr>
                <w:noProof/>
                <w:webHidden/>
              </w:rPr>
              <w:fldChar w:fldCharType="separate"/>
            </w:r>
            <w:r>
              <w:rPr>
                <w:noProof/>
                <w:webHidden/>
              </w:rPr>
              <w:t>7</w:t>
            </w:r>
            <w:r>
              <w:rPr>
                <w:noProof/>
                <w:webHidden/>
              </w:rPr>
              <w:fldChar w:fldCharType="end"/>
            </w:r>
          </w:hyperlink>
        </w:p>
        <w:p w14:paraId="7B1A3B3D" w14:textId="609064E3"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5" w:history="1">
            <w:r w:rsidRPr="00357896">
              <w:rPr>
                <w:rStyle w:val="Hyperlink"/>
                <w:noProof/>
              </w:rPr>
              <w:t>3.</w:t>
            </w:r>
            <w:r>
              <w:rPr>
                <w:rFonts w:asciiTheme="minorHAnsi" w:hAnsiTheme="minorHAnsi" w:cstheme="minorBidi"/>
                <w:noProof/>
                <w:kern w:val="2"/>
                <w:sz w:val="24"/>
                <w:szCs w:val="24"/>
                <w14:ligatures w14:val="standardContextual"/>
              </w:rPr>
              <w:tab/>
            </w:r>
            <w:r w:rsidRPr="00357896">
              <w:rPr>
                <w:rStyle w:val="Hyperlink"/>
                <w:noProof/>
              </w:rPr>
              <w:t>Summary</w:t>
            </w:r>
            <w:r>
              <w:rPr>
                <w:noProof/>
                <w:webHidden/>
              </w:rPr>
              <w:tab/>
            </w:r>
            <w:r>
              <w:rPr>
                <w:noProof/>
                <w:webHidden/>
              </w:rPr>
              <w:fldChar w:fldCharType="begin"/>
            </w:r>
            <w:r>
              <w:rPr>
                <w:noProof/>
                <w:webHidden/>
              </w:rPr>
              <w:instrText xml:space="preserve"> PAGEREF _Toc205817625 \h </w:instrText>
            </w:r>
            <w:r>
              <w:rPr>
                <w:noProof/>
                <w:webHidden/>
              </w:rPr>
            </w:r>
            <w:r>
              <w:rPr>
                <w:noProof/>
                <w:webHidden/>
              </w:rPr>
              <w:fldChar w:fldCharType="separate"/>
            </w:r>
            <w:r>
              <w:rPr>
                <w:noProof/>
                <w:webHidden/>
              </w:rPr>
              <w:t>8</w:t>
            </w:r>
            <w:r>
              <w:rPr>
                <w:noProof/>
                <w:webHidden/>
              </w:rPr>
              <w:fldChar w:fldCharType="end"/>
            </w:r>
          </w:hyperlink>
        </w:p>
        <w:p w14:paraId="385F9383" w14:textId="6BE15B13"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6" w:history="1">
            <w:r w:rsidRPr="00357896">
              <w:rPr>
                <w:rStyle w:val="Hyperlink"/>
                <w:noProof/>
              </w:rPr>
              <w:t>3.1</w:t>
            </w:r>
            <w:r>
              <w:rPr>
                <w:rFonts w:asciiTheme="minorHAnsi" w:hAnsiTheme="minorHAnsi" w:cstheme="minorBidi"/>
                <w:noProof/>
                <w:kern w:val="2"/>
                <w:sz w:val="24"/>
                <w:szCs w:val="24"/>
                <w14:ligatures w14:val="standardContextual"/>
              </w:rPr>
              <w:tab/>
            </w:r>
            <w:r w:rsidRPr="00357896">
              <w:rPr>
                <w:rStyle w:val="Hyperlink"/>
                <w:noProof/>
              </w:rPr>
              <w:t>Background</w:t>
            </w:r>
            <w:r>
              <w:rPr>
                <w:noProof/>
                <w:webHidden/>
              </w:rPr>
              <w:tab/>
            </w:r>
            <w:r>
              <w:rPr>
                <w:noProof/>
                <w:webHidden/>
              </w:rPr>
              <w:fldChar w:fldCharType="begin"/>
            </w:r>
            <w:r>
              <w:rPr>
                <w:noProof/>
                <w:webHidden/>
              </w:rPr>
              <w:instrText xml:space="preserve"> PAGEREF _Toc205817626 \h </w:instrText>
            </w:r>
            <w:r>
              <w:rPr>
                <w:noProof/>
                <w:webHidden/>
              </w:rPr>
            </w:r>
            <w:r>
              <w:rPr>
                <w:noProof/>
                <w:webHidden/>
              </w:rPr>
              <w:fldChar w:fldCharType="separate"/>
            </w:r>
            <w:r>
              <w:rPr>
                <w:noProof/>
                <w:webHidden/>
              </w:rPr>
              <w:t>8</w:t>
            </w:r>
            <w:r>
              <w:rPr>
                <w:noProof/>
                <w:webHidden/>
              </w:rPr>
              <w:fldChar w:fldCharType="end"/>
            </w:r>
          </w:hyperlink>
        </w:p>
        <w:p w14:paraId="45AAE846" w14:textId="2D685C7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7" w:history="1">
            <w:r w:rsidRPr="00357896">
              <w:rPr>
                <w:rStyle w:val="Hyperlink"/>
                <w:noProof/>
              </w:rPr>
              <w:t>3.2</w:t>
            </w:r>
            <w:r>
              <w:rPr>
                <w:rFonts w:asciiTheme="minorHAnsi" w:hAnsiTheme="minorHAnsi" w:cstheme="minorBidi"/>
                <w:noProof/>
                <w:kern w:val="2"/>
                <w:sz w:val="24"/>
                <w:szCs w:val="24"/>
                <w14:ligatures w14:val="standardContextual"/>
              </w:rPr>
              <w:tab/>
            </w:r>
            <w:r w:rsidRPr="00357896">
              <w:rPr>
                <w:rStyle w:val="Hyperlink"/>
                <w:noProof/>
              </w:rPr>
              <w:t>Solution Description</w:t>
            </w:r>
            <w:r>
              <w:rPr>
                <w:noProof/>
                <w:webHidden/>
              </w:rPr>
              <w:tab/>
            </w:r>
            <w:r>
              <w:rPr>
                <w:noProof/>
                <w:webHidden/>
              </w:rPr>
              <w:fldChar w:fldCharType="begin"/>
            </w:r>
            <w:r>
              <w:rPr>
                <w:noProof/>
                <w:webHidden/>
              </w:rPr>
              <w:instrText xml:space="preserve"> PAGEREF _Toc205817627 \h </w:instrText>
            </w:r>
            <w:r>
              <w:rPr>
                <w:noProof/>
                <w:webHidden/>
              </w:rPr>
            </w:r>
            <w:r>
              <w:rPr>
                <w:noProof/>
                <w:webHidden/>
              </w:rPr>
              <w:fldChar w:fldCharType="separate"/>
            </w:r>
            <w:r>
              <w:rPr>
                <w:noProof/>
                <w:webHidden/>
              </w:rPr>
              <w:t>8</w:t>
            </w:r>
            <w:r>
              <w:rPr>
                <w:noProof/>
                <w:webHidden/>
              </w:rPr>
              <w:fldChar w:fldCharType="end"/>
            </w:r>
          </w:hyperlink>
        </w:p>
        <w:p w14:paraId="489D9D8C" w14:textId="5D9C245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8" w:history="1">
            <w:r w:rsidRPr="00357896">
              <w:rPr>
                <w:rStyle w:val="Hyperlink"/>
                <w:noProof/>
              </w:rPr>
              <w:t>3.3</w:t>
            </w:r>
            <w:r>
              <w:rPr>
                <w:rFonts w:asciiTheme="minorHAnsi" w:hAnsiTheme="minorHAnsi" w:cstheme="minorBidi"/>
                <w:noProof/>
                <w:kern w:val="2"/>
                <w:sz w:val="24"/>
                <w:szCs w:val="24"/>
                <w14:ligatures w14:val="standardContextual"/>
              </w:rPr>
              <w:tab/>
            </w:r>
            <w:r w:rsidRPr="00357896">
              <w:rPr>
                <w:rStyle w:val="Hyperlink"/>
                <w:noProof/>
              </w:rPr>
              <w:t>Business Unit(s) Impacted</w:t>
            </w:r>
            <w:r>
              <w:rPr>
                <w:noProof/>
                <w:webHidden/>
              </w:rPr>
              <w:tab/>
            </w:r>
            <w:r>
              <w:rPr>
                <w:noProof/>
                <w:webHidden/>
              </w:rPr>
              <w:fldChar w:fldCharType="begin"/>
            </w:r>
            <w:r>
              <w:rPr>
                <w:noProof/>
                <w:webHidden/>
              </w:rPr>
              <w:instrText xml:space="preserve"> PAGEREF _Toc205817628 \h </w:instrText>
            </w:r>
            <w:r>
              <w:rPr>
                <w:noProof/>
                <w:webHidden/>
              </w:rPr>
            </w:r>
            <w:r>
              <w:rPr>
                <w:noProof/>
                <w:webHidden/>
              </w:rPr>
              <w:fldChar w:fldCharType="separate"/>
            </w:r>
            <w:r>
              <w:rPr>
                <w:noProof/>
                <w:webHidden/>
              </w:rPr>
              <w:t>8</w:t>
            </w:r>
            <w:r>
              <w:rPr>
                <w:noProof/>
                <w:webHidden/>
              </w:rPr>
              <w:fldChar w:fldCharType="end"/>
            </w:r>
          </w:hyperlink>
        </w:p>
        <w:p w14:paraId="61B1CEB6" w14:textId="751878CB"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9" w:history="1">
            <w:r w:rsidRPr="00357896">
              <w:rPr>
                <w:rStyle w:val="Hyperlink"/>
                <w:noProof/>
              </w:rPr>
              <w:t>4.</w:t>
            </w:r>
            <w:r>
              <w:rPr>
                <w:rFonts w:asciiTheme="minorHAnsi" w:hAnsiTheme="minorHAnsi" w:cstheme="minorBidi"/>
                <w:noProof/>
                <w:kern w:val="2"/>
                <w:sz w:val="24"/>
                <w:szCs w:val="24"/>
                <w14:ligatures w14:val="standardContextual"/>
              </w:rPr>
              <w:tab/>
            </w:r>
            <w:r w:rsidRPr="00357896">
              <w:rPr>
                <w:rStyle w:val="Hyperlink"/>
                <w:noProof/>
              </w:rPr>
              <w:t>Requirements</w:t>
            </w:r>
            <w:r>
              <w:rPr>
                <w:noProof/>
                <w:webHidden/>
              </w:rPr>
              <w:tab/>
            </w:r>
            <w:bookmarkStart w:id="2" w:name="_Hlt218588598"/>
            <w:bookmarkStart w:id="3" w:name="_Hlt218588599"/>
            <w:r>
              <w:rPr>
                <w:noProof/>
                <w:webHidden/>
              </w:rPr>
              <w:fldChar w:fldCharType="begin"/>
            </w:r>
            <w:r>
              <w:rPr>
                <w:noProof/>
                <w:webHidden/>
              </w:rPr>
              <w:instrText xml:space="preserve"> PAGEREF _Toc205817629 \h </w:instrText>
            </w:r>
            <w:r>
              <w:rPr>
                <w:noProof/>
                <w:webHidden/>
              </w:rPr>
            </w:r>
            <w:r>
              <w:rPr>
                <w:noProof/>
                <w:webHidden/>
              </w:rPr>
              <w:fldChar w:fldCharType="separate"/>
            </w:r>
            <w:r>
              <w:rPr>
                <w:noProof/>
                <w:webHidden/>
              </w:rPr>
              <w:t>9</w:t>
            </w:r>
            <w:r>
              <w:rPr>
                <w:noProof/>
                <w:webHidden/>
              </w:rPr>
              <w:fldChar w:fldCharType="end"/>
            </w:r>
            <w:bookmarkEnd w:id="2"/>
            <w:bookmarkEnd w:id="3"/>
          </w:hyperlink>
        </w:p>
        <w:p w14:paraId="7D540790" w14:textId="2AA9BEF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0" w:history="1">
            <w:r w:rsidRPr="00357896">
              <w:rPr>
                <w:rStyle w:val="Hyperlink"/>
                <w:noProof/>
              </w:rPr>
              <w:t>4.1</w:t>
            </w:r>
            <w:r>
              <w:rPr>
                <w:rFonts w:asciiTheme="minorHAnsi" w:hAnsiTheme="minorHAnsi" w:cstheme="minorBidi"/>
                <w:noProof/>
                <w:kern w:val="2"/>
                <w:sz w:val="24"/>
                <w:szCs w:val="24"/>
                <w14:ligatures w14:val="standardContextual"/>
              </w:rPr>
              <w:tab/>
            </w:r>
            <w:r w:rsidRPr="00357896">
              <w:rPr>
                <w:rStyle w:val="Hyperlink"/>
                <w:noProof/>
              </w:rPr>
              <w:t>Use Cases</w:t>
            </w:r>
            <w:r>
              <w:rPr>
                <w:noProof/>
                <w:webHidden/>
              </w:rPr>
              <w:tab/>
            </w:r>
            <w:r>
              <w:rPr>
                <w:noProof/>
                <w:webHidden/>
              </w:rPr>
              <w:fldChar w:fldCharType="begin"/>
            </w:r>
            <w:r>
              <w:rPr>
                <w:noProof/>
                <w:webHidden/>
              </w:rPr>
              <w:instrText xml:space="preserve"> PAGEREF _Toc205817630 \h </w:instrText>
            </w:r>
            <w:r>
              <w:rPr>
                <w:noProof/>
                <w:webHidden/>
              </w:rPr>
            </w:r>
            <w:r>
              <w:rPr>
                <w:noProof/>
                <w:webHidden/>
              </w:rPr>
              <w:fldChar w:fldCharType="separate"/>
            </w:r>
            <w:r>
              <w:rPr>
                <w:noProof/>
                <w:webHidden/>
              </w:rPr>
              <w:t>9</w:t>
            </w:r>
            <w:r>
              <w:rPr>
                <w:noProof/>
                <w:webHidden/>
              </w:rPr>
              <w:fldChar w:fldCharType="end"/>
            </w:r>
          </w:hyperlink>
        </w:p>
        <w:p w14:paraId="1BB30B49" w14:textId="7E086A81"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31" w:history="1">
            <w:r w:rsidRPr="00357896">
              <w:rPr>
                <w:rStyle w:val="Hyperlink"/>
                <w:noProof/>
              </w:rPr>
              <w:t>4.1.1</w:t>
            </w:r>
            <w:r>
              <w:rPr>
                <w:rFonts w:asciiTheme="minorHAnsi" w:hAnsiTheme="minorHAnsi" w:cstheme="minorBidi"/>
                <w:noProof/>
                <w:kern w:val="2"/>
                <w:sz w:val="24"/>
                <w:szCs w:val="24"/>
                <w14:ligatures w14:val="standardContextual"/>
              </w:rPr>
              <w:tab/>
            </w:r>
            <w:r w:rsidRPr="00357896">
              <w:rPr>
                <w:rStyle w:val="Hyperlink"/>
                <w:noProof/>
              </w:rPr>
              <w:t>Use Case Requirements</w:t>
            </w:r>
            <w:r>
              <w:rPr>
                <w:noProof/>
                <w:webHidden/>
              </w:rPr>
              <w:tab/>
            </w:r>
            <w:r>
              <w:rPr>
                <w:noProof/>
                <w:webHidden/>
              </w:rPr>
              <w:fldChar w:fldCharType="begin"/>
            </w:r>
            <w:r>
              <w:rPr>
                <w:noProof/>
                <w:webHidden/>
              </w:rPr>
              <w:instrText xml:space="preserve"> PAGEREF _Toc205817631 \h </w:instrText>
            </w:r>
            <w:r>
              <w:rPr>
                <w:noProof/>
                <w:webHidden/>
              </w:rPr>
            </w:r>
            <w:r>
              <w:rPr>
                <w:noProof/>
                <w:webHidden/>
              </w:rPr>
              <w:fldChar w:fldCharType="separate"/>
            </w:r>
            <w:r>
              <w:rPr>
                <w:noProof/>
                <w:webHidden/>
              </w:rPr>
              <w:t>9</w:t>
            </w:r>
            <w:r>
              <w:rPr>
                <w:noProof/>
                <w:webHidden/>
              </w:rPr>
              <w:fldChar w:fldCharType="end"/>
            </w:r>
          </w:hyperlink>
        </w:p>
        <w:p w14:paraId="3EC4BF9E" w14:textId="09BE56DC"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32" w:history="1">
            <w:r w:rsidRPr="00357896">
              <w:rPr>
                <w:rStyle w:val="Hyperlink"/>
                <w:noProof/>
              </w:rPr>
              <w:t>4.1.2</w:t>
            </w:r>
            <w:r>
              <w:rPr>
                <w:rFonts w:asciiTheme="minorHAnsi" w:hAnsiTheme="minorHAnsi" w:cstheme="minorBidi"/>
                <w:noProof/>
                <w:kern w:val="2"/>
                <w:sz w:val="24"/>
                <w:szCs w:val="24"/>
                <w14:ligatures w14:val="standardContextual"/>
              </w:rPr>
              <w:tab/>
            </w:r>
            <w:r w:rsidRPr="00357896">
              <w:rPr>
                <w:rStyle w:val="Hyperlink"/>
                <w:noProof/>
              </w:rPr>
              <w:t>Business Requirements</w:t>
            </w:r>
            <w:r>
              <w:rPr>
                <w:noProof/>
                <w:webHidden/>
              </w:rPr>
              <w:tab/>
            </w:r>
            <w:r>
              <w:rPr>
                <w:noProof/>
                <w:webHidden/>
              </w:rPr>
              <w:fldChar w:fldCharType="begin"/>
            </w:r>
            <w:r>
              <w:rPr>
                <w:noProof/>
                <w:webHidden/>
              </w:rPr>
              <w:instrText xml:space="preserve"> PAGEREF _Toc205817632 \h </w:instrText>
            </w:r>
            <w:r>
              <w:rPr>
                <w:noProof/>
                <w:webHidden/>
              </w:rPr>
            </w:r>
            <w:r>
              <w:rPr>
                <w:noProof/>
                <w:webHidden/>
              </w:rPr>
              <w:fldChar w:fldCharType="separate"/>
            </w:r>
            <w:r>
              <w:rPr>
                <w:noProof/>
                <w:webHidden/>
              </w:rPr>
              <w:t>9</w:t>
            </w:r>
            <w:r>
              <w:rPr>
                <w:noProof/>
                <w:webHidden/>
              </w:rPr>
              <w:fldChar w:fldCharType="end"/>
            </w:r>
          </w:hyperlink>
        </w:p>
        <w:p w14:paraId="1CF7F0E9" w14:textId="094CAE3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3" w:history="1">
            <w:r w:rsidRPr="00357896">
              <w:rPr>
                <w:rStyle w:val="Hyperlink"/>
                <w:noProof/>
              </w:rPr>
              <w:t>4.2</w:t>
            </w:r>
            <w:r>
              <w:rPr>
                <w:rFonts w:asciiTheme="minorHAnsi" w:hAnsiTheme="minorHAnsi" w:cstheme="minorBidi"/>
                <w:noProof/>
                <w:kern w:val="2"/>
                <w:sz w:val="24"/>
                <w:szCs w:val="24"/>
                <w14:ligatures w14:val="standardContextual"/>
              </w:rPr>
              <w:tab/>
            </w:r>
            <w:r w:rsidRPr="00357896">
              <w:rPr>
                <w:rStyle w:val="Hyperlink"/>
                <w:noProof/>
              </w:rPr>
              <w:t>Functional Requirements</w:t>
            </w:r>
            <w:r>
              <w:rPr>
                <w:noProof/>
                <w:webHidden/>
              </w:rPr>
              <w:tab/>
            </w:r>
            <w:r>
              <w:rPr>
                <w:noProof/>
                <w:webHidden/>
              </w:rPr>
              <w:fldChar w:fldCharType="begin"/>
            </w:r>
            <w:r>
              <w:rPr>
                <w:noProof/>
                <w:webHidden/>
              </w:rPr>
              <w:instrText xml:space="preserve"> PAGEREF _Toc205817633 \h </w:instrText>
            </w:r>
            <w:r>
              <w:rPr>
                <w:noProof/>
                <w:webHidden/>
              </w:rPr>
            </w:r>
            <w:r>
              <w:rPr>
                <w:noProof/>
                <w:webHidden/>
              </w:rPr>
              <w:fldChar w:fldCharType="separate"/>
            </w:r>
            <w:r>
              <w:rPr>
                <w:noProof/>
                <w:webHidden/>
              </w:rPr>
              <w:t>9</w:t>
            </w:r>
            <w:r>
              <w:rPr>
                <w:noProof/>
                <w:webHidden/>
              </w:rPr>
              <w:fldChar w:fldCharType="end"/>
            </w:r>
          </w:hyperlink>
        </w:p>
        <w:p w14:paraId="6EE1CC52" w14:textId="02C8890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4" w:history="1">
            <w:r w:rsidRPr="00357896">
              <w:rPr>
                <w:rStyle w:val="Hyperlink"/>
                <w:noProof/>
              </w:rPr>
              <w:t>4.3</w:t>
            </w:r>
            <w:r>
              <w:rPr>
                <w:rFonts w:asciiTheme="minorHAnsi" w:hAnsiTheme="minorHAnsi" w:cstheme="minorBidi"/>
                <w:noProof/>
                <w:kern w:val="2"/>
                <w:sz w:val="24"/>
                <w:szCs w:val="24"/>
                <w14:ligatures w14:val="standardContextual"/>
              </w:rPr>
              <w:tab/>
            </w:r>
            <w:r w:rsidRPr="00357896">
              <w:rPr>
                <w:rStyle w:val="Hyperlink"/>
                <w:noProof/>
              </w:rPr>
              <w:t>Non-Functional Requirements</w:t>
            </w:r>
            <w:r>
              <w:rPr>
                <w:noProof/>
                <w:webHidden/>
              </w:rPr>
              <w:tab/>
            </w:r>
            <w:r>
              <w:rPr>
                <w:noProof/>
                <w:webHidden/>
              </w:rPr>
              <w:fldChar w:fldCharType="begin"/>
            </w:r>
            <w:r>
              <w:rPr>
                <w:noProof/>
                <w:webHidden/>
              </w:rPr>
              <w:instrText xml:space="preserve"> PAGEREF _Toc205817634 \h </w:instrText>
            </w:r>
            <w:r>
              <w:rPr>
                <w:noProof/>
                <w:webHidden/>
              </w:rPr>
            </w:r>
            <w:r>
              <w:rPr>
                <w:noProof/>
                <w:webHidden/>
              </w:rPr>
              <w:fldChar w:fldCharType="separate"/>
            </w:r>
            <w:r>
              <w:rPr>
                <w:noProof/>
                <w:webHidden/>
              </w:rPr>
              <w:t>10</w:t>
            </w:r>
            <w:r>
              <w:rPr>
                <w:noProof/>
                <w:webHidden/>
              </w:rPr>
              <w:fldChar w:fldCharType="end"/>
            </w:r>
          </w:hyperlink>
        </w:p>
        <w:p w14:paraId="67685009" w14:textId="2DF681C2"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5" w:history="1">
            <w:r w:rsidRPr="00357896">
              <w:rPr>
                <w:rStyle w:val="Hyperlink"/>
                <w:rFonts w:eastAsia="Yu Gothic Light"/>
                <w:noProof/>
              </w:rPr>
              <w:t>Observability, Logging and Monitoring Requirements</w:t>
            </w:r>
            <w:r>
              <w:rPr>
                <w:noProof/>
                <w:webHidden/>
              </w:rPr>
              <w:tab/>
            </w:r>
            <w:r>
              <w:rPr>
                <w:noProof/>
                <w:webHidden/>
              </w:rPr>
              <w:fldChar w:fldCharType="begin"/>
            </w:r>
            <w:r>
              <w:rPr>
                <w:noProof/>
                <w:webHidden/>
              </w:rPr>
              <w:instrText xml:space="preserve"> PAGEREF _Toc205817635 \h </w:instrText>
            </w:r>
            <w:r>
              <w:rPr>
                <w:noProof/>
                <w:webHidden/>
              </w:rPr>
            </w:r>
            <w:r>
              <w:rPr>
                <w:noProof/>
                <w:webHidden/>
              </w:rPr>
              <w:fldChar w:fldCharType="separate"/>
            </w:r>
            <w:r>
              <w:rPr>
                <w:noProof/>
                <w:webHidden/>
              </w:rPr>
              <w:t>10</w:t>
            </w:r>
            <w:r>
              <w:rPr>
                <w:noProof/>
                <w:webHidden/>
              </w:rPr>
              <w:fldChar w:fldCharType="end"/>
            </w:r>
          </w:hyperlink>
        </w:p>
        <w:p w14:paraId="27D358FD" w14:textId="5EA6ACE1"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6" w:history="1">
            <w:r w:rsidRPr="00357896">
              <w:rPr>
                <w:rStyle w:val="Hyperlink"/>
                <w:rFonts w:eastAsia="Yu Gothic Light"/>
                <w:noProof/>
              </w:rPr>
              <w:t>Fault Tolerance &amp; Resiliency Requirements</w:t>
            </w:r>
            <w:r>
              <w:rPr>
                <w:noProof/>
                <w:webHidden/>
              </w:rPr>
              <w:tab/>
            </w:r>
            <w:r>
              <w:rPr>
                <w:noProof/>
                <w:webHidden/>
              </w:rPr>
              <w:fldChar w:fldCharType="begin"/>
            </w:r>
            <w:r>
              <w:rPr>
                <w:noProof/>
                <w:webHidden/>
              </w:rPr>
              <w:instrText xml:space="preserve"> PAGEREF _Toc205817636 \h </w:instrText>
            </w:r>
            <w:r>
              <w:rPr>
                <w:noProof/>
                <w:webHidden/>
              </w:rPr>
            </w:r>
            <w:r>
              <w:rPr>
                <w:noProof/>
                <w:webHidden/>
              </w:rPr>
              <w:fldChar w:fldCharType="separate"/>
            </w:r>
            <w:r>
              <w:rPr>
                <w:noProof/>
                <w:webHidden/>
              </w:rPr>
              <w:t>10</w:t>
            </w:r>
            <w:r>
              <w:rPr>
                <w:noProof/>
                <w:webHidden/>
              </w:rPr>
              <w:fldChar w:fldCharType="end"/>
            </w:r>
          </w:hyperlink>
        </w:p>
        <w:p w14:paraId="7209B514" w14:textId="1C5A955D"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7" w:history="1">
            <w:r w:rsidRPr="00357896">
              <w:rPr>
                <w:rStyle w:val="Hyperlink"/>
                <w:rFonts w:eastAsia="Yu Gothic Light"/>
                <w:noProof/>
              </w:rPr>
              <w:t>Availability</w:t>
            </w:r>
            <w:r w:rsidRPr="00357896">
              <w:rPr>
                <w:rStyle w:val="Hyperlink"/>
                <w:rFonts w:eastAsia="Yu Gothic Light"/>
                <w:b/>
                <w:noProof/>
              </w:rPr>
              <w:t xml:space="preserve"> </w:t>
            </w:r>
            <w:r w:rsidRPr="00357896">
              <w:rPr>
                <w:rStyle w:val="Hyperlink"/>
                <w:rFonts w:eastAsia="Yu Gothic Light"/>
                <w:noProof/>
              </w:rPr>
              <w:t>Objectives</w:t>
            </w:r>
            <w:r>
              <w:rPr>
                <w:noProof/>
                <w:webHidden/>
              </w:rPr>
              <w:tab/>
            </w:r>
            <w:r>
              <w:rPr>
                <w:noProof/>
                <w:webHidden/>
              </w:rPr>
              <w:fldChar w:fldCharType="begin"/>
            </w:r>
            <w:r>
              <w:rPr>
                <w:noProof/>
                <w:webHidden/>
              </w:rPr>
              <w:instrText xml:space="preserve"> PAGEREF _Toc205817637 \h </w:instrText>
            </w:r>
            <w:r>
              <w:rPr>
                <w:noProof/>
                <w:webHidden/>
              </w:rPr>
            </w:r>
            <w:r>
              <w:rPr>
                <w:noProof/>
                <w:webHidden/>
              </w:rPr>
              <w:fldChar w:fldCharType="separate"/>
            </w:r>
            <w:r>
              <w:rPr>
                <w:noProof/>
                <w:webHidden/>
              </w:rPr>
              <w:t>10</w:t>
            </w:r>
            <w:r>
              <w:rPr>
                <w:noProof/>
                <w:webHidden/>
              </w:rPr>
              <w:fldChar w:fldCharType="end"/>
            </w:r>
          </w:hyperlink>
        </w:p>
        <w:p w14:paraId="7974B1EE" w14:textId="38348525"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8" w:history="1">
            <w:r w:rsidRPr="00357896">
              <w:rPr>
                <w:rStyle w:val="Hyperlink"/>
                <w:rFonts w:eastAsia="Yu Gothic Light"/>
                <w:noProof/>
              </w:rPr>
              <w:t>Performance Requirements</w:t>
            </w:r>
            <w:r>
              <w:rPr>
                <w:noProof/>
                <w:webHidden/>
              </w:rPr>
              <w:tab/>
            </w:r>
            <w:r>
              <w:rPr>
                <w:noProof/>
                <w:webHidden/>
              </w:rPr>
              <w:fldChar w:fldCharType="begin"/>
            </w:r>
            <w:r>
              <w:rPr>
                <w:noProof/>
                <w:webHidden/>
              </w:rPr>
              <w:instrText xml:space="preserve"> PAGEREF _Toc205817638 \h </w:instrText>
            </w:r>
            <w:r>
              <w:rPr>
                <w:noProof/>
                <w:webHidden/>
              </w:rPr>
            </w:r>
            <w:r>
              <w:rPr>
                <w:noProof/>
                <w:webHidden/>
              </w:rPr>
              <w:fldChar w:fldCharType="separate"/>
            </w:r>
            <w:r>
              <w:rPr>
                <w:noProof/>
                <w:webHidden/>
              </w:rPr>
              <w:t>10</w:t>
            </w:r>
            <w:r>
              <w:rPr>
                <w:noProof/>
                <w:webHidden/>
              </w:rPr>
              <w:fldChar w:fldCharType="end"/>
            </w:r>
          </w:hyperlink>
        </w:p>
        <w:p w14:paraId="0CDAE66F" w14:textId="7A3A31A4"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9" w:history="1">
            <w:r w:rsidRPr="00357896">
              <w:rPr>
                <w:rStyle w:val="Hyperlink"/>
                <w:rFonts w:eastAsia="Yu Gothic Light"/>
                <w:noProof/>
                <w:lang w:val="en-GB" w:eastAsia="en-GB"/>
              </w:rPr>
              <w:t>Capacity Requirements</w:t>
            </w:r>
            <w:r>
              <w:rPr>
                <w:noProof/>
                <w:webHidden/>
              </w:rPr>
              <w:tab/>
            </w:r>
            <w:r>
              <w:rPr>
                <w:noProof/>
                <w:webHidden/>
              </w:rPr>
              <w:fldChar w:fldCharType="begin"/>
            </w:r>
            <w:r>
              <w:rPr>
                <w:noProof/>
                <w:webHidden/>
              </w:rPr>
              <w:instrText xml:space="preserve"> PAGEREF _Toc205817639 \h </w:instrText>
            </w:r>
            <w:r>
              <w:rPr>
                <w:noProof/>
                <w:webHidden/>
              </w:rPr>
            </w:r>
            <w:r>
              <w:rPr>
                <w:noProof/>
                <w:webHidden/>
              </w:rPr>
              <w:fldChar w:fldCharType="separate"/>
            </w:r>
            <w:r>
              <w:rPr>
                <w:noProof/>
                <w:webHidden/>
              </w:rPr>
              <w:t>10</w:t>
            </w:r>
            <w:r>
              <w:rPr>
                <w:noProof/>
                <w:webHidden/>
              </w:rPr>
              <w:fldChar w:fldCharType="end"/>
            </w:r>
          </w:hyperlink>
        </w:p>
        <w:p w14:paraId="44C6E440" w14:textId="654503E3"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0" w:history="1">
            <w:r w:rsidRPr="00357896">
              <w:rPr>
                <w:rStyle w:val="Hyperlink"/>
                <w:noProof/>
              </w:rPr>
              <w:t>4.4</w:t>
            </w:r>
            <w:r>
              <w:rPr>
                <w:rFonts w:asciiTheme="minorHAnsi" w:hAnsiTheme="minorHAnsi" w:cstheme="minorBidi"/>
                <w:noProof/>
                <w:kern w:val="2"/>
                <w:sz w:val="24"/>
                <w:szCs w:val="24"/>
                <w14:ligatures w14:val="standardContextual"/>
              </w:rPr>
              <w:tab/>
            </w:r>
            <w:r w:rsidRPr="00357896">
              <w:rPr>
                <w:rStyle w:val="Hyperlink"/>
                <w:noProof/>
              </w:rPr>
              <w:t>Security Requirements</w:t>
            </w:r>
            <w:r>
              <w:rPr>
                <w:noProof/>
                <w:webHidden/>
              </w:rPr>
              <w:tab/>
            </w:r>
            <w:r>
              <w:rPr>
                <w:noProof/>
                <w:webHidden/>
              </w:rPr>
              <w:fldChar w:fldCharType="begin"/>
            </w:r>
            <w:r>
              <w:rPr>
                <w:noProof/>
                <w:webHidden/>
              </w:rPr>
              <w:instrText xml:space="preserve"> PAGEREF _Toc205817640 \h </w:instrText>
            </w:r>
            <w:r>
              <w:rPr>
                <w:noProof/>
                <w:webHidden/>
              </w:rPr>
            </w:r>
            <w:r>
              <w:rPr>
                <w:noProof/>
                <w:webHidden/>
              </w:rPr>
              <w:fldChar w:fldCharType="separate"/>
            </w:r>
            <w:r>
              <w:rPr>
                <w:noProof/>
                <w:webHidden/>
              </w:rPr>
              <w:t>11</w:t>
            </w:r>
            <w:r>
              <w:rPr>
                <w:noProof/>
                <w:webHidden/>
              </w:rPr>
              <w:fldChar w:fldCharType="end"/>
            </w:r>
          </w:hyperlink>
        </w:p>
        <w:p w14:paraId="1D2F405F" w14:textId="481ABAB8"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41" w:history="1">
            <w:r w:rsidRPr="00357896">
              <w:rPr>
                <w:rStyle w:val="Hyperlink"/>
                <w:rFonts w:eastAsia="Yu Gothic Light"/>
                <w:noProof/>
              </w:rPr>
              <w:t>Security Requirement</w:t>
            </w:r>
            <w:r>
              <w:rPr>
                <w:noProof/>
                <w:webHidden/>
              </w:rPr>
              <w:tab/>
            </w:r>
            <w:r>
              <w:rPr>
                <w:noProof/>
                <w:webHidden/>
              </w:rPr>
              <w:fldChar w:fldCharType="begin"/>
            </w:r>
            <w:r>
              <w:rPr>
                <w:noProof/>
                <w:webHidden/>
              </w:rPr>
              <w:instrText xml:space="preserve"> PAGEREF _Toc205817641 \h </w:instrText>
            </w:r>
            <w:r>
              <w:rPr>
                <w:noProof/>
                <w:webHidden/>
              </w:rPr>
            </w:r>
            <w:r>
              <w:rPr>
                <w:noProof/>
                <w:webHidden/>
              </w:rPr>
              <w:fldChar w:fldCharType="separate"/>
            </w:r>
            <w:r>
              <w:rPr>
                <w:noProof/>
                <w:webHidden/>
              </w:rPr>
              <w:t>11</w:t>
            </w:r>
            <w:r>
              <w:rPr>
                <w:noProof/>
                <w:webHidden/>
              </w:rPr>
              <w:fldChar w:fldCharType="end"/>
            </w:r>
          </w:hyperlink>
        </w:p>
        <w:p w14:paraId="38C53D2D" w14:textId="7E3EFE3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2" w:history="1">
            <w:r w:rsidRPr="00357896">
              <w:rPr>
                <w:rStyle w:val="Hyperlink"/>
                <w:noProof/>
              </w:rPr>
              <w:t>4.5</w:t>
            </w:r>
            <w:r>
              <w:rPr>
                <w:rFonts w:asciiTheme="minorHAnsi" w:hAnsiTheme="minorHAnsi" w:cstheme="minorBidi"/>
                <w:noProof/>
                <w:kern w:val="2"/>
                <w:sz w:val="24"/>
                <w:szCs w:val="24"/>
                <w14:ligatures w14:val="standardContextual"/>
              </w:rPr>
              <w:tab/>
            </w:r>
            <w:r w:rsidRPr="00357896">
              <w:rPr>
                <w:rStyle w:val="Hyperlink"/>
                <w:noProof/>
              </w:rPr>
              <w:t>Data Requirements</w:t>
            </w:r>
            <w:r>
              <w:rPr>
                <w:noProof/>
                <w:webHidden/>
              </w:rPr>
              <w:tab/>
            </w:r>
            <w:r>
              <w:rPr>
                <w:noProof/>
                <w:webHidden/>
              </w:rPr>
              <w:fldChar w:fldCharType="begin"/>
            </w:r>
            <w:r>
              <w:rPr>
                <w:noProof/>
                <w:webHidden/>
              </w:rPr>
              <w:instrText xml:space="preserve"> PAGEREF _Toc205817642 \h </w:instrText>
            </w:r>
            <w:r>
              <w:rPr>
                <w:noProof/>
                <w:webHidden/>
              </w:rPr>
            </w:r>
            <w:r>
              <w:rPr>
                <w:noProof/>
                <w:webHidden/>
              </w:rPr>
              <w:fldChar w:fldCharType="separate"/>
            </w:r>
            <w:r>
              <w:rPr>
                <w:noProof/>
                <w:webHidden/>
              </w:rPr>
              <w:t>11</w:t>
            </w:r>
            <w:r>
              <w:rPr>
                <w:noProof/>
                <w:webHidden/>
              </w:rPr>
              <w:fldChar w:fldCharType="end"/>
            </w:r>
          </w:hyperlink>
        </w:p>
        <w:p w14:paraId="01C8B7D3" w14:textId="0F934626"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43" w:history="1">
            <w:r w:rsidRPr="00357896">
              <w:rPr>
                <w:rStyle w:val="Hyperlink"/>
                <w:rFonts w:eastAsia="Yu Gothic Light"/>
                <w:noProof/>
              </w:rPr>
              <w:t>Data Requirement</w:t>
            </w:r>
            <w:r>
              <w:rPr>
                <w:noProof/>
                <w:webHidden/>
              </w:rPr>
              <w:tab/>
            </w:r>
            <w:r>
              <w:rPr>
                <w:noProof/>
                <w:webHidden/>
              </w:rPr>
              <w:fldChar w:fldCharType="begin"/>
            </w:r>
            <w:r>
              <w:rPr>
                <w:noProof/>
                <w:webHidden/>
              </w:rPr>
              <w:instrText xml:space="preserve"> PAGEREF _Toc205817643 \h </w:instrText>
            </w:r>
            <w:r>
              <w:rPr>
                <w:noProof/>
                <w:webHidden/>
              </w:rPr>
            </w:r>
            <w:r>
              <w:rPr>
                <w:noProof/>
                <w:webHidden/>
              </w:rPr>
              <w:fldChar w:fldCharType="separate"/>
            </w:r>
            <w:r>
              <w:rPr>
                <w:noProof/>
                <w:webHidden/>
              </w:rPr>
              <w:t>11</w:t>
            </w:r>
            <w:r>
              <w:rPr>
                <w:noProof/>
                <w:webHidden/>
              </w:rPr>
              <w:fldChar w:fldCharType="end"/>
            </w:r>
          </w:hyperlink>
        </w:p>
        <w:p w14:paraId="0C40D047" w14:textId="44B0D73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4" w:history="1">
            <w:r w:rsidRPr="00357896">
              <w:rPr>
                <w:rStyle w:val="Hyperlink"/>
                <w:noProof/>
              </w:rPr>
              <w:t>4.6</w:t>
            </w:r>
            <w:r>
              <w:rPr>
                <w:rFonts w:asciiTheme="minorHAnsi" w:hAnsiTheme="minorHAnsi" w:cstheme="minorBidi"/>
                <w:noProof/>
                <w:kern w:val="2"/>
                <w:sz w:val="24"/>
                <w:szCs w:val="24"/>
                <w14:ligatures w14:val="standardContextual"/>
              </w:rPr>
              <w:tab/>
            </w:r>
            <w:r w:rsidRPr="00357896">
              <w:rPr>
                <w:rStyle w:val="Hyperlink"/>
                <w:noProof/>
              </w:rPr>
              <w:t>Capability Map</w:t>
            </w:r>
            <w:r>
              <w:rPr>
                <w:noProof/>
                <w:webHidden/>
              </w:rPr>
              <w:tab/>
            </w:r>
            <w:r>
              <w:rPr>
                <w:noProof/>
                <w:webHidden/>
              </w:rPr>
              <w:fldChar w:fldCharType="begin"/>
            </w:r>
            <w:r>
              <w:rPr>
                <w:noProof/>
                <w:webHidden/>
              </w:rPr>
              <w:instrText xml:space="preserve"> PAGEREF _Toc205817644 \h </w:instrText>
            </w:r>
            <w:r>
              <w:rPr>
                <w:noProof/>
                <w:webHidden/>
              </w:rPr>
            </w:r>
            <w:r>
              <w:rPr>
                <w:noProof/>
                <w:webHidden/>
              </w:rPr>
              <w:fldChar w:fldCharType="separate"/>
            </w:r>
            <w:r>
              <w:rPr>
                <w:noProof/>
                <w:webHidden/>
              </w:rPr>
              <w:t>11</w:t>
            </w:r>
            <w:r>
              <w:rPr>
                <w:noProof/>
                <w:webHidden/>
              </w:rPr>
              <w:fldChar w:fldCharType="end"/>
            </w:r>
          </w:hyperlink>
        </w:p>
        <w:p w14:paraId="2D82F73B" w14:textId="78752282"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45" w:history="1">
            <w:r w:rsidRPr="00357896">
              <w:rPr>
                <w:rStyle w:val="Hyperlink"/>
                <w:noProof/>
              </w:rPr>
              <w:t>5.</w:t>
            </w:r>
            <w:r>
              <w:rPr>
                <w:rFonts w:asciiTheme="minorHAnsi" w:hAnsiTheme="minorHAnsi" w:cstheme="minorBidi"/>
                <w:noProof/>
                <w:kern w:val="2"/>
                <w:sz w:val="24"/>
                <w:szCs w:val="24"/>
                <w14:ligatures w14:val="standardContextual"/>
              </w:rPr>
              <w:tab/>
            </w:r>
            <w:r w:rsidRPr="00357896">
              <w:rPr>
                <w:rStyle w:val="Hyperlink"/>
                <w:noProof/>
              </w:rPr>
              <w:t>Architecture</w:t>
            </w:r>
            <w:r>
              <w:rPr>
                <w:noProof/>
                <w:webHidden/>
              </w:rPr>
              <w:tab/>
            </w:r>
            <w:r>
              <w:rPr>
                <w:noProof/>
                <w:webHidden/>
              </w:rPr>
              <w:fldChar w:fldCharType="begin"/>
            </w:r>
            <w:r>
              <w:rPr>
                <w:noProof/>
                <w:webHidden/>
              </w:rPr>
              <w:instrText xml:space="preserve"> PAGEREF _Toc205817645 \h </w:instrText>
            </w:r>
            <w:r>
              <w:rPr>
                <w:noProof/>
                <w:webHidden/>
              </w:rPr>
            </w:r>
            <w:r>
              <w:rPr>
                <w:noProof/>
                <w:webHidden/>
              </w:rPr>
              <w:fldChar w:fldCharType="separate"/>
            </w:r>
            <w:r>
              <w:rPr>
                <w:noProof/>
                <w:webHidden/>
              </w:rPr>
              <w:t>12</w:t>
            </w:r>
            <w:r>
              <w:rPr>
                <w:noProof/>
                <w:webHidden/>
              </w:rPr>
              <w:fldChar w:fldCharType="end"/>
            </w:r>
          </w:hyperlink>
        </w:p>
        <w:p w14:paraId="14536F30" w14:textId="6CFB695A"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6" w:history="1">
            <w:r w:rsidRPr="00357896">
              <w:rPr>
                <w:rStyle w:val="Hyperlink"/>
                <w:noProof/>
              </w:rPr>
              <w:t>5.1</w:t>
            </w:r>
            <w:r>
              <w:rPr>
                <w:rFonts w:asciiTheme="minorHAnsi" w:hAnsiTheme="minorHAnsi" w:cstheme="minorBidi"/>
                <w:noProof/>
                <w:kern w:val="2"/>
                <w:sz w:val="24"/>
                <w:szCs w:val="24"/>
                <w14:ligatures w14:val="standardContextual"/>
              </w:rPr>
              <w:tab/>
            </w:r>
            <w:r w:rsidRPr="00357896">
              <w:rPr>
                <w:rStyle w:val="Hyperlink"/>
                <w:noProof/>
              </w:rPr>
              <w:t>Alignment to Principles</w:t>
            </w:r>
            <w:r>
              <w:rPr>
                <w:noProof/>
                <w:webHidden/>
              </w:rPr>
              <w:tab/>
            </w:r>
            <w:r>
              <w:rPr>
                <w:noProof/>
                <w:webHidden/>
              </w:rPr>
              <w:fldChar w:fldCharType="begin"/>
            </w:r>
            <w:r>
              <w:rPr>
                <w:noProof/>
                <w:webHidden/>
              </w:rPr>
              <w:instrText xml:space="preserve"> PAGEREF _Toc205817646 \h </w:instrText>
            </w:r>
            <w:r>
              <w:rPr>
                <w:noProof/>
                <w:webHidden/>
              </w:rPr>
            </w:r>
            <w:r>
              <w:rPr>
                <w:noProof/>
                <w:webHidden/>
              </w:rPr>
              <w:fldChar w:fldCharType="separate"/>
            </w:r>
            <w:r>
              <w:rPr>
                <w:noProof/>
                <w:webHidden/>
              </w:rPr>
              <w:t>12</w:t>
            </w:r>
            <w:r>
              <w:rPr>
                <w:noProof/>
                <w:webHidden/>
              </w:rPr>
              <w:fldChar w:fldCharType="end"/>
            </w:r>
          </w:hyperlink>
        </w:p>
        <w:p w14:paraId="5FDD4A15" w14:textId="013D0B8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7" w:history="1">
            <w:r w:rsidRPr="00357896">
              <w:rPr>
                <w:rStyle w:val="Hyperlink"/>
                <w:noProof/>
              </w:rPr>
              <w:t>5.2</w:t>
            </w:r>
            <w:r>
              <w:rPr>
                <w:rFonts w:asciiTheme="minorHAnsi" w:hAnsiTheme="minorHAnsi" w:cstheme="minorBidi"/>
                <w:noProof/>
                <w:kern w:val="2"/>
                <w:sz w:val="24"/>
                <w:szCs w:val="24"/>
                <w14:ligatures w14:val="standardContextual"/>
              </w:rPr>
              <w:tab/>
            </w:r>
            <w:r w:rsidRPr="00357896">
              <w:rPr>
                <w:rStyle w:val="Hyperlink"/>
                <w:noProof/>
              </w:rPr>
              <w:t>Baseline Architecture</w:t>
            </w:r>
            <w:r>
              <w:rPr>
                <w:noProof/>
                <w:webHidden/>
              </w:rPr>
              <w:tab/>
            </w:r>
            <w:r>
              <w:rPr>
                <w:noProof/>
                <w:webHidden/>
              </w:rPr>
              <w:fldChar w:fldCharType="begin"/>
            </w:r>
            <w:r>
              <w:rPr>
                <w:noProof/>
                <w:webHidden/>
              </w:rPr>
              <w:instrText xml:space="preserve"> PAGEREF _Toc205817647 \h </w:instrText>
            </w:r>
            <w:r>
              <w:rPr>
                <w:noProof/>
                <w:webHidden/>
              </w:rPr>
            </w:r>
            <w:r>
              <w:rPr>
                <w:noProof/>
                <w:webHidden/>
              </w:rPr>
              <w:fldChar w:fldCharType="separate"/>
            </w:r>
            <w:r>
              <w:rPr>
                <w:noProof/>
                <w:webHidden/>
              </w:rPr>
              <w:t>13</w:t>
            </w:r>
            <w:r>
              <w:rPr>
                <w:noProof/>
                <w:webHidden/>
              </w:rPr>
              <w:fldChar w:fldCharType="end"/>
            </w:r>
          </w:hyperlink>
        </w:p>
        <w:p w14:paraId="476FEE51" w14:textId="060F61FC"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8" w:history="1">
            <w:r w:rsidRPr="00357896">
              <w:rPr>
                <w:rStyle w:val="Hyperlink"/>
                <w:noProof/>
              </w:rPr>
              <w:t>5.3</w:t>
            </w:r>
            <w:r>
              <w:rPr>
                <w:rFonts w:asciiTheme="minorHAnsi" w:hAnsiTheme="minorHAnsi" w:cstheme="minorBidi"/>
                <w:noProof/>
                <w:kern w:val="2"/>
                <w:sz w:val="24"/>
                <w:szCs w:val="24"/>
                <w14:ligatures w14:val="standardContextual"/>
              </w:rPr>
              <w:tab/>
            </w:r>
            <w:r w:rsidRPr="00357896">
              <w:rPr>
                <w:rStyle w:val="Hyperlink"/>
                <w:noProof/>
              </w:rPr>
              <w:t>Target Architecture</w:t>
            </w:r>
            <w:r>
              <w:rPr>
                <w:noProof/>
                <w:webHidden/>
              </w:rPr>
              <w:tab/>
            </w:r>
            <w:r>
              <w:rPr>
                <w:noProof/>
                <w:webHidden/>
              </w:rPr>
              <w:fldChar w:fldCharType="begin"/>
            </w:r>
            <w:r>
              <w:rPr>
                <w:noProof/>
                <w:webHidden/>
              </w:rPr>
              <w:instrText xml:space="preserve"> PAGEREF _Toc205817648 \h </w:instrText>
            </w:r>
            <w:r>
              <w:rPr>
                <w:noProof/>
                <w:webHidden/>
              </w:rPr>
            </w:r>
            <w:r>
              <w:rPr>
                <w:noProof/>
                <w:webHidden/>
              </w:rPr>
              <w:fldChar w:fldCharType="separate"/>
            </w:r>
            <w:r>
              <w:rPr>
                <w:noProof/>
                <w:webHidden/>
              </w:rPr>
              <w:t>14</w:t>
            </w:r>
            <w:r>
              <w:rPr>
                <w:noProof/>
                <w:webHidden/>
              </w:rPr>
              <w:fldChar w:fldCharType="end"/>
            </w:r>
          </w:hyperlink>
        </w:p>
        <w:p w14:paraId="2C168420" w14:textId="4DA76069"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49" w:history="1">
            <w:r w:rsidRPr="00357896">
              <w:rPr>
                <w:rStyle w:val="Hyperlink"/>
                <w:noProof/>
              </w:rPr>
              <w:t>5.3.1</w:t>
            </w:r>
            <w:r>
              <w:rPr>
                <w:rFonts w:asciiTheme="minorHAnsi" w:hAnsiTheme="minorHAnsi" w:cstheme="minorBidi"/>
                <w:noProof/>
                <w:kern w:val="2"/>
                <w:sz w:val="24"/>
                <w:szCs w:val="24"/>
                <w14:ligatures w14:val="standardContextual"/>
              </w:rPr>
              <w:tab/>
            </w:r>
            <w:r w:rsidRPr="00357896">
              <w:rPr>
                <w:rStyle w:val="Hyperlink"/>
                <w:noProof/>
              </w:rPr>
              <w:t>Overview</w:t>
            </w:r>
            <w:r>
              <w:rPr>
                <w:noProof/>
                <w:webHidden/>
              </w:rPr>
              <w:tab/>
            </w:r>
            <w:r>
              <w:rPr>
                <w:noProof/>
                <w:webHidden/>
              </w:rPr>
              <w:fldChar w:fldCharType="begin"/>
            </w:r>
            <w:r>
              <w:rPr>
                <w:noProof/>
                <w:webHidden/>
              </w:rPr>
              <w:instrText xml:space="preserve"> PAGEREF _Toc205817649 \h </w:instrText>
            </w:r>
            <w:r>
              <w:rPr>
                <w:noProof/>
                <w:webHidden/>
              </w:rPr>
            </w:r>
            <w:r>
              <w:rPr>
                <w:noProof/>
                <w:webHidden/>
              </w:rPr>
              <w:fldChar w:fldCharType="separate"/>
            </w:r>
            <w:r>
              <w:rPr>
                <w:noProof/>
                <w:webHidden/>
              </w:rPr>
              <w:t>14</w:t>
            </w:r>
            <w:r>
              <w:rPr>
                <w:noProof/>
                <w:webHidden/>
              </w:rPr>
              <w:fldChar w:fldCharType="end"/>
            </w:r>
          </w:hyperlink>
        </w:p>
        <w:p w14:paraId="76D78C46" w14:textId="5EE1FA9A"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0" w:history="1">
            <w:r w:rsidRPr="00357896">
              <w:rPr>
                <w:rStyle w:val="Hyperlink"/>
                <w:noProof/>
              </w:rPr>
              <w:t>5.3.2</w:t>
            </w:r>
            <w:r>
              <w:rPr>
                <w:rFonts w:asciiTheme="minorHAnsi" w:hAnsiTheme="minorHAnsi" w:cstheme="minorBidi"/>
                <w:noProof/>
                <w:kern w:val="2"/>
                <w:sz w:val="24"/>
                <w:szCs w:val="24"/>
                <w14:ligatures w14:val="standardContextual"/>
              </w:rPr>
              <w:tab/>
            </w:r>
            <w:r w:rsidRPr="00357896">
              <w:rPr>
                <w:rStyle w:val="Hyperlink"/>
                <w:noProof/>
              </w:rPr>
              <w:t>Technology Components &amp; Architecture Impacts</w:t>
            </w:r>
            <w:r>
              <w:rPr>
                <w:noProof/>
                <w:webHidden/>
              </w:rPr>
              <w:tab/>
            </w:r>
            <w:r>
              <w:rPr>
                <w:noProof/>
                <w:webHidden/>
              </w:rPr>
              <w:fldChar w:fldCharType="begin"/>
            </w:r>
            <w:r>
              <w:rPr>
                <w:noProof/>
                <w:webHidden/>
              </w:rPr>
              <w:instrText xml:space="preserve"> PAGEREF _Toc205817650 \h </w:instrText>
            </w:r>
            <w:r>
              <w:rPr>
                <w:noProof/>
                <w:webHidden/>
              </w:rPr>
            </w:r>
            <w:r>
              <w:rPr>
                <w:noProof/>
                <w:webHidden/>
              </w:rPr>
              <w:fldChar w:fldCharType="separate"/>
            </w:r>
            <w:r>
              <w:rPr>
                <w:noProof/>
                <w:webHidden/>
              </w:rPr>
              <w:t>14</w:t>
            </w:r>
            <w:r>
              <w:rPr>
                <w:noProof/>
                <w:webHidden/>
              </w:rPr>
              <w:fldChar w:fldCharType="end"/>
            </w:r>
          </w:hyperlink>
        </w:p>
        <w:p w14:paraId="462D52AA" w14:textId="5F44B40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1" w:history="1">
            <w:r w:rsidRPr="00357896">
              <w:rPr>
                <w:rStyle w:val="Hyperlink"/>
                <w:noProof/>
              </w:rPr>
              <w:t>5.3.3</w:t>
            </w:r>
            <w:r>
              <w:rPr>
                <w:rFonts w:asciiTheme="minorHAnsi" w:hAnsiTheme="minorHAnsi" w:cstheme="minorBidi"/>
                <w:noProof/>
                <w:kern w:val="2"/>
                <w:sz w:val="24"/>
                <w:szCs w:val="24"/>
                <w14:ligatures w14:val="standardContextual"/>
              </w:rPr>
              <w:tab/>
            </w:r>
            <w:r w:rsidRPr="00357896">
              <w:rPr>
                <w:rStyle w:val="Hyperlink"/>
                <w:noProof/>
              </w:rPr>
              <w:t>Gap Analysis</w:t>
            </w:r>
            <w:r>
              <w:rPr>
                <w:noProof/>
                <w:webHidden/>
              </w:rPr>
              <w:tab/>
            </w:r>
            <w:r>
              <w:rPr>
                <w:noProof/>
                <w:webHidden/>
              </w:rPr>
              <w:fldChar w:fldCharType="begin"/>
            </w:r>
            <w:r>
              <w:rPr>
                <w:noProof/>
                <w:webHidden/>
              </w:rPr>
              <w:instrText xml:space="preserve"> PAGEREF _Toc205817651 \h </w:instrText>
            </w:r>
            <w:r>
              <w:rPr>
                <w:noProof/>
                <w:webHidden/>
              </w:rPr>
            </w:r>
            <w:r>
              <w:rPr>
                <w:noProof/>
                <w:webHidden/>
              </w:rPr>
              <w:fldChar w:fldCharType="separate"/>
            </w:r>
            <w:r>
              <w:rPr>
                <w:noProof/>
                <w:webHidden/>
              </w:rPr>
              <w:t>15</w:t>
            </w:r>
            <w:r>
              <w:rPr>
                <w:noProof/>
                <w:webHidden/>
              </w:rPr>
              <w:fldChar w:fldCharType="end"/>
            </w:r>
          </w:hyperlink>
        </w:p>
        <w:p w14:paraId="53C919B3" w14:textId="3C8D8368"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52" w:history="1">
            <w:r w:rsidRPr="00357896">
              <w:rPr>
                <w:rStyle w:val="Hyperlink"/>
                <w:noProof/>
              </w:rPr>
              <w:t>6.</w:t>
            </w:r>
            <w:r>
              <w:rPr>
                <w:rFonts w:asciiTheme="minorHAnsi" w:hAnsiTheme="minorHAnsi" w:cstheme="minorBidi"/>
                <w:noProof/>
                <w:kern w:val="2"/>
                <w:sz w:val="24"/>
                <w:szCs w:val="24"/>
                <w14:ligatures w14:val="standardContextual"/>
              </w:rPr>
              <w:tab/>
            </w:r>
            <w:r w:rsidRPr="00357896">
              <w:rPr>
                <w:rStyle w:val="Hyperlink"/>
                <w:noProof/>
              </w:rPr>
              <w:t>Components</w:t>
            </w:r>
            <w:r>
              <w:rPr>
                <w:noProof/>
                <w:webHidden/>
              </w:rPr>
              <w:tab/>
            </w:r>
            <w:r>
              <w:rPr>
                <w:noProof/>
                <w:webHidden/>
              </w:rPr>
              <w:fldChar w:fldCharType="begin"/>
            </w:r>
            <w:r>
              <w:rPr>
                <w:noProof/>
                <w:webHidden/>
              </w:rPr>
              <w:instrText xml:space="preserve"> PAGEREF _Toc205817652 \h </w:instrText>
            </w:r>
            <w:r>
              <w:rPr>
                <w:noProof/>
                <w:webHidden/>
              </w:rPr>
            </w:r>
            <w:r>
              <w:rPr>
                <w:noProof/>
                <w:webHidden/>
              </w:rPr>
              <w:fldChar w:fldCharType="separate"/>
            </w:r>
            <w:r>
              <w:rPr>
                <w:noProof/>
                <w:webHidden/>
              </w:rPr>
              <w:t>16</w:t>
            </w:r>
            <w:r>
              <w:rPr>
                <w:noProof/>
                <w:webHidden/>
              </w:rPr>
              <w:fldChar w:fldCharType="end"/>
            </w:r>
          </w:hyperlink>
        </w:p>
        <w:p w14:paraId="64EBCEFA" w14:textId="0D82A1A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3" w:history="1">
            <w:r w:rsidRPr="00357896">
              <w:rPr>
                <w:rStyle w:val="Hyperlink"/>
                <w:noProof/>
              </w:rPr>
              <w:t>6.1</w:t>
            </w:r>
            <w:r>
              <w:rPr>
                <w:rFonts w:asciiTheme="minorHAnsi" w:hAnsiTheme="minorHAnsi" w:cstheme="minorBidi"/>
                <w:noProof/>
                <w:kern w:val="2"/>
                <w:sz w:val="24"/>
                <w:szCs w:val="24"/>
                <w14:ligatures w14:val="standardContextual"/>
              </w:rPr>
              <w:tab/>
            </w:r>
            <w:r w:rsidRPr="00357896">
              <w:rPr>
                <w:rStyle w:val="Hyperlink"/>
                <w:noProof/>
              </w:rPr>
              <w:t>Components or Patterns Used</w:t>
            </w:r>
            <w:r>
              <w:rPr>
                <w:noProof/>
                <w:webHidden/>
              </w:rPr>
              <w:tab/>
            </w:r>
            <w:r>
              <w:rPr>
                <w:noProof/>
                <w:webHidden/>
              </w:rPr>
              <w:fldChar w:fldCharType="begin"/>
            </w:r>
            <w:r>
              <w:rPr>
                <w:noProof/>
                <w:webHidden/>
              </w:rPr>
              <w:instrText xml:space="preserve"> PAGEREF _Toc205817653 \h </w:instrText>
            </w:r>
            <w:r>
              <w:rPr>
                <w:noProof/>
                <w:webHidden/>
              </w:rPr>
            </w:r>
            <w:r>
              <w:rPr>
                <w:noProof/>
                <w:webHidden/>
              </w:rPr>
              <w:fldChar w:fldCharType="separate"/>
            </w:r>
            <w:r>
              <w:rPr>
                <w:noProof/>
                <w:webHidden/>
              </w:rPr>
              <w:t>16</w:t>
            </w:r>
            <w:r>
              <w:rPr>
                <w:noProof/>
                <w:webHidden/>
              </w:rPr>
              <w:fldChar w:fldCharType="end"/>
            </w:r>
          </w:hyperlink>
        </w:p>
        <w:p w14:paraId="45703CB0" w14:textId="68BF2F5D"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4" w:history="1">
            <w:r w:rsidRPr="00357896">
              <w:rPr>
                <w:rStyle w:val="Hyperlink"/>
                <w:noProof/>
              </w:rPr>
              <w:t>6.1.1</w:t>
            </w:r>
            <w:r>
              <w:rPr>
                <w:rFonts w:asciiTheme="minorHAnsi" w:hAnsiTheme="minorHAnsi" w:cstheme="minorBidi"/>
                <w:noProof/>
                <w:kern w:val="2"/>
                <w:sz w:val="24"/>
                <w:szCs w:val="24"/>
                <w14:ligatures w14:val="standardContextual"/>
              </w:rPr>
              <w:tab/>
            </w:r>
            <w:r w:rsidRPr="00357896">
              <w:rPr>
                <w:rStyle w:val="Hyperlink"/>
                <w:noProof/>
              </w:rPr>
              <w:t>Component Architecture Diagram</w:t>
            </w:r>
            <w:r>
              <w:rPr>
                <w:noProof/>
                <w:webHidden/>
              </w:rPr>
              <w:tab/>
            </w:r>
            <w:r>
              <w:rPr>
                <w:noProof/>
                <w:webHidden/>
              </w:rPr>
              <w:fldChar w:fldCharType="begin"/>
            </w:r>
            <w:r>
              <w:rPr>
                <w:noProof/>
                <w:webHidden/>
              </w:rPr>
              <w:instrText xml:space="preserve"> PAGEREF _Toc205817654 \h </w:instrText>
            </w:r>
            <w:r>
              <w:rPr>
                <w:noProof/>
                <w:webHidden/>
              </w:rPr>
            </w:r>
            <w:r>
              <w:rPr>
                <w:noProof/>
                <w:webHidden/>
              </w:rPr>
              <w:fldChar w:fldCharType="separate"/>
            </w:r>
            <w:r>
              <w:rPr>
                <w:noProof/>
                <w:webHidden/>
              </w:rPr>
              <w:t>17</w:t>
            </w:r>
            <w:r>
              <w:rPr>
                <w:noProof/>
                <w:webHidden/>
              </w:rPr>
              <w:fldChar w:fldCharType="end"/>
            </w:r>
          </w:hyperlink>
        </w:p>
        <w:p w14:paraId="7DD50D0B" w14:textId="5B08E54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5" w:history="1">
            <w:r w:rsidRPr="00357896">
              <w:rPr>
                <w:rStyle w:val="Hyperlink"/>
                <w:noProof/>
              </w:rPr>
              <w:t>6.1.2</w:t>
            </w:r>
            <w:r>
              <w:rPr>
                <w:rFonts w:asciiTheme="minorHAnsi" w:hAnsiTheme="minorHAnsi" w:cstheme="minorBidi"/>
                <w:noProof/>
                <w:kern w:val="2"/>
                <w:sz w:val="24"/>
                <w:szCs w:val="24"/>
                <w14:ligatures w14:val="standardContextual"/>
              </w:rPr>
              <w:tab/>
            </w:r>
            <w:r w:rsidRPr="00357896">
              <w:rPr>
                <w:rStyle w:val="Hyperlink"/>
                <w:noProof/>
              </w:rPr>
              <w:t>Components or Pattern Table</w:t>
            </w:r>
            <w:r>
              <w:rPr>
                <w:noProof/>
                <w:webHidden/>
              </w:rPr>
              <w:tab/>
            </w:r>
            <w:r>
              <w:rPr>
                <w:noProof/>
                <w:webHidden/>
              </w:rPr>
              <w:fldChar w:fldCharType="begin"/>
            </w:r>
            <w:r>
              <w:rPr>
                <w:noProof/>
                <w:webHidden/>
              </w:rPr>
              <w:instrText xml:space="preserve"> PAGEREF _Toc205817655 \h </w:instrText>
            </w:r>
            <w:r>
              <w:rPr>
                <w:noProof/>
                <w:webHidden/>
              </w:rPr>
            </w:r>
            <w:r>
              <w:rPr>
                <w:noProof/>
                <w:webHidden/>
              </w:rPr>
              <w:fldChar w:fldCharType="separate"/>
            </w:r>
            <w:r>
              <w:rPr>
                <w:noProof/>
                <w:webHidden/>
              </w:rPr>
              <w:t>17</w:t>
            </w:r>
            <w:r>
              <w:rPr>
                <w:noProof/>
                <w:webHidden/>
              </w:rPr>
              <w:fldChar w:fldCharType="end"/>
            </w:r>
          </w:hyperlink>
        </w:p>
        <w:p w14:paraId="7162486B" w14:textId="334CC8D6"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6" w:history="1">
            <w:r w:rsidRPr="00357896">
              <w:rPr>
                <w:rStyle w:val="Hyperlink"/>
                <w:noProof/>
              </w:rPr>
              <w:t>6.2</w:t>
            </w:r>
            <w:r>
              <w:rPr>
                <w:rFonts w:asciiTheme="minorHAnsi" w:hAnsiTheme="minorHAnsi" w:cstheme="minorBidi"/>
                <w:noProof/>
                <w:kern w:val="2"/>
                <w:sz w:val="24"/>
                <w:szCs w:val="24"/>
                <w14:ligatures w14:val="standardContextual"/>
              </w:rPr>
              <w:tab/>
            </w:r>
            <w:r w:rsidRPr="00357896">
              <w:rPr>
                <w:rStyle w:val="Hyperlink"/>
                <w:noProof/>
              </w:rPr>
              <w:t>Integration Architecture</w:t>
            </w:r>
            <w:r>
              <w:rPr>
                <w:noProof/>
                <w:webHidden/>
              </w:rPr>
              <w:tab/>
            </w:r>
            <w:r>
              <w:rPr>
                <w:noProof/>
                <w:webHidden/>
              </w:rPr>
              <w:fldChar w:fldCharType="begin"/>
            </w:r>
            <w:r>
              <w:rPr>
                <w:noProof/>
                <w:webHidden/>
              </w:rPr>
              <w:instrText xml:space="preserve"> PAGEREF _Toc205817656 \h </w:instrText>
            </w:r>
            <w:r>
              <w:rPr>
                <w:noProof/>
                <w:webHidden/>
              </w:rPr>
            </w:r>
            <w:r>
              <w:rPr>
                <w:noProof/>
                <w:webHidden/>
              </w:rPr>
              <w:fldChar w:fldCharType="separate"/>
            </w:r>
            <w:r>
              <w:rPr>
                <w:noProof/>
                <w:webHidden/>
              </w:rPr>
              <w:t>18</w:t>
            </w:r>
            <w:r>
              <w:rPr>
                <w:noProof/>
                <w:webHidden/>
              </w:rPr>
              <w:fldChar w:fldCharType="end"/>
            </w:r>
          </w:hyperlink>
        </w:p>
        <w:p w14:paraId="62812096" w14:textId="2D4008B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7" w:history="1">
            <w:r w:rsidRPr="00357896">
              <w:rPr>
                <w:rStyle w:val="Hyperlink"/>
                <w:noProof/>
              </w:rPr>
              <w:t>6.2.1</w:t>
            </w:r>
            <w:r>
              <w:rPr>
                <w:rFonts w:asciiTheme="minorHAnsi" w:hAnsiTheme="minorHAnsi" w:cstheme="minorBidi"/>
                <w:noProof/>
                <w:kern w:val="2"/>
                <w:sz w:val="24"/>
                <w:szCs w:val="24"/>
                <w14:ligatures w14:val="standardContextual"/>
              </w:rPr>
              <w:tab/>
            </w:r>
            <w:r w:rsidRPr="00357896">
              <w:rPr>
                <w:rStyle w:val="Hyperlink"/>
                <w:noProof/>
              </w:rPr>
              <w:t>Integration Architecture Diagram</w:t>
            </w:r>
            <w:r>
              <w:rPr>
                <w:noProof/>
                <w:webHidden/>
              </w:rPr>
              <w:tab/>
            </w:r>
            <w:r>
              <w:rPr>
                <w:noProof/>
                <w:webHidden/>
              </w:rPr>
              <w:fldChar w:fldCharType="begin"/>
            </w:r>
            <w:r>
              <w:rPr>
                <w:noProof/>
                <w:webHidden/>
              </w:rPr>
              <w:instrText xml:space="preserve"> PAGEREF _Toc205817657 \h </w:instrText>
            </w:r>
            <w:r>
              <w:rPr>
                <w:noProof/>
                <w:webHidden/>
              </w:rPr>
            </w:r>
            <w:r>
              <w:rPr>
                <w:noProof/>
                <w:webHidden/>
              </w:rPr>
              <w:fldChar w:fldCharType="separate"/>
            </w:r>
            <w:r>
              <w:rPr>
                <w:noProof/>
                <w:webHidden/>
              </w:rPr>
              <w:t>18</w:t>
            </w:r>
            <w:r>
              <w:rPr>
                <w:noProof/>
                <w:webHidden/>
              </w:rPr>
              <w:fldChar w:fldCharType="end"/>
            </w:r>
          </w:hyperlink>
        </w:p>
        <w:p w14:paraId="0ECC141B" w14:textId="759AEE79"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8" w:history="1">
            <w:r w:rsidRPr="00357896">
              <w:rPr>
                <w:rStyle w:val="Hyperlink"/>
                <w:noProof/>
              </w:rPr>
              <w:t>6.2.2</w:t>
            </w:r>
            <w:r>
              <w:rPr>
                <w:rFonts w:asciiTheme="minorHAnsi" w:hAnsiTheme="minorHAnsi" w:cstheme="minorBidi"/>
                <w:noProof/>
                <w:kern w:val="2"/>
                <w:sz w:val="24"/>
                <w:szCs w:val="24"/>
                <w14:ligatures w14:val="standardContextual"/>
              </w:rPr>
              <w:tab/>
            </w:r>
            <w:r w:rsidRPr="00357896">
              <w:rPr>
                <w:rStyle w:val="Hyperlink"/>
                <w:noProof/>
              </w:rPr>
              <w:t>Integration Architecture Table</w:t>
            </w:r>
            <w:r>
              <w:rPr>
                <w:noProof/>
                <w:webHidden/>
              </w:rPr>
              <w:tab/>
            </w:r>
            <w:r>
              <w:rPr>
                <w:noProof/>
                <w:webHidden/>
              </w:rPr>
              <w:fldChar w:fldCharType="begin"/>
            </w:r>
            <w:r>
              <w:rPr>
                <w:noProof/>
                <w:webHidden/>
              </w:rPr>
              <w:instrText xml:space="preserve"> PAGEREF _Toc205817658 \h </w:instrText>
            </w:r>
            <w:r>
              <w:rPr>
                <w:noProof/>
                <w:webHidden/>
              </w:rPr>
            </w:r>
            <w:r>
              <w:rPr>
                <w:noProof/>
                <w:webHidden/>
              </w:rPr>
              <w:fldChar w:fldCharType="separate"/>
            </w:r>
            <w:r>
              <w:rPr>
                <w:noProof/>
                <w:webHidden/>
              </w:rPr>
              <w:t>18</w:t>
            </w:r>
            <w:r>
              <w:rPr>
                <w:noProof/>
                <w:webHidden/>
              </w:rPr>
              <w:fldChar w:fldCharType="end"/>
            </w:r>
          </w:hyperlink>
        </w:p>
        <w:p w14:paraId="462BFBB7" w14:textId="06D0CB4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9" w:history="1">
            <w:r w:rsidRPr="00357896">
              <w:rPr>
                <w:rStyle w:val="Hyperlink"/>
                <w:noProof/>
              </w:rPr>
              <w:t>6.3</w:t>
            </w:r>
            <w:r>
              <w:rPr>
                <w:rFonts w:asciiTheme="minorHAnsi" w:hAnsiTheme="minorHAnsi" w:cstheme="minorBidi"/>
                <w:noProof/>
                <w:kern w:val="2"/>
                <w:sz w:val="24"/>
                <w:szCs w:val="24"/>
                <w14:ligatures w14:val="standardContextual"/>
              </w:rPr>
              <w:tab/>
            </w:r>
            <w:r w:rsidRPr="00357896">
              <w:rPr>
                <w:rStyle w:val="Hyperlink"/>
                <w:noProof/>
              </w:rPr>
              <w:t>Data Flow</w:t>
            </w:r>
            <w:r>
              <w:rPr>
                <w:noProof/>
                <w:webHidden/>
              </w:rPr>
              <w:tab/>
            </w:r>
            <w:r>
              <w:rPr>
                <w:noProof/>
                <w:webHidden/>
              </w:rPr>
              <w:fldChar w:fldCharType="begin"/>
            </w:r>
            <w:r>
              <w:rPr>
                <w:noProof/>
                <w:webHidden/>
              </w:rPr>
              <w:instrText xml:space="preserve"> PAGEREF _Toc205817659 \h </w:instrText>
            </w:r>
            <w:r>
              <w:rPr>
                <w:noProof/>
                <w:webHidden/>
              </w:rPr>
            </w:r>
            <w:r>
              <w:rPr>
                <w:noProof/>
                <w:webHidden/>
              </w:rPr>
              <w:fldChar w:fldCharType="separate"/>
            </w:r>
            <w:r>
              <w:rPr>
                <w:noProof/>
                <w:webHidden/>
              </w:rPr>
              <w:t>18</w:t>
            </w:r>
            <w:r>
              <w:rPr>
                <w:noProof/>
                <w:webHidden/>
              </w:rPr>
              <w:fldChar w:fldCharType="end"/>
            </w:r>
          </w:hyperlink>
        </w:p>
        <w:p w14:paraId="20648641" w14:textId="2B1D9AF8"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0" w:history="1">
            <w:r w:rsidRPr="00357896">
              <w:rPr>
                <w:rStyle w:val="Hyperlink"/>
                <w:noProof/>
              </w:rPr>
              <w:t>6.3.1</w:t>
            </w:r>
            <w:r>
              <w:rPr>
                <w:rFonts w:asciiTheme="minorHAnsi" w:hAnsiTheme="minorHAnsi" w:cstheme="minorBidi"/>
                <w:noProof/>
                <w:kern w:val="2"/>
                <w:sz w:val="24"/>
                <w:szCs w:val="24"/>
                <w14:ligatures w14:val="standardContextual"/>
              </w:rPr>
              <w:tab/>
            </w:r>
            <w:r w:rsidRPr="00357896">
              <w:rPr>
                <w:rStyle w:val="Hyperlink"/>
                <w:noProof/>
              </w:rPr>
              <w:t>Data Flow Diagram</w:t>
            </w:r>
            <w:r>
              <w:rPr>
                <w:noProof/>
                <w:webHidden/>
              </w:rPr>
              <w:tab/>
            </w:r>
            <w:r>
              <w:rPr>
                <w:noProof/>
                <w:webHidden/>
              </w:rPr>
              <w:fldChar w:fldCharType="begin"/>
            </w:r>
            <w:r>
              <w:rPr>
                <w:noProof/>
                <w:webHidden/>
              </w:rPr>
              <w:instrText xml:space="preserve"> PAGEREF _Toc205817660 \h </w:instrText>
            </w:r>
            <w:r>
              <w:rPr>
                <w:noProof/>
                <w:webHidden/>
              </w:rPr>
            </w:r>
            <w:r>
              <w:rPr>
                <w:noProof/>
                <w:webHidden/>
              </w:rPr>
              <w:fldChar w:fldCharType="separate"/>
            </w:r>
            <w:r>
              <w:rPr>
                <w:noProof/>
                <w:webHidden/>
              </w:rPr>
              <w:t>19</w:t>
            </w:r>
            <w:r>
              <w:rPr>
                <w:noProof/>
                <w:webHidden/>
              </w:rPr>
              <w:fldChar w:fldCharType="end"/>
            </w:r>
          </w:hyperlink>
        </w:p>
        <w:p w14:paraId="4B7F3F3C" w14:textId="02384851"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1" w:history="1">
            <w:r w:rsidRPr="00357896">
              <w:rPr>
                <w:rStyle w:val="Hyperlink"/>
                <w:noProof/>
              </w:rPr>
              <w:t>6.3.2</w:t>
            </w:r>
            <w:r>
              <w:rPr>
                <w:rFonts w:asciiTheme="minorHAnsi" w:hAnsiTheme="minorHAnsi" w:cstheme="minorBidi"/>
                <w:noProof/>
                <w:kern w:val="2"/>
                <w:sz w:val="24"/>
                <w:szCs w:val="24"/>
                <w14:ligatures w14:val="standardContextual"/>
              </w:rPr>
              <w:tab/>
            </w:r>
            <w:r w:rsidRPr="00357896">
              <w:rPr>
                <w:rStyle w:val="Hyperlink"/>
                <w:noProof/>
              </w:rPr>
              <w:t>Data Flow Table</w:t>
            </w:r>
            <w:r>
              <w:rPr>
                <w:noProof/>
                <w:webHidden/>
              </w:rPr>
              <w:tab/>
            </w:r>
            <w:r>
              <w:rPr>
                <w:noProof/>
                <w:webHidden/>
              </w:rPr>
              <w:fldChar w:fldCharType="begin"/>
            </w:r>
            <w:r>
              <w:rPr>
                <w:noProof/>
                <w:webHidden/>
              </w:rPr>
              <w:instrText xml:space="preserve"> PAGEREF _Toc205817661 \h </w:instrText>
            </w:r>
            <w:r>
              <w:rPr>
                <w:noProof/>
                <w:webHidden/>
              </w:rPr>
            </w:r>
            <w:r>
              <w:rPr>
                <w:noProof/>
                <w:webHidden/>
              </w:rPr>
              <w:fldChar w:fldCharType="separate"/>
            </w:r>
            <w:r>
              <w:rPr>
                <w:noProof/>
                <w:webHidden/>
              </w:rPr>
              <w:t>19</w:t>
            </w:r>
            <w:r>
              <w:rPr>
                <w:noProof/>
                <w:webHidden/>
              </w:rPr>
              <w:fldChar w:fldCharType="end"/>
            </w:r>
          </w:hyperlink>
        </w:p>
        <w:p w14:paraId="6BA9AF8B" w14:textId="04BBD956"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2" w:history="1">
            <w:r w:rsidRPr="00357896">
              <w:rPr>
                <w:rStyle w:val="Hyperlink"/>
                <w:noProof/>
              </w:rPr>
              <w:t>6.4</w:t>
            </w:r>
            <w:r>
              <w:rPr>
                <w:rFonts w:asciiTheme="minorHAnsi" w:hAnsiTheme="minorHAnsi" w:cstheme="minorBidi"/>
                <w:noProof/>
                <w:kern w:val="2"/>
                <w:sz w:val="24"/>
                <w:szCs w:val="24"/>
                <w14:ligatures w14:val="standardContextual"/>
              </w:rPr>
              <w:tab/>
            </w:r>
            <w:r w:rsidRPr="00357896">
              <w:rPr>
                <w:rStyle w:val="Hyperlink"/>
                <w:noProof/>
              </w:rPr>
              <w:t>Data Protection</w:t>
            </w:r>
            <w:r>
              <w:rPr>
                <w:noProof/>
                <w:webHidden/>
              </w:rPr>
              <w:tab/>
            </w:r>
            <w:r>
              <w:rPr>
                <w:noProof/>
                <w:webHidden/>
              </w:rPr>
              <w:fldChar w:fldCharType="begin"/>
            </w:r>
            <w:r>
              <w:rPr>
                <w:noProof/>
                <w:webHidden/>
              </w:rPr>
              <w:instrText xml:space="preserve"> PAGEREF _Toc205817662 \h </w:instrText>
            </w:r>
            <w:r>
              <w:rPr>
                <w:noProof/>
                <w:webHidden/>
              </w:rPr>
            </w:r>
            <w:r>
              <w:rPr>
                <w:noProof/>
                <w:webHidden/>
              </w:rPr>
              <w:fldChar w:fldCharType="separate"/>
            </w:r>
            <w:r>
              <w:rPr>
                <w:noProof/>
                <w:webHidden/>
              </w:rPr>
              <w:t>20</w:t>
            </w:r>
            <w:r>
              <w:rPr>
                <w:noProof/>
                <w:webHidden/>
              </w:rPr>
              <w:fldChar w:fldCharType="end"/>
            </w:r>
          </w:hyperlink>
        </w:p>
        <w:p w14:paraId="67C06406" w14:textId="13B757CF"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3" w:history="1">
            <w:r w:rsidRPr="00357896">
              <w:rPr>
                <w:rStyle w:val="Hyperlink"/>
                <w:noProof/>
              </w:rPr>
              <w:t>6.4.1</w:t>
            </w:r>
            <w:r>
              <w:rPr>
                <w:rFonts w:asciiTheme="minorHAnsi" w:hAnsiTheme="minorHAnsi" w:cstheme="minorBidi"/>
                <w:noProof/>
                <w:kern w:val="2"/>
                <w:sz w:val="24"/>
                <w:szCs w:val="24"/>
                <w14:ligatures w14:val="standardContextual"/>
              </w:rPr>
              <w:tab/>
            </w:r>
            <w:r w:rsidRPr="00357896">
              <w:rPr>
                <w:rStyle w:val="Hyperlink"/>
                <w:noProof/>
              </w:rPr>
              <w:t>Backup and Recovery</w:t>
            </w:r>
            <w:r>
              <w:rPr>
                <w:noProof/>
                <w:webHidden/>
              </w:rPr>
              <w:tab/>
            </w:r>
            <w:r>
              <w:rPr>
                <w:noProof/>
                <w:webHidden/>
              </w:rPr>
              <w:fldChar w:fldCharType="begin"/>
            </w:r>
            <w:r>
              <w:rPr>
                <w:noProof/>
                <w:webHidden/>
              </w:rPr>
              <w:instrText xml:space="preserve"> PAGEREF _Toc205817663 \h </w:instrText>
            </w:r>
            <w:r>
              <w:rPr>
                <w:noProof/>
                <w:webHidden/>
              </w:rPr>
            </w:r>
            <w:r>
              <w:rPr>
                <w:noProof/>
                <w:webHidden/>
              </w:rPr>
              <w:fldChar w:fldCharType="separate"/>
            </w:r>
            <w:r>
              <w:rPr>
                <w:noProof/>
                <w:webHidden/>
              </w:rPr>
              <w:t>20</w:t>
            </w:r>
            <w:r>
              <w:rPr>
                <w:noProof/>
                <w:webHidden/>
              </w:rPr>
              <w:fldChar w:fldCharType="end"/>
            </w:r>
          </w:hyperlink>
        </w:p>
        <w:p w14:paraId="5ACA362F" w14:textId="6459491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4" w:history="1">
            <w:r w:rsidRPr="00357896">
              <w:rPr>
                <w:rStyle w:val="Hyperlink"/>
                <w:noProof/>
              </w:rPr>
              <w:t>6.4.2</w:t>
            </w:r>
            <w:r>
              <w:rPr>
                <w:rFonts w:asciiTheme="minorHAnsi" w:hAnsiTheme="minorHAnsi" w:cstheme="minorBidi"/>
                <w:noProof/>
                <w:kern w:val="2"/>
                <w:sz w:val="24"/>
                <w:szCs w:val="24"/>
                <w14:ligatures w14:val="standardContextual"/>
              </w:rPr>
              <w:tab/>
            </w:r>
            <w:r w:rsidRPr="00357896">
              <w:rPr>
                <w:rStyle w:val="Hyperlink"/>
                <w:noProof/>
              </w:rPr>
              <w:t>High Availability</w:t>
            </w:r>
            <w:r>
              <w:rPr>
                <w:noProof/>
                <w:webHidden/>
              </w:rPr>
              <w:tab/>
            </w:r>
            <w:r>
              <w:rPr>
                <w:noProof/>
                <w:webHidden/>
              </w:rPr>
              <w:fldChar w:fldCharType="begin"/>
            </w:r>
            <w:r>
              <w:rPr>
                <w:noProof/>
                <w:webHidden/>
              </w:rPr>
              <w:instrText xml:space="preserve"> PAGEREF _Toc205817664 \h </w:instrText>
            </w:r>
            <w:r>
              <w:rPr>
                <w:noProof/>
                <w:webHidden/>
              </w:rPr>
            </w:r>
            <w:r>
              <w:rPr>
                <w:noProof/>
                <w:webHidden/>
              </w:rPr>
              <w:fldChar w:fldCharType="separate"/>
            </w:r>
            <w:r>
              <w:rPr>
                <w:noProof/>
                <w:webHidden/>
              </w:rPr>
              <w:t>20</w:t>
            </w:r>
            <w:r>
              <w:rPr>
                <w:noProof/>
                <w:webHidden/>
              </w:rPr>
              <w:fldChar w:fldCharType="end"/>
            </w:r>
          </w:hyperlink>
        </w:p>
        <w:p w14:paraId="1A8D9A85" w14:textId="3C8B4B55"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5" w:history="1">
            <w:r w:rsidRPr="00357896">
              <w:rPr>
                <w:rStyle w:val="Hyperlink"/>
                <w:noProof/>
              </w:rPr>
              <w:t>6.4.3</w:t>
            </w:r>
            <w:r>
              <w:rPr>
                <w:rFonts w:asciiTheme="minorHAnsi" w:hAnsiTheme="minorHAnsi" w:cstheme="minorBidi"/>
                <w:noProof/>
                <w:kern w:val="2"/>
                <w:sz w:val="24"/>
                <w:szCs w:val="24"/>
                <w14:ligatures w14:val="standardContextual"/>
              </w:rPr>
              <w:tab/>
            </w:r>
            <w:r w:rsidRPr="00357896">
              <w:rPr>
                <w:rStyle w:val="Hyperlink"/>
                <w:noProof/>
              </w:rPr>
              <w:t>Disaster Recovery</w:t>
            </w:r>
            <w:r>
              <w:rPr>
                <w:noProof/>
                <w:webHidden/>
              </w:rPr>
              <w:tab/>
            </w:r>
            <w:r>
              <w:rPr>
                <w:noProof/>
                <w:webHidden/>
              </w:rPr>
              <w:fldChar w:fldCharType="begin"/>
            </w:r>
            <w:r>
              <w:rPr>
                <w:noProof/>
                <w:webHidden/>
              </w:rPr>
              <w:instrText xml:space="preserve"> PAGEREF _Toc205817665 \h </w:instrText>
            </w:r>
            <w:r>
              <w:rPr>
                <w:noProof/>
                <w:webHidden/>
              </w:rPr>
            </w:r>
            <w:r>
              <w:rPr>
                <w:noProof/>
                <w:webHidden/>
              </w:rPr>
              <w:fldChar w:fldCharType="separate"/>
            </w:r>
            <w:r>
              <w:rPr>
                <w:noProof/>
                <w:webHidden/>
              </w:rPr>
              <w:t>20</w:t>
            </w:r>
            <w:r>
              <w:rPr>
                <w:noProof/>
                <w:webHidden/>
              </w:rPr>
              <w:fldChar w:fldCharType="end"/>
            </w:r>
          </w:hyperlink>
        </w:p>
        <w:p w14:paraId="456D93F1" w14:textId="60B11668"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6" w:history="1">
            <w:r w:rsidRPr="00357896">
              <w:rPr>
                <w:rStyle w:val="Hyperlink"/>
                <w:noProof/>
              </w:rPr>
              <w:t>6.5</w:t>
            </w:r>
            <w:r>
              <w:rPr>
                <w:rFonts w:asciiTheme="minorHAnsi" w:hAnsiTheme="minorHAnsi" w:cstheme="minorBidi"/>
                <w:noProof/>
                <w:kern w:val="2"/>
                <w:sz w:val="24"/>
                <w:szCs w:val="24"/>
                <w14:ligatures w14:val="standardContextual"/>
              </w:rPr>
              <w:tab/>
            </w:r>
            <w:r w:rsidRPr="00357896">
              <w:rPr>
                <w:rStyle w:val="Hyperlink"/>
                <w:noProof/>
              </w:rPr>
              <w:t>Observability</w:t>
            </w:r>
            <w:r>
              <w:rPr>
                <w:noProof/>
                <w:webHidden/>
              </w:rPr>
              <w:tab/>
            </w:r>
            <w:r>
              <w:rPr>
                <w:noProof/>
                <w:webHidden/>
              </w:rPr>
              <w:fldChar w:fldCharType="begin"/>
            </w:r>
            <w:r>
              <w:rPr>
                <w:noProof/>
                <w:webHidden/>
              </w:rPr>
              <w:instrText xml:space="preserve"> PAGEREF _Toc205817666 \h </w:instrText>
            </w:r>
            <w:r>
              <w:rPr>
                <w:noProof/>
                <w:webHidden/>
              </w:rPr>
            </w:r>
            <w:r>
              <w:rPr>
                <w:noProof/>
                <w:webHidden/>
              </w:rPr>
              <w:fldChar w:fldCharType="separate"/>
            </w:r>
            <w:r>
              <w:rPr>
                <w:noProof/>
                <w:webHidden/>
              </w:rPr>
              <w:t>20</w:t>
            </w:r>
            <w:r>
              <w:rPr>
                <w:noProof/>
                <w:webHidden/>
              </w:rPr>
              <w:fldChar w:fldCharType="end"/>
            </w:r>
          </w:hyperlink>
        </w:p>
        <w:p w14:paraId="17D16429" w14:textId="23B758F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7" w:history="1">
            <w:r w:rsidRPr="00357896">
              <w:rPr>
                <w:rStyle w:val="Hyperlink"/>
                <w:noProof/>
              </w:rPr>
              <w:t>6.6</w:t>
            </w:r>
            <w:r>
              <w:rPr>
                <w:rFonts w:asciiTheme="minorHAnsi" w:hAnsiTheme="minorHAnsi" w:cstheme="minorBidi"/>
                <w:noProof/>
                <w:kern w:val="2"/>
                <w:sz w:val="24"/>
                <w:szCs w:val="24"/>
                <w14:ligatures w14:val="standardContextual"/>
              </w:rPr>
              <w:tab/>
            </w:r>
            <w:r w:rsidRPr="00357896">
              <w:rPr>
                <w:rStyle w:val="Hyperlink"/>
                <w:noProof/>
              </w:rPr>
              <w:t>Authentication and Authorization</w:t>
            </w:r>
            <w:r>
              <w:rPr>
                <w:noProof/>
                <w:webHidden/>
              </w:rPr>
              <w:tab/>
            </w:r>
            <w:r>
              <w:rPr>
                <w:noProof/>
                <w:webHidden/>
              </w:rPr>
              <w:fldChar w:fldCharType="begin"/>
            </w:r>
            <w:r>
              <w:rPr>
                <w:noProof/>
                <w:webHidden/>
              </w:rPr>
              <w:instrText xml:space="preserve"> PAGEREF _Toc205817667 \h </w:instrText>
            </w:r>
            <w:r>
              <w:rPr>
                <w:noProof/>
                <w:webHidden/>
              </w:rPr>
            </w:r>
            <w:r>
              <w:rPr>
                <w:noProof/>
                <w:webHidden/>
              </w:rPr>
              <w:fldChar w:fldCharType="separate"/>
            </w:r>
            <w:r>
              <w:rPr>
                <w:noProof/>
                <w:webHidden/>
              </w:rPr>
              <w:t>20</w:t>
            </w:r>
            <w:r>
              <w:rPr>
                <w:noProof/>
                <w:webHidden/>
              </w:rPr>
              <w:fldChar w:fldCharType="end"/>
            </w:r>
          </w:hyperlink>
        </w:p>
        <w:p w14:paraId="56FC4A0A" w14:textId="68E1BDD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8" w:history="1">
            <w:r w:rsidRPr="00357896">
              <w:rPr>
                <w:rStyle w:val="Hyperlink"/>
                <w:noProof/>
              </w:rPr>
              <w:t>6.7</w:t>
            </w:r>
            <w:r>
              <w:rPr>
                <w:rFonts w:asciiTheme="minorHAnsi" w:hAnsiTheme="minorHAnsi" w:cstheme="minorBidi"/>
                <w:noProof/>
                <w:kern w:val="2"/>
                <w:sz w:val="24"/>
                <w:szCs w:val="24"/>
                <w14:ligatures w14:val="standardContextual"/>
              </w:rPr>
              <w:tab/>
            </w:r>
            <w:r w:rsidRPr="00357896">
              <w:rPr>
                <w:rStyle w:val="Hyperlink"/>
                <w:noProof/>
              </w:rPr>
              <w:t>Security Boundaries</w:t>
            </w:r>
            <w:r>
              <w:rPr>
                <w:noProof/>
                <w:webHidden/>
              </w:rPr>
              <w:tab/>
            </w:r>
            <w:r>
              <w:rPr>
                <w:noProof/>
                <w:webHidden/>
              </w:rPr>
              <w:fldChar w:fldCharType="begin"/>
            </w:r>
            <w:r>
              <w:rPr>
                <w:noProof/>
                <w:webHidden/>
              </w:rPr>
              <w:instrText xml:space="preserve"> PAGEREF _Toc205817668 \h </w:instrText>
            </w:r>
            <w:r>
              <w:rPr>
                <w:noProof/>
                <w:webHidden/>
              </w:rPr>
            </w:r>
            <w:r>
              <w:rPr>
                <w:noProof/>
                <w:webHidden/>
              </w:rPr>
              <w:fldChar w:fldCharType="separate"/>
            </w:r>
            <w:r>
              <w:rPr>
                <w:noProof/>
                <w:webHidden/>
              </w:rPr>
              <w:t>20</w:t>
            </w:r>
            <w:r>
              <w:rPr>
                <w:noProof/>
                <w:webHidden/>
              </w:rPr>
              <w:fldChar w:fldCharType="end"/>
            </w:r>
          </w:hyperlink>
        </w:p>
        <w:p w14:paraId="27B156F9" w14:textId="36FC4E5E"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9" w:history="1">
            <w:r w:rsidRPr="00357896">
              <w:rPr>
                <w:rStyle w:val="Hyperlink"/>
                <w:noProof/>
              </w:rPr>
              <w:t>6.7.1</w:t>
            </w:r>
            <w:r>
              <w:rPr>
                <w:rFonts w:asciiTheme="minorHAnsi" w:hAnsiTheme="minorHAnsi" w:cstheme="minorBidi"/>
                <w:noProof/>
                <w:kern w:val="2"/>
                <w:sz w:val="24"/>
                <w:szCs w:val="24"/>
                <w14:ligatures w14:val="standardContextual"/>
              </w:rPr>
              <w:tab/>
            </w:r>
            <w:r w:rsidRPr="00357896">
              <w:rPr>
                <w:rStyle w:val="Hyperlink"/>
                <w:noProof/>
              </w:rPr>
              <w:t>Security Boundaries Diagram</w:t>
            </w:r>
            <w:r>
              <w:rPr>
                <w:noProof/>
                <w:webHidden/>
              </w:rPr>
              <w:tab/>
            </w:r>
            <w:r>
              <w:rPr>
                <w:noProof/>
                <w:webHidden/>
              </w:rPr>
              <w:fldChar w:fldCharType="begin"/>
            </w:r>
            <w:r>
              <w:rPr>
                <w:noProof/>
                <w:webHidden/>
              </w:rPr>
              <w:instrText xml:space="preserve"> PAGEREF _Toc205817669 \h </w:instrText>
            </w:r>
            <w:r>
              <w:rPr>
                <w:noProof/>
                <w:webHidden/>
              </w:rPr>
            </w:r>
            <w:r>
              <w:rPr>
                <w:noProof/>
                <w:webHidden/>
              </w:rPr>
              <w:fldChar w:fldCharType="separate"/>
            </w:r>
            <w:r>
              <w:rPr>
                <w:noProof/>
                <w:webHidden/>
              </w:rPr>
              <w:t>20</w:t>
            </w:r>
            <w:r>
              <w:rPr>
                <w:noProof/>
                <w:webHidden/>
              </w:rPr>
              <w:fldChar w:fldCharType="end"/>
            </w:r>
          </w:hyperlink>
        </w:p>
        <w:p w14:paraId="5962532A" w14:textId="722DB94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0" w:history="1">
            <w:r w:rsidRPr="00357896">
              <w:rPr>
                <w:rStyle w:val="Hyperlink"/>
                <w:noProof/>
              </w:rPr>
              <w:t>6.7.2</w:t>
            </w:r>
            <w:r>
              <w:rPr>
                <w:rFonts w:asciiTheme="minorHAnsi" w:hAnsiTheme="minorHAnsi" w:cstheme="minorBidi"/>
                <w:noProof/>
                <w:kern w:val="2"/>
                <w:sz w:val="24"/>
                <w:szCs w:val="24"/>
                <w14:ligatures w14:val="standardContextual"/>
              </w:rPr>
              <w:tab/>
            </w:r>
            <w:r w:rsidRPr="00357896">
              <w:rPr>
                <w:rStyle w:val="Hyperlink"/>
                <w:noProof/>
              </w:rPr>
              <w:t>Security Boundaries Table</w:t>
            </w:r>
            <w:r>
              <w:rPr>
                <w:noProof/>
                <w:webHidden/>
              </w:rPr>
              <w:tab/>
            </w:r>
            <w:r>
              <w:rPr>
                <w:noProof/>
                <w:webHidden/>
              </w:rPr>
              <w:fldChar w:fldCharType="begin"/>
            </w:r>
            <w:r>
              <w:rPr>
                <w:noProof/>
                <w:webHidden/>
              </w:rPr>
              <w:instrText xml:space="preserve"> PAGEREF _Toc205817670 \h </w:instrText>
            </w:r>
            <w:r>
              <w:rPr>
                <w:noProof/>
                <w:webHidden/>
              </w:rPr>
            </w:r>
            <w:r>
              <w:rPr>
                <w:noProof/>
                <w:webHidden/>
              </w:rPr>
              <w:fldChar w:fldCharType="separate"/>
            </w:r>
            <w:r>
              <w:rPr>
                <w:noProof/>
                <w:webHidden/>
              </w:rPr>
              <w:t>21</w:t>
            </w:r>
            <w:r>
              <w:rPr>
                <w:noProof/>
                <w:webHidden/>
              </w:rPr>
              <w:fldChar w:fldCharType="end"/>
            </w:r>
          </w:hyperlink>
        </w:p>
        <w:p w14:paraId="2C1D61C1" w14:textId="42FDE9B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1" w:history="1">
            <w:r w:rsidRPr="00357896">
              <w:rPr>
                <w:rStyle w:val="Hyperlink"/>
                <w:noProof/>
              </w:rPr>
              <w:t>6.7.3</w:t>
            </w:r>
            <w:r>
              <w:rPr>
                <w:rFonts w:asciiTheme="minorHAnsi" w:hAnsiTheme="minorHAnsi" w:cstheme="minorBidi"/>
                <w:noProof/>
                <w:kern w:val="2"/>
                <w:sz w:val="24"/>
                <w:szCs w:val="24"/>
                <w14:ligatures w14:val="standardContextual"/>
              </w:rPr>
              <w:tab/>
            </w:r>
            <w:r w:rsidRPr="00357896">
              <w:rPr>
                <w:rStyle w:val="Hyperlink"/>
                <w:noProof/>
              </w:rPr>
              <w:t>Security Review Outcomes</w:t>
            </w:r>
            <w:r>
              <w:rPr>
                <w:noProof/>
                <w:webHidden/>
              </w:rPr>
              <w:tab/>
            </w:r>
            <w:r>
              <w:rPr>
                <w:noProof/>
                <w:webHidden/>
              </w:rPr>
              <w:fldChar w:fldCharType="begin"/>
            </w:r>
            <w:r>
              <w:rPr>
                <w:noProof/>
                <w:webHidden/>
              </w:rPr>
              <w:instrText xml:space="preserve"> PAGEREF _Toc205817671 \h </w:instrText>
            </w:r>
            <w:r>
              <w:rPr>
                <w:noProof/>
                <w:webHidden/>
              </w:rPr>
            </w:r>
            <w:r>
              <w:rPr>
                <w:noProof/>
                <w:webHidden/>
              </w:rPr>
              <w:fldChar w:fldCharType="separate"/>
            </w:r>
            <w:r>
              <w:rPr>
                <w:noProof/>
                <w:webHidden/>
              </w:rPr>
              <w:t>21</w:t>
            </w:r>
            <w:r>
              <w:rPr>
                <w:noProof/>
                <w:webHidden/>
              </w:rPr>
              <w:fldChar w:fldCharType="end"/>
            </w:r>
          </w:hyperlink>
        </w:p>
        <w:p w14:paraId="7E3BE760" w14:textId="13AEFDA7"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2" w:history="1">
            <w:r w:rsidRPr="00357896">
              <w:rPr>
                <w:rStyle w:val="Hyperlink"/>
                <w:noProof/>
              </w:rPr>
              <w:t>6.7.4</w:t>
            </w:r>
            <w:r>
              <w:rPr>
                <w:rFonts w:asciiTheme="minorHAnsi" w:hAnsiTheme="minorHAnsi" w:cstheme="minorBidi"/>
                <w:noProof/>
                <w:kern w:val="2"/>
                <w:sz w:val="24"/>
                <w:szCs w:val="24"/>
                <w14:ligatures w14:val="standardContextual"/>
              </w:rPr>
              <w:tab/>
            </w:r>
            <w:r w:rsidRPr="00357896">
              <w:rPr>
                <w:rStyle w:val="Hyperlink"/>
                <w:noProof/>
              </w:rPr>
              <w:t>Threat Model Assessment</w:t>
            </w:r>
            <w:r>
              <w:rPr>
                <w:noProof/>
                <w:webHidden/>
              </w:rPr>
              <w:tab/>
            </w:r>
            <w:r>
              <w:rPr>
                <w:noProof/>
                <w:webHidden/>
              </w:rPr>
              <w:fldChar w:fldCharType="begin"/>
            </w:r>
            <w:r>
              <w:rPr>
                <w:noProof/>
                <w:webHidden/>
              </w:rPr>
              <w:instrText xml:space="preserve"> PAGEREF _Toc205817672 \h </w:instrText>
            </w:r>
            <w:r>
              <w:rPr>
                <w:noProof/>
                <w:webHidden/>
              </w:rPr>
            </w:r>
            <w:r>
              <w:rPr>
                <w:noProof/>
                <w:webHidden/>
              </w:rPr>
              <w:fldChar w:fldCharType="separate"/>
            </w:r>
            <w:r>
              <w:rPr>
                <w:noProof/>
                <w:webHidden/>
              </w:rPr>
              <w:t>21</w:t>
            </w:r>
            <w:r>
              <w:rPr>
                <w:noProof/>
                <w:webHidden/>
              </w:rPr>
              <w:fldChar w:fldCharType="end"/>
            </w:r>
          </w:hyperlink>
        </w:p>
        <w:p w14:paraId="5B284BE7" w14:textId="75322A3A"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73" w:history="1">
            <w:r w:rsidRPr="00357896">
              <w:rPr>
                <w:rStyle w:val="Hyperlink"/>
                <w:noProof/>
              </w:rPr>
              <w:t>7.</w:t>
            </w:r>
            <w:r>
              <w:rPr>
                <w:rFonts w:asciiTheme="minorHAnsi" w:hAnsiTheme="minorHAnsi" w:cstheme="minorBidi"/>
                <w:noProof/>
                <w:kern w:val="2"/>
                <w:sz w:val="24"/>
                <w:szCs w:val="24"/>
                <w14:ligatures w14:val="standardContextual"/>
              </w:rPr>
              <w:tab/>
            </w:r>
            <w:r w:rsidRPr="00357896">
              <w:rPr>
                <w:rStyle w:val="Hyperlink"/>
                <w:noProof/>
              </w:rPr>
              <w:t>Data Solution</w:t>
            </w:r>
            <w:r>
              <w:rPr>
                <w:noProof/>
                <w:webHidden/>
              </w:rPr>
              <w:tab/>
            </w:r>
            <w:r>
              <w:rPr>
                <w:noProof/>
                <w:webHidden/>
              </w:rPr>
              <w:fldChar w:fldCharType="begin"/>
            </w:r>
            <w:r>
              <w:rPr>
                <w:noProof/>
                <w:webHidden/>
              </w:rPr>
              <w:instrText xml:space="preserve"> PAGEREF _Toc205817673 \h </w:instrText>
            </w:r>
            <w:r>
              <w:rPr>
                <w:noProof/>
                <w:webHidden/>
              </w:rPr>
            </w:r>
            <w:r>
              <w:rPr>
                <w:noProof/>
                <w:webHidden/>
              </w:rPr>
              <w:fldChar w:fldCharType="separate"/>
            </w:r>
            <w:r>
              <w:rPr>
                <w:noProof/>
                <w:webHidden/>
              </w:rPr>
              <w:t>22</w:t>
            </w:r>
            <w:r>
              <w:rPr>
                <w:noProof/>
                <w:webHidden/>
              </w:rPr>
              <w:fldChar w:fldCharType="end"/>
            </w:r>
          </w:hyperlink>
        </w:p>
        <w:p w14:paraId="33F4CAD7" w14:textId="1EAB7525"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4" w:history="1">
            <w:r w:rsidRPr="00357896">
              <w:rPr>
                <w:rStyle w:val="Hyperlink"/>
                <w:noProof/>
              </w:rPr>
              <w:t>7.1</w:t>
            </w:r>
            <w:r>
              <w:rPr>
                <w:rFonts w:asciiTheme="minorHAnsi" w:hAnsiTheme="minorHAnsi" w:cstheme="minorBidi"/>
                <w:noProof/>
                <w:kern w:val="2"/>
                <w:sz w:val="24"/>
                <w:szCs w:val="24"/>
                <w14:ligatures w14:val="standardContextual"/>
              </w:rPr>
              <w:tab/>
            </w:r>
            <w:r w:rsidRPr="00357896">
              <w:rPr>
                <w:rStyle w:val="Hyperlink"/>
                <w:noProof/>
              </w:rPr>
              <w:t>Data Classification</w:t>
            </w:r>
            <w:r>
              <w:rPr>
                <w:noProof/>
                <w:webHidden/>
              </w:rPr>
              <w:tab/>
            </w:r>
            <w:r>
              <w:rPr>
                <w:noProof/>
                <w:webHidden/>
              </w:rPr>
              <w:fldChar w:fldCharType="begin"/>
            </w:r>
            <w:r>
              <w:rPr>
                <w:noProof/>
                <w:webHidden/>
              </w:rPr>
              <w:instrText xml:space="preserve"> PAGEREF _Toc205817674 \h </w:instrText>
            </w:r>
            <w:r>
              <w:rPr>
                <w:noProof/>
                <w:webHidden/>
              </w:rPr>
            </w:r>
            <w:r>
              <w:rPr>
                <w:noProof/>
                <w:webHidden/>
              </w:rPr>
              <w:fldChar w:fldCharType="separate"/>
            </w:r>
            <w:r>
              <w:rPr>
                <w:noProof/>
                <w:webHidden/>
              </w:rPr>
              <w:t>22</w:t>
            </w:r>
            <w:r>
              <w:rPr>
                <w:noProof/>
                <w:webHidden/>
              </w:rPr>
              <w:fldChar w:fldCharType="end"/>
            </w:r>
          </w:hyperlink>
        </w:p>
        <w:p w14:paraId="51165F7D" w14:textId="0D42608E"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5" w:history="1">
            <w:r w:rsidRPr="00357896">
              <w:rPr>
                <w:rStyle w:val="Hyperlink"/>
                <w:noProof/>
              </w:rPr>
              <w:t>7.2</w:t>
            </w:r>
            <w:r>
              <w:rPr>
                <w:rFonts w:asciiTheme="minorHAnsi" w:hAnsiTheme="minorHAnsi" w:cstheme="minorBidi"/>
                <w:noProof/>
                <w:kern w:val="2"/>
                <w:sz w:val="24"/>
                <w:szCs w:val="24"/>
                <w14:ligatures w14:val="standardContextual"/>
              </w:rPr>
              <w:tab/>
            </w:r>
            <w:r w:rsidRPr="00357896">
              <w:rPr>
                <w:rStyle w:val="Hyperlink"/>
                <w:noProof/>
              </w:rPr>
              <w:t>Privacy Impact Assessment (PIA)</w:t>
            </w:r>
            <w:r>
              <w:rPr>
                <w:noProof/>
                <w:webHidden/>
              </w:rPr>
              <w:tab/>
            </w:r>
            <w:r>
              <w:rPr>
                <w:noProof/>
                <w:webHidden/>
              </w:rPr>
              <w:fldChar w:fldCharType="begin"/>
            </w:r>
            <w:r>
              <w:rPr>
                <w:noProof/>
                <w:webHidden/>
              </w:rPr>
              <w:instrText xml:space="preserve"> PAGEREF _Toc205817675 \h </w:instrText>
            </w:r>
            <w:r>
              <w:rPr>
                <w:noProof/>
                <w:webHidden/>
              </w:rPr>
            </w:r>
            <w:r>
              <w:rPr>
                <w:noProof/>
                <w:webHidden/>
              </w:rPr>
              <w:fldChar w:fldCharType="separate"/>
            </w:r>
            <w:r>
              <w:rPr>
                <w:noProof/>
                <w:webHidden/>
              </w:rPr>
              <w:t>22</w:t>
            </w:r>
            <w:r>
              <w:rPr>
                <w:noProof/>
                <w:webHidden/>
              </w:rPr>
              <w:fldChar w:fldCharType="end"/>
            </w:r>
          </w:hyperlink>
        </w:p>
        <w:p w14:paraId="625A1FE4" w14:textId="19A2E92F"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6" w:history="1">
            <w:r w:rsidRPr="00357896">
              <w:rPr>
                <w:rStyle w:val="Hyperlink"/>
                <w:noProof/>
              </w:rPr>
              <w:t>7.3</w:t>
            </w:r>
            <w:r>
              <w:rPr>
                <w:rFonts w:asciiTheme="minorHAnsi" w:hAnsiTheme="minorHAnsi" w:cstheme="minorBidi"/>
                <w:noProof/>
                <w:kern w:val="2"/>
                <w:sz w:val="24"/>
                <w:szCs w:val="24"/>
                <w14:ligatures w14:val="standardContextual"/>
              </w:rPr>
              <w:tab/>
            </w:r>
            <w:r w:rsidRPr="00357896">
              <w:rPr>
                <w:rStyle w:val="Hyperlink"/>
                <w:noProof/>
              </w:rPr>
              <w:t>Data Encryption</w:t>
            </w:r>
            <w:r>
              <w:rPr>
                <w:noProof/>
                <w:webHidden/>
              </w:rPr>
              <w:tab/>
            </w:r>
            <w:r>
              <w:rPr>
                <w:noProof/>
                <w:webHidden/>
              </w:rPr>
              <w:fldChar w:fldCharType="begin"/>
            </w:r>
            <w:r>
              <w:rPr>
                <w:noProof/>
                <w:webHidden/>
              </w:rPr>
              <w:instrText xml:space="preserve"> PAGEREF _Toc205817676 \h </w:instrText>
            </w:r>
            <w:r>
              <w:rPr>
                <w:noProof/>
                <w:webHidden/>
              </w:rPr>
            </w:r>
            <w:r>
              <w:rPr>
                <w:noProof/>
                <w:webHidden/>
              </w:rPr>
              <w:fldChar w:fldCharType="separate"/>
            </w:r>
            <w:r>
              <w:rPr>
                <w:noProof/>
                <w:webHidden/>
              </w:rPr>
              <w:t>22</w:t>
            </w:r>
            <w:r>
              <w:rPr>
                <w:noProof/>
                <w:webHidden/>
              </w:rPr>
              <w:fldChar w:fldCharType="end"/>
            </w:r>
          </w:hyperlink>
        </w:p>
        <w:p w14:paraId="368653BB" w14:textId="12D2E235"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7" w:history="1">
            <w:r w:rsidRPr="00357896">
              <w:rPr>
                <w:rStyle w:val="Hyperlink"/>
                <w:noProof/>
              </w:rPr>
              <w:t>7.4</w:t>
            </w:r>
            <w:r>
              <w:rPr>
                <w:rFonts w:asciiTheme="minorHAnsi" w:hAnsiTheme="minorHAnsi" w:cstheme="minorBidi"/>
                <w:noProof/>
                <w:kern w:val="2"/>
                <w:sz w:val="24"/>
                <w:szCs w:val="24"/>
                <w14:ligatures w14:val="standardContextual"/>
              </w:rPr>
              <w:tab/>
            </w:r>
            <w:r w:rsidRPr="00357896">
              <w:rPr>
                <w:rStyle w:val="Hyperlink"/>
                <w:noProof/>
              </w:rPr>
              <w:t>Data Retention</w:t>
            </w:r>
            <w:r>
              <w:rPr>
                <w:noProof/>
                <w:webHidden/>
              </w:rPr>
              <w:tab/>
            </w:r>
            <w:r>
              <w:rPr>
                <w:noProof/>
                <w:webHidden/>
              </w:rPr>
              <w:fldChar w:fldCharType="begin"/>
            </w:r>
            <w:r>
              <w:rPr>
                <w:noProof/>
                <w:webHidden/>
              </w:rPr>
              <w:instrText xml:space="preserve"> PAGEREF _Toc205817677 \h </w:instrText>
            </w:r>
            <w:r>
              <w:rPr>
                <w:noProof/>
                <w:webHidden/>
              </w:rPr>
            </w:r>
            <w:r>
              <w:rPr>
                <w:noProof/>
                <w:webHidden/>
              </w:rPr>
              <w:fldChar w:fldCharType="separate"/>
            </w:r>
            <w:r>
              <w:rPr>
                <w:noProof/>
                <w:webHidden/>
              </w:rPr>
              <w:t>22</w:t>
            </w:r>
            <w:r>
              <w:rPr>
                <w:noProof/>
                <w:webHidden/>
              </w:rPr>
              <w:fldChar w:fldCharType="end"/>
            </w:r>
          </w:hyperlink>
        </w:p>
        <w:p w14:paraId="5A4707F8" w14:textId="610B64C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8" w:history="1">
            <w:r w:rsidRPr="00357896">
              <w:rPr>
                <w:rStyle w:val="Hyperlink"/>
                <w:noProof/>
              </w:rPr>
              <w:t>7.5</w:t>
            </w:r>
            <w:r>
              <w:rPr>
                <w:rFonts w:asciiTheme="minorHAnsi" w:hAnsiTheme="minorHAnsi" w:cstheme="minorBidi"/>
                <w:noProof/>
                <w:kern w:val="2"/>
                <w:sz w:val="24"/>
                <w:szCs w:val="24"/>
                <w14:ligatures w14:val="standardContextual"/>
              </w:rPr>
              <w:tab/>
            </w:r>
            <w:r w:rsidRPr="00357896">
              <w:rPr>
                <w:rStyle w:val="Hyperlink"/>
                <w:noProof/>
              </w:rPr>
              <w:t>Data Residency</w:t>
            </w:r>
            <w:r>
              <w:rPr>
                <w:noProof/>
                <w:webHidden/>
              </w:rPr>
              <w:tab/>
            </w:r>
            <w:r>
              <w:rPr>
                <w:noProof/>
                <w:webHidden/>
              </w:rPr>
              <w:fldChar w:fldCharType="begin"/>
            </w:r>
            <w:r>
              <w:rPr>
                <w:noProof/>
                <w:webHidden/>
              </w:rPr>
              <w:instrText xml:space="preserve"> PAGEREF _Toc205817678 \h </w:instrText>
            </w:r>
            <w:r>
              <w:rPr>
                <w:noProof/>
                <w:webHidden/>
              </w:rPr>
            </w:r>
            <w:r>
              <w:rPr>
                <w:noProof/>
                <w:webHidden/>
              </w:rPr>
              <w:fldChar w:fldCharType="separate"/>
            </w:r>
            <w:r>
              <w:rPr>
                <w:noProof/>
                <w:webHidden/>
              </w:rPr>
              <w:t>22</w:t>
            </w:r>
            <w:r>
              <w:rPr>
                <w:noProof/>
                <w:webHidden/>
              </w:rPr>
              <w:fldChar w:fldCharType="end"/>
            </w:r>
          </w:hyperlink>
        </w:p>
        <w:p w14:paraId="7209A988" w14:textId="296FCCF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9" w:history="1">
            <w:r w:rsidRPr="00357896">
              <w:rPr>
                <w:rStyle w:val="Hyperlink"/>
                <w:noProof/>
              </w:rPr>
              <w:t>7.6</w:t>
            </w:r>
            <w:r>
              <w:rPr>
                <w:rFonts w:asciiTheme="minorHAnsi" w:hAnsiTheme="minorHAnsi" w:cstheme="minorBidi"/>
                <w:noProof/>
                <w:kern w:val="2"/>
                <w:sz w:val="24"/>
                <w:szCs w:val="24"/>
                <w14:ligatures w14:val="standardContextual"/>
              </w:rPr>
              <w:tab/>
            </w:r>
            <w:r w:rsidRPr="00357896">
              <w:rPr>
                <w:rStyle w:val="Hyperlink"/>
                <w:noProof/>
              </w:rPr>
              <w:t>GenAI</w:t>
            </w:r>
            <w:r>
              <w:rPr>
                <w:noProof/>
                <w:webHidden/>
              </w:rPr>
              <w:tab/>
            </w:r>
            <w:r>
              <w:rPr>
                <w:noProof/>
                <w:webHidden/>
              </w:rPr>
              <w:fldChar w:fldCharType="begin"/>
            </w:r>
            <w:r>
              <w:rPr>
                <w:noProof/>
                <w:webHidden/>
              </w:rPr>
              <w:instrText xml:space="preserve"> PAGEREF _Toc205817679 \h </w:instrText>
            </w:r>
            <w:r>
              <w:rPr>
                <w:noProof/>
                <w:webHidden/>
              </w:rPr>
            </w:r>
            <w:r>
              <w:rPr>
                <w:noProof/>
                <w:webHidden/>
              </w:rPr>
              <w:fldChar w:fldCharType="separate"/>
            </w:r>
            <w:r>
              <w:rPr>
                <w:noProof/>
                <w:webHidden/>
              </w:rPr>
              <w:t>22</w:t>
            </w:r>
            <w:r>
              <w:rPr>
                <w:noProof/>
                <w:webHidden/>
              </w:rPr>
              <w:fldChar w:fldCharType="end"/>
            </w:r>
          </w:hyperlink>
        </w:p>
        <w:p w14:paraId="77B9AA95" w14:textId="76303E1D"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0" w:history="1">
            <w:r w:rsidRPr="00357896">
              <w:rPr>
                <w:rStyle w:val="Hyperlink"/>
                <w:noProof/>
              </w:rPr>
              <w:t>8.</w:t>
            </w:r>
            <w:r>
              <w:rPr>
                <w:rFonts w:asciiTheme="minorHAnsi" w:hAnsiTheme="minorHAnsi" w:cstheme="minorBidi"/>
                <w:noProof/>
                <w:kern w:val="2"/>
                <w:sz w:val="24"/>
                <w:szCs w:val="24"/>
                <w14:ligatures w14:val="standardContextual"/>
              </w:rPr>
              <w:tab/>
            </w:r>
            <w:r w:rsidRPr="00357896">
              <w:rPr>
                <w:rStyle w:val="Hyperlink"/>
                <w:noProof/>
              </w:rPr>
              <w:t>Service Model</w:t>
            </w:r>
            <w:r>
              <w:rPr>
                <w:noProof/>
                <w:webHidden/>
              </w:rPr>
              <w:tab/>
            </w:r>
            <w:r>
              <w:rPr>
                <w:noProof/>
                <w:webHidden/>
              </w:rPr>
              <w:fldChar w:fldCharType="begin"/>
            </w:r>
            <w:r>
              <w:rPr>
                <w:noProof/>
                <w:webHidden/>
              </w:rPr>
              <w:instrText xml:space="preserve"> PAGEREF _Toc205817680 \h </w:instrText>
            </w:r>
            <w:r>
              <w:rPr>
                <w:noProof/>
                <w:webHidden/>
              </w:rPr>
            </w:r>
            <w:r>
              <w:rPr>
                <w:noProof/>
                <w:webHidden/>
              </w:rPr>
              <w:fldChar w:fldCharType="separate"/>
            </w:r>
            <w:r>
              <w:rPr>
                <w:noProof/>
                <w:webHidden/>
              </w:rPr>
              <w:t>24</w:t>
            </w:r>
            <w:r>
              <w:rPr>
                <w:noProof/>
                <w:webHidden/>
              </w:rPr>
              <w:fldChar w:fldCharType="end"/>
            </w:r>
          </w:hyperlink>
        </w:p>
        <w:p w14:paraId="28D210CA" w14:textId="72A6FD70"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1" w:history="1">
            <w:r w:rsidRPr="00357896">
              <w:rPr>
                <w:rStyle w:val="Hyperlink"/>
                <w:noProof/>
              </w:rPr>
              <w:t>8.1</w:t>
            </w:r>
            <w:r>
              <w:rPr>
                <w:rFonts w:asciiTheme="minorHAnsi" w:hAnsiTheme="minorHAnsi" w:cstheme="minorBidi"/>
                <w:noProof/>
                <w:kern w:val="2"/>
                <w:sz w:val="24"/>
                <w:szCs w:val="24"/>
                <w14:ligatures w14:val="standardContextual"/>
              </w:rPr>
              <w:tab/>
            </w:r>
            <w:r w:rsidRPr="00357896">
              <w:rPr>
                <w:rStyle w:val="Hyperlink"/>
                <w:noProof/>
              </w:rPr>
              <w:t>Shared Responsibilities</w:t>
            </w:r>
            <w:r>
              <w:rPr>
                <w:noProof/>
                <w:webHidden/>
              </w:rPr>
              <w:tab/>
            </w:r>
            <w:r>
              <w:rPr>
                <w:noProof/>
                <w:webHidden/>
              </w:rPr>
              <w:fldChar w:fldCharType="begin"/>
            </w:r>
            <w:r>
              <w:rPr>
                <w:noProof/>
                <w:webHidden/>
              </w:rPr>
              <w:instrText xml:space="preserve"> PAGEREF _Toc205817681 \h </w:instrText>
            </w:r>
            <w:r>
              <w:rPr>
                <w:noProof/>
                <w:webHidden/>
              </w:rPr>
            </w:r>
            <w:r>
              <w:rPr>
                <w:noProof/>
                <w:webHidden/>
              </w:rPr>
              <w:fldChar w:fldCharType="separate"/>
            </w:r>
            <w:r>
              <w:rPr>
                <w:noProof/>
                <w:webHidden/>
              </w:rPr>
              <w:t>24</w:t>
            </w:r>
            <w:r>
              <w:rPr>
                <w:noProof/>
                <w:webHidden/>
              </w:rPr>
              <w:fldChar w:fldCharType="end"/>
            </w:r>
          </w:hyperlink>
        </w:p>
        <w:p w14:paraId="1DDAD633" w14:textId="25B7A24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2" w:history="1">
            <w:r w:rsidRPr="00357896">
              <w:rPr>
                <w:rStyle w:val="Hyperlink"/>
                <w:noProof/>
              </w:rPr>
              <w:t>8.2</w:t>
            </w:r>
            <w:r>
              <w:rPr>
                <w:rFonts w:asciiTheme="minorHAnsi" w:hAnsiTheme="minorHAnsi" w:cstheme="minorBidi"/>
                <w:noProof/>
                <w:kern w:val="2"/>
                <w:sz w:val="24"/>
                <w:szCs w:val="24"/>
                <w14:ligatures w14:val="standardContextual"/>
              </w:rPr>
              <w:tab/>
            </w:r>
            <w:r w:rsidRPr="00357896">
              <w:rPr>
                <w:rStyle w:val="Hyperlink"/>
                <w:noProof/>
              </w:rPr>
              <w:t>RACI Chart</w:t>
            </w:r>
            <w:r>
              <w:rPr>
                <w:noProof/>
                <w:webHidden/>
              </w:rPr>
              <w:tab/>
            </w:r>
            <w:r>
              <w:rPr>
                <w:noProof/>
                <w:webHidden/>
              </w:rPr>
              <w:fldChar w:fldCharType="begin"/>
            </w:r>
            <w:r>
              <w:rPr>
                <w:noProof/>
                <w:webHidden/>
              </w:rPr>
              <w:instrText xml:space="preserve"> PAGEREF _Toc205817682 \h </w:instrText>
            </w:r>
            <w:r>
              <w:rPr>
                <w:noProof/>
                <w:webHidden/>
              </w:rPr>
            </w:r>
            <w:r>
              <w:rPr>
                <w:noProof/>
                <w:webHidden/>
              </w:rPr>
              <w:fldChar w:fldCharType="separate"/>
            </w:r>
            <w:r>
              <w:rPr>
                <w:noProof/>
                <w:webHidden/>
              </w:rPr>
              <w:t>24</w:t>
            </w:r>
            <w:r>
              <w:rPr>
                <w:noProof/>
                <w:webHidden/>
              </w:rPr>
              <w:fldChar w:fldCharType="end"/>
            </w:r>
          </w:hyperlink>
        </w:p>
        <w:p w14:paraId="6F581A92" w14:textId="285643C3"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3" w:history="1">
            <w:r w:rsidRPr="00357896">
              <w:rPr>
                <w:rStyle w:val="Hyperlink"/>
                <w:noProof/>
              </w:rPr>
              <w:t>9.</w:t>
            </w:r>
            <w:r>
              <w:rPr>
                <w:rFonts w:asciiTheme="minorHAnsi" w:hAnsiTheme="minorHAnsi" w:cstheme="minorBidi"/>
                <w:noProof/>
                <w:kern w:val="2"/>
                <w:sz w:val="24"/>
                <w:szCs w:val="24"/>
                <w14:ligatures w14:val="standardContextual"/>
              </w:rPr>
              <w:tab/>
            </w:r>
            <w:r w:rsidRPr="00357896">
              <w:rPr>
                <w:rStyle w:val="Hyperlink"/>
                <w:noProof/>
              </w:rPr>
              <w:t>Implementation Approach</w:t>
            </w:r>
            <w:r>
              <w:rPr>
                <w:noProof/>
                <w:webHidden/>
              </w:rPr>
              <w:tab/>
            </w:r>
            <w:r>
              <w:rPr>
                <w:noProof/>
                <w:webHidden/>
              </w:rPr>
              <w:fldChar w:fldCharType="begin"/>
            </w:r>
            <w:r>
              <w:rPr>
                <w:noProof/>
                <w:webHidden/>
              </w:rPr>
              <w:instrText xml:space="preserve"> PAGEREF _Toc205817683 \h </w:instrText>
            </w:r>
            <w:r>
              <w:rPr>
                <w:noProof/>
                <w:webHidden/>
              </w:rPr>
            </w:r>
            <w:r>
              <w:rPr>
                <w:noProof/>
                <w:webHidden/>
              </w:rPr>
              <w:fldChar w:fldCharType="separate"/>
            </w:r>
            <w:r>
              <w:rPr>
                <w:noProof/>
                <w:webHidden/>
              </w:rPr>
              <w:t>26</w:t>
            </w:r>
            <w:r>
              <w:rPr>
                <w:noProof/>
                <w:webHidden/>
              </w:rPr>
              <w:fldChar w:fldCharType="end"/>
            </w:r>
          </w:hyperlink>
        </w:p>
        <w:p w14:paraId="22004E26" w14:textId="4747209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4" w:history="1">
            <w:r w:rsidRPr="00357896">
              <w:rPr>
                <w:rStyle w:val="Hyperlink"/>
                <w:noProof/>
              </w:rPr>
              <w:t>9.1</w:t>
            </w:r>
            <w:r>
              <w:rPr>
                <w:rFonts w:asciiTheme="minorHAnsi" w:hAnsiTheme="minorHAnsi" w:cstheme="minorBidi"/>
                <w:noProof/>
                <w:kern w:val="2"/>
                <w:sz w:val="24"/>
                <w:szCs w:val="24"/>
                <w14:ligatures w14:val="standardContextual"/>
              </w:rPr>
              <w:tab/>
            </w:r>
            <w:r w:rsidRPr="00357896">
              <w:rPr>
                <w:rStyle w:val="Hyperlink"/>
                <w:noProof/>
              </w:rPr>
              <w:t>Proposed level of coordination</w:t>
            </w:r>
            <w:r>
              <w:rPr>
                <w:noProof/>
                <w:webHidden/>
              </w:rPr>
              <w:tab/>
            </w:r>
            <w:r>
              <w:rPr>
                <w:noProof/>
                <w:webHidden/>
              </w:rPr>
              <w:fldChar w:fldCharType="begin"/>
            </w:r>
            <w:r>
              <w:rPr>
                <w:noProof/>
                <w:webHidden/>
              </w:rPr>
              <w:instrText xml:space="preserve"> PAGEREF _Toc205817684 \h </w:instrText>
            </w:r>
            <w:r>
              <w:rPr>
                <w:noProof/>
                <w:webHidden/>
              </w:rPr>
            </w:r>
            <w:r>
              <w:rPr>
                <w:noProof/>
                <w:webHidden/>
              </w:rPr>
              <w:fldChar w:fldCharType="separate"/>
            </w:r>
            <w:r>
              <w:rPr>
                <w:noProof/>
                <w:webHidden/>
              </w:rPr>
              <w:t>26</w:t>
            </w:r>
            <w:r>
              <w:rPr>
                <w:noProof/>
                <w:webHidden/>
              </w:rPr>
              <w:fldChar w:fldCharType="end"/>
            </w:r>
          </w:hyperlink>
        </w:p>
        <w:p w14:paraId="00C2CC12" w14:textId="3F909BDE"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5" w:history="1">
            <w:r w:rsidRPr="00357896">
              <w:rPr>
                <w:rStyle w:val="Hyperlink"/>
                <w:noProof/>
              </w:rPr>
              <w:t>9.2</w:t>
            </w:r>
            <w:r>
              <w:rPr>
                <w:rFonts w:asciiTheme="minorHAnsi" w:hAnsiTheme="minorHAnsi" w:cstheme="minorBidi"/>
                <w:noProof/>
                <w:kern w:val="2"/>
                <w:sz w:val="24"/>
                <w:szCs w:val="24"/>
                <w14:ligatures w14:val="standardContextual"/>
              </w:rPr>
              <w:tab/>
            </w:r>
            <w:r w:rsidRPr="00357896">
              <w:rPr>
                <w:rStyle w:val="Hyperlink"/>
                <w:noProof/>
              </w:rPr>
              <w:t>Dependencies</w:t>
            </w:r>
            <w:r>
              <w:rPr>
                <w:noProof/>
                <w:webHidden/>
              </w:rPr>
              <w:tab/>
            </w:r>
            <w:r>
              <w:rPr>
                <w:noProof/>
                <w:webHidden/>
              </w:rPr>
              <w:fldChar w:fldCharType="begin"/>
            </w:r>
            <w:r>
              <w:rPr>
                <w:noProof/>
                <w:webHidden/>
              </w:rPr>
              <w:instrText xml:space="preserve"> PAGEREF _Toc205817685 \h </w:instrText>
            </w:r>
            <w:r>
              <w:rPr>
                <w:noProof/>
                <w:webHidden/>
              </w:rPr>
            </w:r>
            <w:r>
              <w:rPr>
                <w:noProof/>
                <w:webHidden/>
              </w:rPr>
              <w:fldChar w:fldCharType="separate"/>
            </w:r>
            <w:r>
              <w:rPr>
                <w:noProof/>
                <w:webHidden/>
              </w:rPr>
              <w:t>26</w:t>
            </w:r>
            <w:r>
              <w:rPr>
                <w:noProof/>
                <w:webHidden/>
              </w:rPr>
              <w:fldChar w:fldCharType="end"/>
            </w:r>
          </w:hyperlink>
        </w:p>
        <w:p w14:paraId="4C1B6DDC" w14:textId="3E096696"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6" w:history="1">
            <w:r w:rsidRPr="00357896">
              <w:rPr>
                <w:rStyle w:val="Hyperlink"/>
                <w:noProof/>
              </w:rPr>
              <w:t>10.</w:t>
            </w:r>
            <w:r>
              <w:rPr>
                <w:rFonts w:asciiTheme="minorHAnsi" w:hAnsiTheme="minorHAnsi" w:cstheme="minorBidi"/>
                <w:noProof/>
                <w:kern w:val="2"/>
                <w:sz w:val="24"/>
                <w:szCs w:val="24"/>
                <w14:ligatures w14:val="standardContextual"/>
              </w:rPr>
              <w:tab/>
            </w:r>
            <w:r w:rsidRPr="00357896">
              <w:rPr>
                <w:rStyle w:val="Hyperlink"/>
                <w:noProof/>
              </w:rPr>
              <w:t>Waivers and/or Exceptions</w:t>
            </w:r>
            <w:r>
              <w:rPr>
                <w:noProof/>
                <w:webHidden/>
              </w:rPr>
              <w:tab/>
            </w:r>
            <w:r>
              <w:rPr>
                <w:noProof/>
                <w:webHidden/>
              </w:rPr>
              <w:fldChar w:fldCharType="begin"/>
            </w:r>
            <w:r>
              <w:rPr>
                <w:noProof/>
                <w:webHidden/>
              </w:rPr>
              <w:instrText xml:space="preserve"> PAGEREF _Toc205817686 \h </w:instrText>
            </w:r>
            <w:r>
              <w:rPr>
                <w:noProof/>
                <w:webHidden/>
              </w:rPr>
            </w:r>
            <w:r>
              <w:rPr>
                <w:noProof/>
                <w:webHidden/>
              </w:rPr>
              <w:fldChar w:fldCharType="separate"/>
            </w:r>
            <w:r>
              <w:rPr>
                <w:noProof/>
                <w:webHidden/>
              </w:rPr>
              <w:t>28</w:t>
            </w:r>
            <w:r>
              <w:rPr>
                <w:noProof/>
                <w:webHidden/>
              </w:rPr>
              <w:fldChar w:fldCharType="end"/>
            </w:r>
          </w:hyperlink>
        </w:p>
        <w:p w14:paraId="535267EA" w14:textId="6A319D60"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7" w:history="1">
            <w:r w:rsidRPr="00357896">
              <w:rPr>
                <w:rStyle w:val="Hyperlink"/>
                <w:noProof/>
              </w:rPr>
              <w:t>10.1</w:t>
            </w:r>
            <w:r>
              <w:rPr>
                <w:rFonts w:asciiTheme="minorHAnsi" w:hAnsiTheme="minorHAnsi" w:cstheme="minorBidi"/>
                <w:noProof/>
                <w:kern w:val="2"/>
                <w:sz w:val="24"/>
                <w:szCs w:val="24"/>
                <w14:ligatures w14:val="standardContextual"/>
              </w:rPr>
              <w:tab/>
            </w:r>
            <w:r w:rsidRPr="00357896">
              <w:rPr>
                <w:rStyle w:val="Hyperlink"/>
                <w:noProof/>
              </w:rPr>
              <w:t>Risk Acceptances</w:t>
            </w:r>
            <w:r>
              <w:rPr>
                <w:noProof/>
                <w:webHidden/>
              </w:rPr>
              <w:tab/>
            </w:r>
            <w:r>
              <w:rPr>
                <w:noProof/>
                <w:webHidden/>
              </w:rPr>
              <w:fldChar w:fldCharType="begin"/>
            </w:r>
            <w:r>
              <w:rPr>
                <w:noProof/>
                <w:webHidden/>
              </w:rPr>
              <w:instrText xml:space="preserve"> PAGEREF _Toc205817687 \h </w:instrText>
            </w:r>
            <w:r>
              <w:rPr>
                <w:noProof/>
                <w:webHidden/>
              </w:rPr>
            </w:r>
            <w:r>
              <w:rPr>
                <w:noProof/>
                <w:webHidden/>
              </w:rPr>
              <w:fldChar w:fldCharType="separate"/>
            </w:r>
            <w:r>
              <w:rPr>
                <w:noProof/>
                <w:webHidden/>
              </w:rPr>
              <w:t>28</w:t>
            </w:r>
            <w:r>
              <w:rPr>
                <w:noProof/>
                <w:webHidden/>
              </w:rPr>
              <w:fldChar w:fldCharType="end"/>
            </w:r>
          </w:hyperlink>
        </w:p>
        <w:p w14:paraId="1B695CE5" w14:textId="6751692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8" w:history="1">
            <w:r w:rsidRPr="00357896">
              <w:rPr>
                <w:rStyle w:val="Hyperlink"/>
                <w:noProof/>
              </w:rPr>
              <w:t>10.2</w:t>
            </w:r>
            <w:r>
              <w:rPr>
                <w:rFonts w:asciiTheme="minorHAnsi" w:hAnsiTheme="minorHAnsi" w:cstheme="minorBidi"/>
                <w:noProof/>
                <w:kern w:val="2"/>
                <w:sz w:val="24"/>
                <w:szCs w:val="24"/>
                <w14:ligatures w14:val="standardContextual"/>
              </w:rPr>
              <w:tab/>
            </w:r>
            <w:r w:rsidRPr="00357896">
              <w:rPr>
                <w:rStyle w:val="Hyperlink"/>
                <w:noProof/>
              </w:rPr>
              <w:t>Risk Remediations</w:t>
            </w:r>
            <w:r>
              <w:rPr>
                <w:noProof/>
                <w:webHidden/>
              </w:rPr>
              <w:tab/>
            </w:r>
            <w:r>
              <w:rPr>
                <w:noProof/>
                <w:webHidden/>
              </w:rPr>
              <w:fldChar w:fldCharType="begin"/>
            </w:r>
            <w:r>
              <w:rPr>
                <w:noProof/>
                <w:webHidden/>
              </w:rPr>
              <w:instrText xml:space="preserve"> PAGEREF _Toc205817688 \h </w:instrText>
            </w:r>
            <w:r>
              <w:rPr>
                <w:noProof/>
                <w:webHidden/>
              </w:rPr>
            </w:r>
            <w:r>
              <w:rPr>
                <w:noProof/>
                <w:webHidden/>
              </w:rPr>
              <w:fldChar w:fldCharType="separate"/>
            </w:r>
            <w:r>
              <w:rPr>
                <w:noProof/>
                <w:webHidden/>
              </w:rPr>
              <w:t>28</w:t>
            </w:r>
            <w:r>
              <w:rPr>
                <w:noProof/>
                <w:webHidden/>
              </w:rPr>
              <w:fldChar w:fldCharType="end"/>
            </w:r>
          </w:hyperlink>
        </w:p>
        <w:p w14:paraId="341D6B59" w14:textId="1260911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9" w:history="1">
            <w:r w:rsidRPr="00357896">
              <w:rPr>
                <w:rStyle w:val="Hyperlink"/>
                <w:noProof/>
              </w:rPr>
              <w:t>10.3</w:t>
            </w:r>
            <w:r>
              <w:rPr>
                <w:rFonts w:asciiTheme="minorHAnsi" w:hAnsiTheme="minorHAnsi" w:cstheme="minorBidi"/>
                <w:noProof/>
                <w:kern w:val="2"/>
                <w:sz w:val="24"/>
                <w:szCs w:val="24"/>
                <w14:ligatures w14:val="standardContextual"/>
              </w:rPr>
              <w:tab/>
            </w:r>
            <w:r w:rsidRPr="00357896">
              <w:rPr>
                <w:rStyle w:val="Hyperlink"/>
                <w:noProof/>
              </w:rPr>
              <w:t>Security Exceptions</w:t>
            </w:r>
            <w:r>
              <w:rPr>
                <w:noProof/>
                <w:webHidden/>
              </w:rPr>
              <w:tab/>
            </w:r>
            <w:r>
              <w:rPr>
                <w:noProof/>
                <w:webHidden/>
              </w:rPr>
              <w:fldChar w:fldCharType="begin"/>
            </w:r>
            <w:r>
              <w:rPr>
                <w:noProof/>
                <w:webHidden/>
              </w:rPr>
              <w:instrText xml:space="preserve"> PAGEREF _Toc205817689 \h </w:instrText>
            </w:r>
            <w:r>
              <w:rPr>
                <w:noProof/>
                <w:webHidden/>
              </w:rPr>
            </w:r>
            <w:r>
              <w:rPr>
                <w:noProof/>
                <w:webHidden/>
              </w:rPr>
              <w:fldChar w:fldCharType="separate"/>
            </w:r>
            <w:r>
              <w:rPr>
                <w:noProof/>
                <w:webHidden/>
              </w:rPr>
              <w:t>28</w:t>
            </w:r>
            <w:r>
              <w:rPr>
                <w:noProof/>
                <w:webHidden/>
              </w:rPr>
              <w:fldChar w:fldCharType="end"/>
            </w:r>
          </w:hyperlink>
        </w:p>
        <w:p w14:paraId="67AC0AF9" w14:textId="5E09DB02"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90" w:history="1">
            <w:r w:rsidRPr="00357896">
              <w:rPr>
                <w:rStyle w:val="Hyperlink"/>
                <w:noProof/>
              </w:rPr>
              <w:t>11.</w:t>
            </w:r>
            <w:r>
              <w:rPr>
                <w:rFonts w:asciiTheme="minorHAnsi" w:hAnsiTheme="minorHAnsi" w:cstheme="minorBidi"/>
                <w:noProof/>
                <w:kern w:val="2"/>
                <w:sz w:val="24"/>
                <w:szCs w:val="24"/>
                <w14:ligatures w14:val="standardContextual"/>
              </w:rPr>
              <w:tab/>
            </w:r>
            <w:r w:rsidRPr="00357896">
              <w:rPr>
                <w:rStyle w:val="Hyperlink"/>
                <w:noProof/>
              </w:rPr>
              <w:t>Estimated Costs</w:t>
            </w:r>
            <w:r>
              <w:rPr>
                <w:noProof/>
                <w:webHidden/>
              </w:rPr>
              <w:tab/>
            </w:r>
            <w:r>
              <w:rPr>
                <w:noProof/>
                <w:webHidden/>
              </w:rPr>
              <w:fldChar w:fldCharType="begin"/>
            </w:r>
            <w:r>
              <w:rPr>
                <w:noProof/>
                <w:webHidden/>
              </w:rPr>
              <w:instrText xml:space="preserve"> PAGEREF _Toc205817690 \h </w:instrText>
            </w:r>
            <w:r>
              <w:rPr>
                <w:noProof/>
                <w:webHidden/>
              </w:rPr>
            </w:r>
            <w:r>
              <w:rPr>
                <w:noProof/>
                <w:webHidden/>
              </w:rPr>
              <w:fldChar w:fldCharType="separate"/>
            </w:r>
            <w:r>
              <w:rPr>
                <w:noProof/>
                <w:webHidden/>
              </w:rPr>
              <w:t>30</w:t>
            </w:r>
            <w:r>
              <w:rPr>
                <w:noProof/>
                <w:webHidden/>
              </w:rPr>
              <w:fldChar w:fldCharType="end"/>
            </w:r>
          </w:hyperlink>
        </w:p>
        <w:p w14:paraId="4E2DE3E6" w14:textId="050AF69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1" w:history="1">
            <w:r w:rsidRPr="00357896">
              <w:rPr>
                <w:rStyle w:val="Hyperlink"/>
                <w:noProof/>
              </w:rPr>
              <w:t>11.1</w:t>
            </w:r>
            <w:r>
              <w:rPr>
                <w:rFonts w:asciiTheme="minorHAnsi" w:hAnsiTheme="minorHAnsi" w:cstheme="minorBidi"/>
                <w:noProof/>
                <w:kern w:val="2"/>
                <w:sz w:val="24"/>
                <w:szCs w:val="24"/>
                <w14:ligatures w14:val="standardContextual"/>
              </w:rPr>
              <w:tab/>
            </w:r>
            <w:r w:rsidRPr="00357896">
              <w:rPr>
                <w:rStyle w:val="Hyperlink"/>
                <w:noProof/>
              </w:rPr>
              <w:t>Financial Considerations</w:t>
            </w:r>
            <w:r>
              <w:rPr>
                <w:noProof/>
                <w:webHidden/>
              </w:rPr>
              <w:tab/>
            </w:r>
            <w:r>
              <w:rPr>
                <w:noProof/>
                <w:webHidden/>
              </w:rPr>
              <w:fldChar w:fldCharType="begin"/>
            </w:r>
            <w:r>
              <w:rPr>
                <w:noProof/>
                <w:webHidden/>
              </w:rPr>
              <w:instrText xml:space="preserve"> PAGEREF _Toc205817691 \h </w:instrText>
            </w:r>
            <w:r>
              <w:rPr>
                <w:noProof/>
                <w:webHidden/>
              </w:rPr>
            </w:r>
            <w:r>
              <w:rPr>
                <w:noProof/>
                <w:webHidden/>
              </w:rPr>
              <w:fldChar w:fldCharType="separate"/>
            </w:r>
            <w:r>
              <w:rPr>
                <w:noProof/>
                <w:webHidden/>
              </w:rPr>
              <w:t>30</w:t>
            </w:r>
            <w:r>
              <w:rPr>
                <w:noProof/>
                <w:webHidden/>
              </w:rPr>
              <w:fldChar w:fldCharType="end"/>
            </w:r>
          </w:hyperlink>
        </w:p>
        <w:p w14:paraId="518CC88B" w14:textId="5AE972E8"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2" w:history="1">
            <w:r w:rsidRPr="00357896">
              <w:rPr>
                <w:rStyle w:val="Hyperlink"/>
                <w:noProof/>
              </w:rPr>
              <w:t>11.2</w:t>
            </w:r>
            <w:r>
              <w:rPr>
                <w:rFonts w:asciiTheme="minorHAnsi" w:hAnsiTheme="minorHAnsi" w:cstheme="minorBidi"/>
                <w:noProof/>
                <w:kern w:val="2"/>
                <w:sz w:val="24"/>
                <w:szCs w:val="24"/>
                <w14:ligatures w14:val="standardContextual"/>
              </w:rPr>
              <w:tab/>
            </w:r>
            <w:r w:rsidRPr="00357896">
              <w:rPr>
                <w:rStyle w:val="Hyperlink"/>
                <w:noProof/>
              </w:rPr>
              <w:t>Non-Financial Considerations</w:t>
            </w:r>
            <w:r>
              <w:rPr>
                <w:noProof/>
                <w:webHidden/>
              </w:rPr>
              <w:tab/>
            </w:r>
            <w:r>
              <w:rPr>
                <w:noProof/>
                <w:webHidden/>
              </w:rPr>
              <w:fldChar w:fldCharType="begin"/>
            </w:r>
            <w:r>
              <w:rPr>
                <w:noProof/>
                <w:webHidden/>
              </w:rPr>
              <w:instrText xml:space="preserve"> PAGEREF _Toc205817692 \h </w:instrText>
            </w:r>
            <w:r>
              <w:rPr>
                <w:noProof/>
                <w:webHidden/>
              </w:rPr>
            </w:r>
            <w:r>
              <w:rPr>
                <w:noProof/>
                <w:webHidden/>
              </w:rPr>
              <w:fldChar w:fldCharType="separate"/>
            </w:r>
            <w:r>
              <w:rPr>
                <w:noProof/>
                <w:webHidden/>
              </w:rPr>
              <w:t>30</w:t>
            </w:r>
            <w:r>
              <w:rPr>
                <w:noProof/>
                <w:webHidden/>
              </w:rPr>
              <w:fldChar w:fldCharType="end"/>
            </w:r>
          </w:hyperlink>
        </w:p>
        <w:p w14:paraId="20F65C1B" w14:textId="5C48BC6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3" w:history="1">
            <w:r w:rsidRPr="00357896">
              <w:rPr>
                <w:rStyle w:val="Hyperlink"/>
                <w:noProof/>
              </w:rPr>
              <w:t>11.3</w:t>
            </w:r>
            <w:r>
              <w:rPr>
                <w:rFonts w:asciiTheme="minorHAnsi" w:hAnsiTheme="minorHAnsi" w:cstheme="minorBidi"/>
                <w:noProof/>
                <w:kern w:val="2"/>
                <w:sz w:val="24"/>
                <w:szCs w:val="24"/>
                <w14:ligatures w14:val="standardContextual"/>
              </w:rPr>
              <w:tab/>
            </w:r>
            <w:r w:rsidRPr="00357896">
              <w:rPr>
                <w:rStyle w:val="Hyperlink"/>
                <w:noProof/>
              </w:rPr>
              <w:t>Cost Benefit Analysis</w:t>
            </w:r>
            <w:r>
              <w:rPr>
                <w:noProof/>
                <w:webHidden/>
              </w:rPr>
              <w:tab/>
            </w:r>
            <w:r>
              <w:rPr>
                <w:noProof/>
                <w:webHidden/>
              </w:rPr>
              <w:fldChar w:fldCharType="begin"/>
            </w:r>
            <w:r>
              <w:rPr>
                <w:noProof/>
                <w:webHidden/>
              </w:rPr>
              <w:instrText xml:space="preserve"> PAGEREF _Toc205817693 \h </w:instrText>
            </w:r>
            <w:r>
              <w:rPr>
                <w:noProof/>
                <w:webHidden/>
              </w:rPr>
            </w:r>
            <w:r>
              <w:rPr>
                <w:noProof/>
                <w:webHidden/>
              </w:rPr>
              <w:fldChar w:fldCharType="separate"/>
            </w:r>
            <w:r>
              <w:rPr>
                <w:noProof/>
                <w:webHidden/>
              </w:rPr>
              <w:t>30</w:t>
            </w:r>
            <w:r>
              <w:rPr>
                <w:noProof/>
                <w:webHidden/>
              </w:rPr>
              <w:fldChar w:fldCharType="end"/>
            </w:r>
          </w:hyperlink>
        </w:p>
        <w:p w14:paraId="263848F5" w14:textId="1D3A17BF"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4" w:history="1">
            <w:r w:rsidRPr="00357896">
              <w:rPr>
                <w:rStyle w:val="Hyperlink"/>
                <w:noProof/>
              </w:rPr>
              <w:t>11.4</w:t>
            </w:r>
            <w:r>
              <w:rPr>
                <w:rFonts w:asciiTheme="minorHAnsi" w:hAnsiTheme="minorHAnsi" w:cstheme="minorBidi"/>
                <w:noProof/>
                <w:kern w:val="2"/>
                <w:sz w:val="24"/>
                <w:szCs w:val="24"/>
                <w14:ligatures w14:val="standardContextual"/>
              </w:rPr>
              <w:tab/>
            </w:r>
            <w:r w:rsidRPr="00357896">
              <w:rPr>
                <w:rStyle w:val="Hyperlink"/>
                <w:noProof/>
              </w:rPr>
              <w:t>Licensing</w:t>
            </w:r>
            <w:r>
              <w:rPr>
                <w:noProof/>
                <w:webHidden/>
              </w:rPr>
              <w:tab/>
            </w:r>
            <w:r>
              <w:rPr>
                <w:noProof/>
                <w:webHidden/>
              </w:rPr>
              <w:fldChar w:fldCharType="begin"/>
            </w:r>
            <w:r>
              <w:rPr>
                <w:noProof/>
                <w:webHidden/>
              </w:rPr>
              <w:instrText xml:space="preserve"> PAGEREF _Toc205817694 \h </w:instrText>
            </w:r>
            <w:r>
              <w:rPr>
                <w:noProof/>
                <w:webHidden/>
              </w:rPr>
            </w:r>
            <w:r>
              <w:rPr>
                <w:noProof/>
                <w:webHidden/>
              </w:rPr>
              <w:fldChar w:fldCharType="separate"/>
            </w:r>
            <w:r>
              <w:rPr>
                <w:noProof/>
                <w:webHidden/>
              </w:rPr>
              <w:t>31</w:t>
            </w:r>
            <w:r>
              <w:rPr>
                <w:noProof/>
                <w:webHidden/>
              </w:rPr>
              <w:fldChar w:fldCharType="end"/>
            </w:r>
          </w:hyperlink>
        </w:p>
        <w:p w14:paraId="5853ADFA" w14:textId="5F169B3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5" w:history="1">
            <w:r w:rsidRPr="00357896">
              <w:rPr>
                <w:rStyle w:val="Hyperlink"/>
                <w:noProof/>
              </w:rPr>
              <w:t>11.5</w:t>
            </w:r>
            <w:r>
              <w:rPr>
                <w:rFonts w:asciiTheme="minorHAnsi" w:hAnsiTheme="minorHAnsi" w:cstheme="minorBidi"/>
                <w:noProof/>
                <w:kern w:val="2"/>
                <w:sz w:val="24"/>
                <w:szCs w:val="24"/>
                <w14:ligatures w14:val="standardContextual"/>
              </w:rPr>
              <w:tab/>
            </w:r>
            <w:r w:rsidRPr="00357896">
              <w:rPr>
                <w:rStyle w:val="Hyperlink"/>
                <w:noProof/>
              </w:rPr>
              <w:t>Financial Assumptions</w:t>
            </w:r>
            <w:r>
              <w:rPr>
                <w:noProof/>
                <w:webHidden/>
              </w:rPr>
              <w:tab/>
            </w:r>
            <w:r>
              <w:rPr>
                <w:noProof/>
                <w:webHidden/>
              </w:rPr>
              <w:fldChar w:fldCharType="begin"/>
            </w:r>
            <w:r>
              <w:rPr>
                <w:noProof/>
                <w:webHidden/>
              </w:rPr>
              <w:instrText xml:space="preserve"> PAGEREF _Toc205817695 \h </w:instrText>
            </w:r>
            <w:r>
              <w:rPr>
                <w:noProof/>
                <w:webHidden/>
              </w:rPr>
            </w:r>
            <w:r>
              <w:rPr>
                <w:noProof/>
                <w:webHidden/>
              </w:rPr>
              <w:fldChar w:fldCharType="separate"/>
            </w:r>
            <w:r>
              <w:rPr>
                <w:noProof/>
                <w:webHidden/>
              </w:rPr>
              <w:t>31</w:t>
            </w:r>
            <w:r>
              <w:rPr>
                <w:noProof/>
                <w:webHidden/>
              </w:rPr>
              <w:fldChar w:fldCharType="end"/>
            </w:r>
          </w:hyperlink>
        </w:p>
        <w:p w14:paraId="1D463AE5" w14:textId="00D372A7"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6" w:history="1">
            <w:r w:rsidRPr="00357896">
              <w:rPr>
                <w:rStyle w:val="Hyperlink"/>
                <w:noProof/>
              </w:rPr>
              <w:t>11.6</w:t>
            </w:r>
            <w:r>
              <w:rPr>
                <w:rFonts w:asciiTheme="minorHAnsi" w:hAnsiTheme="minorHAnsi" w:cstheme="minorBidi"/>
                <w:noProof/>
                <w:kern w:val="2"/>
                <w:sz w:val="24"/>
                <w:szCs w:val="24"/>
                <w14:ligatures w14:val="standardContextual"/>
              </w:rPr>
              <w:tab/>
            </w:r>
            <w:r w:rsidRPr="00357896">
              <w:rPr>
                <w:rStyle w:val="Hyperlink"/>
                <w:noProof/>
              </w:rPr>
              <w:t>Resourcing Considerations</w:t>
            </w:r>
            <w:r>
              <w:rPr>
                <w:noProof/>
                <w:webHidden/>
              </w:rPr>
              <w:tab/>
            </w:r>
            <w:r>
              <w:rPr>
                <w:noProof/>
                <w:webHidden/>
              </w:rPr>
              <w:fldChar w:fldCharType="begin"/>
            </w:r>
            <w:r>
              <w:rPr>
                <w:noProof/>
                <w:webHidden/>
              </w:rPr>
              <w:instrText xml:space="preserve"> PAGEREF _Toc205817696 \h </w:instrText>
            </w:r>
            <w:r>
              <w:rPr>
                <w:noProof/>
                <w:webHidden/>
              </w:rPr>
            </w:r>
            <w:r>
              <w:rPr>
                <w:noProof/>
                <w:webHidden/>
              </w:rPr>
              <w:fldChar w:fldCharType="separate"/>
            </w:r>
            <w:r>
              <w:rPr>
                <w:noProof/>
                <w:webHidden/>
              </w:rPr>
              <w:t>31</w:t>
            </w:r>
            <w:r>
              <w:rPr>
                <w:noProof/>
                <w:webHidden/>
              </w:rPr>
              <w:fldChar w:fldCharType="end"/>
            </w:r>
          </w:hyperlink>
        </w:p>
        <w:p w14:paraId="2A4E2C53" w14:textId="227749A0"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97" w:history="1">
            <w:r w:rsidRPr="00357896">
              <w:rPr>
                <w:rStyle w:val="Hyperlink"/>
                <w:noProof/>
              </w:rPr>
              <w:t>12.</w:t>
            </w:r>
            <w:r>
              <w:rPr>
                <w:rFonts w:asciiTheme="minorHAnsi" w:hAnsiTheme="minorHAnsi" w:cstheme="minorBidi"/>
                <w:noProof/>
                <w:kern w:val="2"/>
                <w:sz w:val="24"/>
                <w:szCs w:val="24"/>
                <w14:ligatures w14:val="standardContextual"/>
              </w:rPr>
              <w:tab/>
            </w:r>
            <w:r w:rsidRPr="00357896">
              <w:rPr>
                <w:rStyle w:val="Hyperlink"/>
                <w:noProof/>
              </w:rPr>
              <w:t>Exit Strategy</w:t>
            </w:r>
            <w:r>
              <w:rPr>
                <w:noProof/>
                <w:webHidden/>
              </w:rPr>
              <w:tab/>
            </w:r>
            <w:r>
              <w:rPr>
                <w:noProof/>
                <w:webHidden/>
              </w:rPr>
              <w:fldChar w:fldCharType="begin"/>
            </w:r>
            <w:r>
              <w:rPr>
                <w:noProof/>
                <w:webHidden/>
              </w:rPr>
              <w:instrText xml:space="preserve"> PAGEREF _Toc205817697 \h </w:instrText>
            </w:r>
            <w:r>
              <w:rPr>
                <w:noProof/>
                <w:webHidden/>
              </w:rPr>
            </w:r>
            <w:r>
              <w:rPr>
                <w:noProof/>
                <w:webHidden/>
              </w:rPr>
              <w:fldChar w:fldCharType="separate"/>
            </w:r>
            <w:r>
              <w:rPr>
                <w:noProof/>
                <w:webHidden/>
              </w:rPr>
              <w:t>32</w:t>
            </w:r>
            <w:r>
              <w:rPr>
                <w:noProof/>
                <w:webHidden/>
              </w:rPr>
              <w:fldChar w:fldCharType="end"/>
            </w:r>
          </w:hyperlink>
        </w:p>
        <w:p w14:paraId="373FA807" w14:textId="14072A6C" w:rsidR="00E8693D" w:rsidRPr="00490DF0" w:rsidRDefault="008815CD" w:rsidP="00E8693D">
          <w:pPr>
            <w:rPr>
              <w:szCs w:val="20"/>
            </w:rPr>
          </w:pPr>
          <w:r w:rsidRPr="00E4026E">
            <w:fldChar w:fldCharType="end"/>
          </w:r>
        </w:p>
      </w:sdtContent>
    </w:sdt>
    <w:p w14:paraId="201DE492" w14:textId="77777777" w:rsidR="00AA2FD6" w:rsidRPr="00490DF0" w:rsidRDefault="00AA2FD6">
      <w:pPr>
        <w:rPr>
          <w:rFonts w:eastAsiaTheme="majorEastAsia"/>
          <w:b/>
          <w:color w:val="641EE0"/>
          <w:szCs w:val="20"/>
        </w:rPr>
      </w:pPr>
      <w:r w:rsidRPr="00490DF0">
        <w:rPr>
          <w:szCs w:val="20"/>
        </w:rPr>
        <w:br w:type="page"/>
      </w:r>
    </w:p>
    <w:p w14:paraId="35D66837" w14:textId="77777777" w:rsidR="00760501" w:rsidRPr="00490DF0" w:rsidRDefault="00B32DF5" w:rsidP="00760501">
      <w:pPr>
        <w:pStyle w:val="Heading1"/>
      </w:pPr>
      <w:bookmarkStart w:id="4" w:name="_Toc205817623"/>
      <w:r w:rsidRPr="00490DF0">
        <w:lastRenderedPageBreak/>
        <w:t>Distribution and Contacts</w:t>
      </w:r>
      <w:bookmarkEnd w:id="4"/>
    </w:p>
    <w:p w14:paraId="2C9F2572" w14:textId="77777777" w:rsidR="00A04B04" w:rsidRPr="00490DF0" w:rsidRDefault="00E04DB5" w:rsidP="00A04B04">
      <w:pPr>
        <w:rPr>
          <w:szCs w:val="20"/>
        </w:rPr>
      </w:pPr>
      <w:r>
        <w:t>T</w:t>
      </w:r>
      <w:r w:rsidR="00A04B04">
        <w:t xml:space="preserve">his document </w:t>
      </w:r>
      <w:r w:rsidR="005E57E5">
        <w:t xml:space="preserve">and future updates </w:t>
      </w:r>
      <w:r w:rsidR="00891B67">
        <w:t>to</w:t>
      </w:r>
      <w:r>
        <w:t xml:space="preserve"> be</w:t>
      </w:r>
      <w:r w:rsidR="00A04B04">
        <w:t xml:space="preserve"> </w:t>
      </w:r>
      <w:r>
        <w:t>shared with</w:t>
      </w:r>
      <w:r w:rsidR="00A04B04">
        <w:t xml:space="preserve"> th</w:t>
      </w:r>
      <w:r w:rsidR="005E57E5">
        <w:t>e</w:t>
      </w:r>
      <w:r w:rsidR="00B57F46">
        <w:t xml:space="preserve"> business representatives</w:t>
      </w:r>
      <w:r w:rsidR="00A04B04">
        <w:t xml:space="preserve"> shown below</w:t>
      </w:r>
      <w:r w:rsidR="005E56DA">
        <w:t>.</w:t>
      </w:r>
    </w:p>
    <w:tbl>
      <w:tblPr>
        <w:tblStyle w:val="GridTable1Light-Accent1"/>
        <w:tblW w:w="0" w:type="auto"/>
        <w:tblBorders>
          <w:top w:val="single" w:sz="6" w:space="0" w:color="auto"/>
          <w:left w:val="single" w:sz="6" w:space="0" w:color="auto"/>
          <w:bottom w:val="single" w:sz="6" w:space="0" w:color="auto"/>
          <w:right w:val="single" w:sz="6" w:space="0" w:color="auto"/>
        </w:tblBorders>
        <w:tblLook w:val="0420" w:firstRow="1" w:lastRow="0" w:firstColumn="0" w:lastColumn="0" w:noHBand="0" w:noVBand="1"/>
      </w:tblPr>
      <w:tblGrid>
        <w:gridCol w:w="5394"/>
        <w:gridCol w:w="5390"/>
      </w:tblGrid>
      <w:tr w:rsidR="3A9136CF" w14:paraId="2739C0C3" w14:textId="77777777" w:rsidTr="3A9136CF">
        <w:trPr>
          <w:cnfStyle w:val="100000000000" w:firstRow="1" w:lastRow="0" w:firstColumn="0" w:lastColumn="0" w:oddVBand="0" w:evenVBand="0" w:oddHBand="0" w:evenHBand="0" w:firstRowFirstColumn="0" w:firstRowLastColumn="0" w:lastRowFirstColumn="0" w:lastRowLastColumn="0"/>
          <w:trHeight w:val="375"/>
        </w:trPr>
        <w:tc>
          <w:tcPr>
            <w:tcW w:w="11040" w:type="dxa"/>
            <w:gridSpan w:val="2"/>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shd w:val="clear" w:color="auto" w:fill="A5C9EB" w:themeFill="text2" w:themeFillTint="40"/>
          </w:tcPr>
          <w:p w14:paraId="0CF7262B" w14:textId="3226E698" w:rsidR="3A9136CF" w:rsidRDefault="3A9136CF" w:rsidP="3A9136CF">
            <w:pPr>
              <w:spacing w:after="160" w:line="278" w:lineRule="auto"/>
              <w:rPr>
                <w:rFonts w:eastAsia="Arial"/>
                <w:b w:val="0"/>
                <w:bCs w:val="0"/>
                <w:color w:val="000000" w:themeColor="text1"/>
                <w:szCs w:val="20"/>
              </w:rPr>
            </w:pPr>
            <w:r w:rsidRPr="3A9136CF">
              <w:rPr>
                <w:rFonts w:eastAsia="Arial"/>
                <w:color w:val="000000" w:themeColor="text1"/>
                <w:szCs w:val="20"/>
              </w:rPr>
              <w:t>Business Contacts and Information</w:t>
            </w:r>
            <w:r w:rsidRPr="3A9136CF">
              <w:rPr>
                <w:rFonts w:ascii="Calibri" w:eastAsia="Calibri" w:hAnsi="Calibri" w:cs="Calibri"/>
                <w:b w:val="0"/>
                <w:bCs w:val="0"/>
                <w:color w:val="000000" w:themeColor="text1"/>
                <w:szCs w:val="20"/>
              </w:rPr>
              <w:t> </w:t>
            </w:r>
          </w:p>
        </w:tc>
      </w:tr>
      <w:tr w:rsidR="3A9136CF" w14:paraId="0C2F4E57"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6D9F8E04" w14:textId="4AA22438" w:rsidR="3A9136CF" w:rsidRDefault="3A9136CF" w:rsidP="3A9136CF">
            <w:pPr>
              <w:spacing w:after="160" w:line="276" w:lineRule="auto"/>
              <w:rPr>
                <w:rFonts w:eastAsia="Arial"/>
                <w:color w:val="000000" w:themeColor="text1"/>
                <w:szCs w:val="20"/>
              </w:rPr>
            </w:pPr>
            <w:r w:rsidRPr="3A9136CF">
              <w:rPr>
                <w:rFonts w:eastAsia="Arial"/>
                <w:b/>
                <w:bCs/>
                <w:color w:val="000000" w:themeColor="text1"/>
                <w:szCs w:val="20"/>
              </w:rPr>
              <w:t>Requester</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5B073D56" w14:textId="6122901F" w:rsidR="3A9136CF" w:rsidRDefault="3A9136CF" w:rsidP="3A9136CF">
            <w:pPr>
              <w:rPr>
                <w:rFonts w:eastAsia="Arial"/>
                <w:color w:val="000000" w:themeColor="text1"/>
                <w:szCs w:val="20"/>
              </w:rPr>
            </w:pPr>
            <w:r w:rsidRPr="3A9136CF">
              <w:rPr>
                <w:rFonts w:eastAsia="Arial"/>
                <w:b/>
                <w:bCs/>
                <w:color w:val="000000" w:themeColor="text1"/>
                <w:szCs w:val="20"/>
              </w:rPr>
              <w:t>Jeremy Kulbartz</w:t>
            </w:r>
          </w:p>
        </w:tc>
      </w:tr>
      <w:tr w:rsidR="3A9136CF" w14:paraId="449D78DF"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36FDCF9F" w14:textId="42A27F08"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Business DPO</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1E6927D2" w14:textId="34E6D5A8"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Emma Warner</w:t>
            </w:r>
          </w:p>
        </w:tc>
      </w:tr>
      <w:tr w:rsidR="3A9136CF" w14:paraId="3CEE1DE9"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22A6E99C" w14:textId="6C72AEB4"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Business ISO</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1CD06C6F" w14:textId="2BCE5E3B"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Nick Russell</w:t>
            </w:r>
          </w:p>
        </w:tc>
      </w:tr>
      <w:tr w:rsidR="3A9136CF" w14:paraId="74827619"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2C0CC8E7" w14:textId="1D031844"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Business Architect</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3DB8CF3F" w14:textId="5401084E"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Mohamed Kerbachi</w:t>
            </w:r>
          </w:p>
        </w:tc>
      </w:tr>
      <w:tr w:rsidR="3A9136CF" w14:paraId="178DD7C0"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61462334" w14:textId="158D0225"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BCP Manager</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44DE8830" w14:textId="52B327BC"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Denny Hodge</w:t>
            </w:r>
          </w:p>
        </w:tc>
      </w:tr>
      <w:tr w:rsidR="3A9136CF" w14:paraId="3515D4AC"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116502ED" w14:textId="2878FAC1"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Business Unit</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11E4875F" w14:textId="6F654403"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GTS</w:t>
            </w:r>
          </w:p>
        </w:tc>
      </w:tr>
      <w:tr w:rsidR="3A9136CF" w14:paraId="60AA4084"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1991DBD5" w14:textId="57764348"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Cost Center</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5961C357" w14:textId="60BFA633"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J201-97280130</w:t>
            </w:r>
          </w:p>
        </w:tc>
      </w:tr>
      <w:tr w:rsidR="3A9136CF" w14:paraId="71E29B48"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1F0F31AA" w14:textId="5781486E"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Cost Center Owner</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68A9A30F" w14:textId="46501F0E"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Stefan Simenon</w:t>
            </w:r>
          </w:p>
        </w:tc>
      </w:tr>
      <w:tr w:rsidR="3A9136CF" w14:paraId="3EBAAA60"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485D2657" w14:textId="1F9C325D"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Product / Service Owner</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4B8BB35F" w14:textId="7340DD7C" w:rsidR="3A9136CF" w:rsidRDefault="3A9136CF" w:rsidP="3A9136CF">
            <w:pPr>
              <w:spacing w:after="160" w:line="276" w:lineRule="auto"/>
              <w:rPr>
                <w:rFonts w:eastAsia="Arial"/>
                <w:color w:val="000000" w:themeColor="text1"/>
                <w:szCs w:val="20"/>
              </w:rPr>
            </w:pPr>
            <w:r w:rsidRPr="3A9136CF">
              <w:rPr>
                <w:rFonts w:eastAsia="Arial"/>
                <w:color w:val="000000" w:themeColor="text1"/>
                <w:szCs w:val="20"/>
              </w:rPr>
              <w:t>Atif Malik</w:t>
            </w:r>
          </w:p>
        </w:tc>
      </w:tr>
      <w:tr w:rsidR="3A9136CF" w14:paraId="69A8924E" w14:textId="77777777" w:rsidTr="3A9136CF">
        <w:trPr>
          <w:trHeight w:val="375"/>
        </w:trPr>
        <w:tc>
          <w:tcPr>
            <w:tcW w:w="11040" w:type="dxa"/>
            <w:gridSpan w:val="2"/>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shd w:val="clear" w:color="auto" w:fill="A5C9EB" w:themeFill="text2" w:themeFillTint="40"/>
          </w:tcPr>
          <w:p w14:paraId="693F8E05" w14:textId="7462F5DD" w:rsidR="3A9136CF" w:rsidRDefault="3A9136CF" w:rsidP="3A9136CF">
            <w:pPr>
              <w:tabs>
                <w:tab w:val="left" w:pos="6210"/>
              </w:tabs>
              <w:spacing w:after="160" w:line="278" w:lineRule="auto"/>
              <w:rPr>
                <w:rFonts w:eastAsia="Arial"/>
                <w:color w:val="000000" w:themeColor="text1"/>
                <w:szCs w:val="20"/>
              </w:rPr>
            </w:pPr>
            <w:r w:rsidRPr="3A9136CF">
              <w:rPr>
                <w:rFonts w:eastAsia="Arial"/>
                <w:b/>
                <w:bCs/>
                <w:color w:val="000000" w:themeColor="text1"/>
                <w:szCs w:val="20"/>
              </w:rPr>
              <w:t xml:space="preserve"> GTS Contacts and Information</w:t>
            </w:r>
            <w:r w:rsidRPr="3A9136CF">
              <w:rPr>
                <w:rFonts w:ascii="Calibri" w:eastAsia="Calibri" w:hAnsi="Calibri" w:cs="Calibri"/>
                <w:color w:val="000000" w:themeColor="text1"/>
                <w:szCs w:val="20"/>
              </w:rPr>
              <w:t> </w:t>
            </w:r>
          </w:p>
        </w:tc>
      </w:tr>
      <w:tr w:rsidR="3A9136CF" w14:paraId="76A45C43"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59E64CCE" w14:textId="425AA6D7" w:rsidR="3A9136CF" w:rsidRDefault="3A9136CF" w:rsidP="3A9136CF">
            <w:pPr>
              <w:spacing w:after="160" w:line="278" w:lineRule="auto"/>
              <w:rPr>
                <w:rFonts w:eastAsia="Arial"/>
                <w:color w:val="000000" w:themeColor="text1"/>
                <w:szCs w:val="20"/>
              </w:rPr>
            </w:pPr>
            <w:r w:rsidRPr="3A9136CF">
              <w:rPr>
                <w:rFonts w:eastAsia="Arial"/>
                <w:color w:val="000000" w:themeColor="text1"/>
                <w:szCs w:val="20"/>
              </w:rPr>
              <w:t>GTS DPO</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1118A19D" w14:textId="048F1DAF" w:rsidR="3A9136CF" w:rsidRDefault="3A9136CF" w:rsidP="3A9136CF">
            <w:pPr>
              <w:spacing w:after="160" w:line="278" w:lineRule="auto"/>
              <w:rPr>
                <w:rFonts w:eastAsia="Arial"/>
                <w:color w:val="000000" w:themeColor="text1"/>
                <w:szCs w:val="20"/>
              </w:rPr>
            </w:pPr>
            <w:r w:rsidRPr="3A9136CF">
              <w:rPr>
                <w:rFonts w:eastAsia="Arial"/>
                <w:color w:val="000000" w:themeColor="text1"/>
                <w:szCs w:val="20"/>
              </w:rPr>
              <w:t>Adam Kaminski</w:t>
            </w:r>
          </w:p>
        </w:tc>
      </w:tr>
      <w:tr w:rsidR="3A9136CF" w14:paraId="24992477"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64F836F2" w14:textId="1D8D4661" w:rsidR="3A9136CF" w:rsidRDefault="3A9136CF" w:rsidP="3A9136CF">
            <w:pPr>
              <w:spacing w:after="160" w:line="278" w:lineRule="auto"/>
              <w:rPr>
                <w:rFonts w:eastAsia="Arial"/>
                <w:color w:val="000000" w:themeColor="text1"/>
                <w:szCs w:val="20"/>
              </w:rPr>
            </w:pPr>
            <w:r w:rsidRPr="3A9136CF">
              <w:rPr>
                <w:rFonts w:eastAsia="Arial"/>
                <w:color w:val="000000" w:themeColor="text1"/>
                <w:szCs w:val="20"/>
              </w:rPr>
              <w:t>GTS ISO</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7B721DFD" w14:textId="53B9A0F2" w:rsidR="3A9136CF" w:rsidRDefault="3A9136CF" w:rsidP="3A9136CF">
            <w:pPr>
              <w:spacing w:after="160" w:line="278" w:lineRule="auto"/>
              <w:rPr>
                <w:rFonts w:eastAsia="Arial"/>
                <w:color w:val="000000" w:themeColor="text1"/>
                <w:szCs w:val="20"/>
              </w:rPr>
            </w:pPr>
            <w:r w:rsidRPr="3A9136CF">
              <w:rPr>
                <w:rFonts w:eastAsia="Arial"/>
                <w:color w:val="000000" w:themeColor="text1"/>
                <w:szCs w:val="20"/>
              </w:rPr>
              <w:t>Nick Russell &amp; Daniel Lartey</w:t>
            </w:r>
          </w:p>
        </w:tc>
      </w:tr>
      <w:tr w:rsidR="3A9136CF" w14:paraId="6DA8377F" w14:textId="77777777" w:rsidTr="3A9136CF">
        <w:trPr>
          <w:trHeight w:val="30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6EF1B68A" w14:textId="3AB8F833" w:rsidR="3A9136CF" w:rsidRDefault="3A9136CF" w:rsidP="3A9136CF">
            <w:pPr>
              <w:spacing w:after="160" w:line="278" w:lineRule="auto"/>
              <w:rPr>
                <w:rFonts w:eastAsia="Arial"/>
                <w:color w:val="000000" w:themeColor="text1"/>
                <w:szCs w:val="20"/>
              </w:rPr>
            </w:pPr>
            <w:r w:rsidRPr="3A9136CF">
              <w:rPr>
                <w:rFonts w:eastAsia="Arial"/>
                <w:color w:val="000000" w:themeColor="text1"/>
                <w:szCs w:val="20"/>
              </w:rPr>
              <w:t>GTS Architecture</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220E4F40" w14:textId="78A639C3" w:rsidR="3A9136CF" w:rsidRDefault="3A9136CF" w:rsidP="3A9136CF">
            <w:pPr>
              <w:spacing w:after="160" w:line="278" w:lineRule="auto"/>
              <w:rPr>
                <w:rFonts w:eastAsia="Arial"/>
                <w:color w:val="000000" w:themeColor="text1"/>
                <w:szCs w:val="20"/>
              </w:rPr>
            </w:pPr>
            <w:r w:rsidRPr="3A9136CF">
              <w:rPr>
                <w:rFonts w:eastAsia="Arial"/>
                <w:color w:val="000000" w:themeColor="text1"/>
                <w:szCs w:val="20"/>
              </w:rPr>
              <w:t>Mohamed Kerbachi</w:t>
            </w:r>
          </w:p>
        </w:tc>
      </w:tr>
      <w:tr w:rsidR="3A9136CF" w14:paraId="5A647026" w14:textId="77777777" w:rsidTr="3A9136CF">
        <w:trPr>
          <w:trHeight w:val="810"/>
        </w:trPr>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751C910C" w14:textId="00FA3AA3" w:rsidR="3A9136CF" w:rsidRDefault="3A9136CF" w:rsidP="3A9136CF">
            <w:pPr>
              <w:spacing w:after="160" w:line="278" w:lineRule="auto"/>
              <w:rPr>
                <w:rFonts w:eastAsia="Arial"/>
                <w:color w:val="000000" w:themeColor="text1"/>
                <w:szCs w:val="20"/>
              </w:rPr>
            </w:pPr>
            <w:r w:rsidRPr="3A9136CF">
              <w:rPr>
                <w:rFonts w:eastAsia="Arial"/>
                <w:color w:val="000000" w:themeColor="text1"/>
                <w:szCs w:val="20"/>
              </w:rPr>
              <w:t>GTS Technology Risk Assessment</w:t>
            </w:r>
          </w:p>
        </w:tc>
        <w:tc>
          <w:tcPr>
            <w:tcW w:w="5520" w:type="dxa"/>
            <w:tcBorders>
              <w:top w:val="single" w:sz="6" w:space="0" w:color="77206D" w:themeColor="accent5" w:themeShade="BF"/>
              <w:left w:val="single" w:sz="6" w:space="0" w:color="77206D" w:themeColor="accent5" w:themeShade="BF"/>
              <w:bottom w:val="single" w:sz="6" w:space="0" w:color="77206D" w:themeColor="accent5" w:themeShade="BF"/>
              <w:right w:val="single" w:sz="6" w:space="0" w:color="77206D" w:themeColor="accent5" w:themeShade="BF"/>
            </w:tcBorders>
          </w:tcPr>
          <w:p w14:paraId="4F14EB1E" w14:textId="6DBD2E4C" w:rsidR="3A9136CF" w:rsidRDefault="3A9136CF" w:rsidP="3A9136CF">
            <w:pPr>
              <w:spacing w:after="160" w:line="278" w:lineRule="auto"/>
              <w:rPr>
                <w:rFonts w:eastAsia="Arial"/>
                <w:color w:val="000000" w:themeColor="text1"/>
                <w:szCs w:val="20"/>
              </w:rPr>
            </w:pPr>
            <w:r w:rsidRPr="3A9136CF">
              <w:rPr>
                <w:rFonts w:eastAsia="Arial"/>
                <w:color w:val="000000" w:themeColor="text1"/>
                <w:szCs w:val="20"/>
              </w:rPr>
              <w:t>Rachel Singewald</w:t>
            </w:r>
          </w:p>
        </w:tc>
      </w:tr>
    </w:tbl>
    <w:p w14:paraId="76101021" w14:textId="3C546756" w:rsidR="005A6420" w:rsidRDefault="005A6420" w:rsidP="00870298"/>
    <w:p w14:paraId="6E1A2C72" w14:textId="77777777" w:rsidR="005A6420" w:rsidRDefault="005A6420">
      <w:pPr>
        <w:rPr>
          <w:szCs w:val="20"/>
        </w:rPr>
      </w:pPr>
      <w:r>
        <w:rPr>
          <w:szCs w:val="20"/>
        </w:rPr>
        <w:br w:type="page"/>
      </w:r>
    </w:p>
    <w:p w14:paraId="56B26EAD" w14:textId="77777777" w:rsidR="005A6420" w:rsidRPr="00490DF0" w:rsidRDefault="005A6420" w:rsidP="005A6420">
      <w:pPr>
        <w:pStyle w:val="Heading1"/>
      </w:pPr>
      <w:bookmarkStart w:id="5" w:name="_Toc205817624"/>
      <w:r w:rsidRPr="004B4BDC">
        <w:lastRenderedPageBreak/>
        <w:t>Artifacts</w:t>
      </w:r>
      <w:bookmarkEnd w:id="5"/>
    </w:p>
    <w:p w14:paraId="164CD138" w14:textId="77777777" w:rsidR="005A6420" w:rsidRPr="00490DF0" w:rsidRDefault="005A6420" w:rsidP="005A6420">
      <w:pPr>
        <w:rPr>
          <w:szCs w:val="20"/>
        </w:rPr>
      </w:pPr>
      <w:r w:rsidRPr="00490DF0">
        <w:rPr>
          <w:szCs w:val="20"/>
        </w:rPr>
        <w:t>Review Process and Acknowledgements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710"/>
        <w:gridCol w:w="2853"/>
        <w:gridCol w:w="2382"/>
        <w:gridCol w:w="2695"/>
      </w:tblGrid>
      <w:tr w:rsidR="005A6420" w14:paraId="36461FC1" w14:textId="77777777" w:rsidTr="631BB7BA">
        <w:trPr>
          <w:trHeight w:val="791"/>
          <w:tblHeader/>
        </w:trPr>
        <w:tc>
          <w:tcPr>
            <w:tcW w:w="1060" w:type="dxa"/>
            <w:shd w:val="clear" w:color="auto" w:fill="A5C9EB" w:themeFill="text2" w:themeFillTint="40"/>
            <w:tcMar>
              <w:top w:w="0" w:type="dxa"/>
              <w:left w:w="108" w:type="dxa"/>
              <w:bottom w:w="0" w:type="dxa"/>
              <w:right w:w="108" w:type="dxa"/>
            </w:tcMar>
            <w:hideMark/>
          </w:tcPr>
          <w:p w14:paraId="1C031A2D" w14:textId="77777777" w:rsidR="005A6420" w:rsidRPr="00490DF0" w:rsidRDefault="005A6420">
            <w:pPr>
              <w:rPr>
                <w:rFonts w:ascii="Calibri" w:hAnsi="Calibri" w:cs="Calibri"/>
                <w:b/>
                <w:szCs w:val="20"/>
              </w:rPr>
            </w:pPr>
            <w:r w:rsidRPr="00922E8E">
              <w:rPr>
                <w:b/>
                <w:bCs/>
                <w:szCs w:val="20"/>
              </w:rPr>
              <w:t>In Scope</w:t>
            </w:r>
          </w:p>
        </w:tc>
        <w:tc>
          <w:tcPr>
            <w:tcW w:w="1710" w:type="dxa"/>
            <w:shd w:val="clear" w:color="auto" w:fill="A5C9EB" w:themeFill="text2" w:themeFillTint="40"/>
            <w:tcMar>
              <w:top w:w="0" w:type="dxa"/>
              <w:left w:w="108" w:type="dxa"/>
              <w:bottom w:w="0" w:type="dxa"/>
              <w:right w:w="108" w:type="dxa"/>
            </w:tcMar>
            <w:hideMark/>
          </w:tcPr>
          <w:p w14:paraId="3E0FF91A" w14:textId="77777777" w:rsidR="005A6420" w:rsidRPr="00490DF0" w:rsidRDefault="005A6420">
            <w:pPr>
              <w:rPr>
                <w:rFonts w:ascii="Calibri" w:hAnsi="Calibri" w:cs="Calibri"/>
                <w:b/>
                <w:szCs w:val="20"/>
              </w:rPr>
            </w:pPr>
            <w:r w:rsidRPr="00922E8E">
              <w:rPr>
                <w:b/>
                <w:bCs/>
                <w:szCs w:val="20"/>
              </w:rPr>
              <w:t>Owner</w:t>
            </w:r>
          </w:p>
        </w:tc>
        <w:tc>
          <w:tcPr>
            <w:tcW w:w="2853" w:type="dxa"/>
            <w:shd w:val="clear" w:color="auto" w:fill="A5C9EB" w:themeFill="text2" w:themeFillTint="40"/>
            <w:tcMar>
              <w:top w:w="0" w:type="dxa"/>
              <w:left w:w="108" w:type="dxa"/>
              <w:bottom w:w="0" w:type="dxa"/>
              <w:right w:w="108" w:type="dxa"/>
            </w:tcMar>
            <w:hideMark/>
          </w:tcPr>
          <w:p w14:paraId="05D44299" w14:textId="77777777" w:rsidR="005A6420" w:rsidRPr="00490DF0" w:rsidRDefault="005A6420">
            <w:pPr>
              <w:rPr>
                <w:rFonts w:ascii="Calibri" w:hAnsi="Calibri" w:cs="Calibri"/>
                <w:b/>
                <w:szCs w:val="20"/>
              </w:rPr>
            </w:pPr>
            <w:r w:rsidRPr="00922E8E">
              <w:rPr>
                <w:b/>
                <w:bCs/>
                <w:szCs w:val="20"/>
              </w:rPr>
              <w:t>Non-Architecture Review / Assessment Process</w:t>
            </w:r>
          </w:p>
        </w:tc>
        <w:tc>
          <w:tcPr>
            <w:tcW w:w="2382" w:type="dxa"/>
            <w:shd w:val="clear" w:color="auto" w:fill="A5C9EB" w:themeFill="text2" w:themeFillTint="40"/>
            <w:tcMar>
              <w:top w:w="0" w:type="dxa"/>
              <w:left w:w="108" w:type="dxa"/>
              <w:bottom w:w="0" w:type="dxa"/>
              <w:right w:w="108" w:type="dxa"/>
            </w:tcMar>
            <w:hideMark/>
          </w:tcPr>
          <w:p w14:paraId="3B0BAD7E" w14:textId="77777777" w:rsidR="005A6420" w:rsidRPr="00490DF0" w:rsidRDefault="005A6420">
            <w:pPr>
              <w:rPr>
                <w:rFonts w:ascii="Calibri" w:hAnsi="Calibri" w:cs="Calibri"/>
                <w:b/>
                <w:szCs w:val="20"/>
              </w:rPr>
            </w:pPr>
            <w:r w:rsidRPr="00922E8E">
              <w:rPr>
                <w:b/>
                <w:bCs/>
                <w:szCs w:val="20"/>
              </w:rPr>
              <w:t>Point of Contact</w:t>
            </w:r>
          </w:p>
        </w:tc>
        <w:tc>
          <w:tcPr>
            <w:tcW w:w="2695" w:type="dxa"/>
            <w:shd w:val="clear" w:color="auto" w:fill="A5C9EB" w:themeFill="text2" w:themeFillTint="40"/>
            <w:tcMar>
              <w:top w:w="0" w:type="dxa"/>
              <w:left w:w="108" w:type="dxa"/>
              <w:bottom w:w="0" w:type="dxa"/>
              <w:right w:w="108" w:type="dxa"/>
            </w:tcMar>
            <w:hideMark/>
          </w:tcPr>
          <w:p w14:paraId="4A0B804E" w14:textId="77777777" w:rsidR="005A6420" w:rsidRPr="00490DF0" w:rsidRDefault="005A6420">
            <w:pPr>
              <w:rPr>
                <w:rFonts w:ascii="Calibri" w:hAnsi="Calibri" w:cs="Calibri"/>
                <w:b/>
                <w:szCs w:val="20"/>
              </w:rPr>
            </w:pPr>
            <w:r w:rsidRPr="00922E8E">
              <w:rPr>
                <w:b/>
                <w:bCs/>
                <w:szCs w:val="20"/>
              </w:rPr>
              <w:t>Link to Acknowledgement or Evidence</w:t>
            </w:r>
          </w:p>
        </w:tc>
      </w:tr>
      <w:tr w:rsidR="005A6420" w14:paraId="7DA7C31F" w14:textId="77777777" w:rsidTr="631BB7BA">
        <w:trPr>
          <w:trHeight w:val="319"/>
        </w:trPr>
        <w:sdt>
          <w:sdtPr>
            <w:rPr>
              <w:rFonts w:ascii="Calibri" w:hAnsi="Calibri" w:cs="Calibri"/>
              <w:color w:val="212121"/>
            </w:rPr>
            <w:id w:val="-155399990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3B3D0CC6"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301FE3B8" w14:textId="77777777" w:rsidR="005A6420" w:rsidRPr="00490DF0" w:rsidRDefault="005A6420">
            <w:pPr>
              <w:rPr>
                <w:rFonts w:ascii="Calibri" w:hAnsi="Calibri" w:cs="Calibri"/>
                <w:color w:val="212121"/>
                <w:szCs w:val="20"/>
              </w:rPr>
            </w:pPr>
            <w:r>
              <w:rPr>
                <w:color w:val="000000"/>
                <w:szCs w:val="20"/>
              </w:rPr>
              <w:t>First Line Risk &amp; Controls</w:t>
            </w:r>
          </w:p>
        </w:tc>
        <w:tc>
          <w:tcPr>
            <w:tcW w:w="2853" w:type="dxa"/>
            <w:tcMar>
              <w:top w:w="0" w:type="dxa"/>
              <w:left w:w="108" w:type="dxa"/>
              <w:bottom w:w="0" w:type="dxa"/>
              <w:right w:w="108" w:type="dxa"/>
            </w:tcMar>
            <w:hideMark/>
          </w:tcPr>
          <w:p w14:paraId="526FD0E0" w14:textId="77777777" w:rsidR="005A6420" w:rsidRPr="00490DF0" w:rsidRDefault="005A6420">
            <w:pPr>
              <w:rPr>
                <w:rFonts w:ascii="Calibri" w:hAnsi="Calibri" w:cs="Calibri"/>
                <w:color w:val="212121"/>
                <w:szCs w:val="20"/>
              </w:rPr>
            </w:pPr>
            <w:r>
              <w:rPr>
                <w:color w:val="000000"/>
                <w:szCs w:val="20"/>
              </w:rPr>
              <w:t xml:space="preserve">Technology Risk Assessment (only for Core and Common designs) </w:t>
            </w:r>
          </w:p>
        </w:tc>
        <w:tc>
          <w:tcPr>
            <w:tcW w:w="2382" w:type="dxa"/>
            <w:tcMar>
              <w:top w:w="0" w:type="dxa"/>
              <w:left w:w="108" w:type="dxa"/>
              <w:bottom w:w="0" w:type="dxa"/>
              <w:right w:w="108" w:type="dxa"/>
            </w:tcMar>
            <w:hideMark/>
          </w:tcPr>
          <w:p w14:paraId="26AD02B5" w14:textId="77777777" w:rsidR="005A6420" w:rsidRPr="00490DF0" w:rsidRDefault="005A6420">
            <w:pPr>
              <w:rPr>
                <w:rFonts w:ascii="Calibri" w:hAnsi="Calibri" w:cs="Calibri"/>
                <w:color w:val="212121"/>
                <w:szCs w:val="20"/>
              </w:rPr>
            </w:pPr>
            <w:r>
              <w:rPr>
                <w:color w:val="000000"/>
                <w:szCs w:val="20"/>
              </w:rPr>
              <w:t xml:space="preserve">Rachel Singewald, Juan </w:t>
            </w:r>
            <w:r w:rsidRPr="00B44682">
              <w:rPr>
                <w:color w:val="000000"/>
                <w:szCs w:val="20"/>
              </w:rPr>
              <w:t>Irizarr</w:t>
            </w:r>
            <w:r>
              <w:rPr>
                <w:color w:val="000000"/>
                <w:szCs w:val="20"/>
              </w:rPr>
              <w:t>y</w:t>
            </w:r>
          </w:p>
        </w:tc>
        <w:tc>
          <w:tcPr>
            <w:tcW w:w="2695" w:type="dxa"/>
            <w:tcMar>
              <w:top w:w="0" w:type="dxa"/>
              <w:left w:w="108" w:type="dxa"/>
              <w:bottom w:w="0" w:type="dxa"/>
              <w:right w:w="108" w:type="dxa"/>
            </w:tcMar>
            <w:hideMark/>
          </w:tcPr>
          <w:p w14:paraId="564DB1B8" w14:textId="76E36C41" w:rsidR="005A6420" w:rsidRPr="00490DF0" w:rsidRDefault="7D1C3524" w:rsidP="631BB7BA">
            <w:pPr>
              <w:rPr>
                <w:rFonts w:ascii="Calibri" w:hAnsi="Calibri" w:cs="Calibri"/>
                <w:color w:val="212121"/>
              </w:rPr>
            </w:pPr>
            <w:r w:rsidRPr="631BB7BA">
              <w:rPr>
                <w:color w:val="000000" w:themeColor="text1"/>
              </w:rPr>
              <w:t>26-BigPanda GenAI Biggy service -Production</w:t>
            </w:r>
          </w:p>
        </w:tc>
      </w:tr>
      <w:tr w:rsidR="005A6420" w14:paraId="3833EDCC" w14:textId="77777777" w:rsidTr="631BB7BA">
        <w:trPr>
          <w:trHeight w:val="532"/>
        </w:trPr>
        <w:sdt>
          <w:sdtPr>
            <w:rPr>
              <w:rFonts w:ascii="Calibri" w:hAnsi="Calibri" w:cs="Calibri"/>
              <w:color w:val="212121"/>
            </w:rPr>
            <w:id w:val="1230505913"/>
            <w14:checkbox>
              <w14:checked w14:val="0"/>
              <w14:checkedState w14:val="2612" w14:font="MS Gothic"/>
              <w14:uncheckedState w14:val="2610" w14:font="MS Gothic"/>
            </w14:checkbox>
          </w:sdtPr>
          <w:sdtContent>
            <w:tc>
              <w:tcPr>
                <w:tcW w:w="1060" w:type="dxa"/>
                <w:shd w:val="clear" w:color="auto" w:fill="FFFFFF" w:themeFill="background1"/>
                <w:tcMar>
                  <w:top w:w="0" w:type="dxa"/>
                  <w:left w:w="108" w:type="dxa"/>
                  <w:bottom w:w="0" w:type="dxa"/>
                  <w:right w:w="108" w:type="dxa"/>
                </w:tcMar>
                <w:hideMark/>
              </w:tcPr>
              <w:p w14:paraId="27F56FF4"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FFFFFF" w:themeFill="background1"/>
            <w:tcMar>
              <w:top w:w="0" w:type="dxa"/>
              <w:left w:w="108" w:type="dxa"/>
              <w:bottom w:w="0" w:type="dxa"/>
              <w:right w:w="108" w:type="dxa"/>
            </w:tcMar>
            <w:hideMark/>
          </w:tcPr>
          <w:p w14:paraId="0DD4A881" w14:textId="77777777" w:rsidR="005A6420" w:rsidRPr="00490DF0" w:rsidRDefault="005A6420">
            <w:pPr>
              <w:rPr>
                <w:rFonts w:ascii="Calibri" w:hAnsi="Calibri" w:cs="Calibri"/>
                <w:color w:val="212121"/>
                <w:szCs w:val="20"/>
              </w:rPr>
            </w:pPr>
            <w:r>
              <w:rPr>
                <w:color w:val="000000"/>
                <w:szCs w:val="20"/>
              </w:rPr>
              <w:t>GTS – Information Security</w:t>
            </w:r>
          </w:p>
        </w:tc>
        <w:tc>
          <w:tcPr>
            <w:tcW w:w="2853" w:type="dxa"/>
            <w:shd w:val="clear" w:color="auto" w:fill="FFFFFF" w:themeFill="background1"/>
            <w:tcMar>
              <w:top w:w="0" w:type="dxa"/>
              <w:left w:w="108" w:type="dxa"/>
              <w:bottom w:w="0" w:type="dxa"/>
              <w:right w:w="108" w:type="dxa"/>
            </w:tcMar>
            <w:hideMark/>
          </w:tcPr>
          <w:p w14:paraId="32510D91" w14:textId="77777777" w:rsidR="005A6420" w:rsidRPr="00490DF0" w:rsidRDefault="005A6420">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2382" w:type="dxa"/>
            <w:shd w:val="clear" w:color="auto" w:fill="FFFFFF" w:themeFill="background1"/>
            <w:tcMar>
              <w:top w:w="0" w:type="dxa"/>
              <w:left w:w="108" w:type="dxa"/>
              <w:bottom w:w="0" w:type="dxa"/>
              <w:right w:w="108" w:type="dxa"/>
            </w:tcMar>
            <w:hideMark/>
          </w:tcPr>
          <w:p w14:paraId="6A82500F" w14:textId="77777777" w:rsidR="005A6420" w:rsidRPr="00490DF0" w:rsidRDefault="005A6420">
            <w:pPr>
              <w:rPr>
                <w:rFonts w:ascii="Calibri" w:hAnsi="Calibri" w:cs="Calibri"/>
                <w:color w:val="212121"/>
                <w:szCs w:val="20"/>
              </w:rPr>
            </w:pPr>
            <w:r>
              <w:rPr>
                <w:color w:val="000000"/>
                <w:szCs w:val="20"/>
              </w:rPr>
              <w:t>Nick Russel, Daniel Lartey</w:t>
            </w:r>
          </w:p>
        </w:tc>
        <w:tc>
          <w:tcPr>
            <w:tcW w:w="2695" w:type="dxa"/>
            <w:shd w:val="clear" w:color="auto" w:fill="FFFFFF" w:themeFill="background1"/>
            <w:tcMar>
              <w:top w:w="0" w:type="dxa"/>
              <w:left w:w="108" w:type="dxa"/>
              <w:bottom w:w="0" w:type="dxa"/>
              <w:right w:w="108" w:type="dxa"/>
            </w:tcMar>
            <w:hideMark/>
          </w:tcPr>
          <w:p w14:paraId="24464E3B" w14:textId="77777777" w:rsidR="005A6420" w:rsidRPr="00490DF0" w:rsidRDefault="005A6420">
            <w:pPr>
              <w:rPr>
                <w:rFonts w:ascii="Calibri" w:hAnsi="Calibri" w:cs="Calibri"/>
                <w:color w:val="212121"/>
                <w:szCs w:val="20"/>
              </w:rPr>
            </w:pPr>
            <w:r>
              <w:rPr>
                <w:color w:val="000000"/>
                <w:szCs w:val="20"/>
              </w:rPr>
              <w:t>Link</w:t>
            </w:r>
          </w:p>
        </w:tc>
      </w:tr>
      <w:tr w:rsidR="005A6420" w14:paraId="06A24971" w14:textId="77777777" w:rsidTr="631BB7BA">
        <w:trPr>
          <w:trHeight w:val="532"/>
        </w:trPr>
        <w:sdt>
          <w:sdtPr>
            <w:rPr>
              <w:rFonts w:ascii="Calibri" w:hAnsi="Calibri" w:cs="Calibri"/>
              <w:color w:val="212121"/>
            </w:rPr>
            <w:id w:val="577629836"/>
            <w14:checkbox>
              <w14:checked w14:val="1"/>
              <w14:checkedState w14:val="2612" w14:font="MS Gothic"/>
              <w14:uncheckedState w14:val="2610" w14:font="MS Gothic"/>
            </w14:checkbox>
          </w:sdtPr>
          <w:sdtContent>
            <w:tc>
              <w:tcPr>
                <w:tcW w:w="1060" w:type="dxa"/>
                <w:tcMar>
                  <w:top w:w="0" w:type="dxa"/>
                  <w:left w:w="108" w:type="dxa"/>
                  <w:bottom w:w="0" w:type="dxa"/>
                  <w:right w:w="108" w:type="dxa"/>
                </w:tcMar>
              </w:tcPr>
              <w:p w14:paraId="3B368613" w14:textId="37B5C8B4" w:rsidR="005A6420" w:rsidRDefault="19EDBD29" w:rsidP="3A9136CF">
                <w:pPr>
                  <w:jc w:val="center"/>
                  <w:rPr>
                    <w:rFonts w:ascii="Calibri" w:hAnsi="Calibri" w:cs="Calibri"/>
                    <w:color w:val="212121"/>
                  </w:rPr>
                </w:pPr>
                <w:r w:rsidRPr="3A9136CF">
                  <w:rPr>
                    <w:rFonts w:ascii="MS Gothic" w:eastAsia="MS Gothic" w:hAnsi="MS Gothic" w:cs="MS Gothic"/>
                    <w:color w:val="212121"/>
                  </w:rPr>
                  <w:t>☒</w:t>
                </w:r>
              </w:p>
            </w:tc>
          </w:sdtContent>
        </w:sdt>
        <w:tc>
          <w:tcPr>
            <w:tcW w:w="1710" w:type="dxa"/>
            <w:tcMar>
              <w:top w:w="0" w:type="dxa"/>
              <w:left w:w="108" w:type="dxa"/>
              <w:bottom w:w="0" w:type="dxa"/>
              <w:right w:w="108" w:type="dxa"/>
            </w:tcMar>
          </w:tcPr>
          <w:p w14:paraId="35C24E03" w14:textId="77777777" w:rsidR="005A6420" w:rsidRDefault="005A6420">
            <w:pPr>
              <w:rPr>
                <w:color w:val="000000"/>
                <w:szCs w:val="20"/>
              </w:rPr>
            </w:pPr>
            <w:r>
              <w:rPr>
                <w:color w:val="000000"/>
                <w:szCs w:val="20"/>
              </w:rPr>
              <w:t>GTS – Information Security</w:t>
            </w:r>
          </w:p>
        </w:tc>
        <w:tc>
          <w:tcPr>
            <w:tcW w:w="2853" w:type="dxa"/>
            <w:tcMar>
              <w:top w:w="0" w:type="dxa"/>
              <w:left w:w="108" w:type="dxa"/>
              <w:bottom w:w="0" w:type="dxa"/>
              <w:right w:w="108" w:type="dxa"/>
            </w:tcMar>
          </w:tcPr>
          <w:p w14:paraId="7A378B06" w14:textId="77777777" w:rsidR="005A6420" w:rsidRDefault="005A6420">
            <w:pPr>
              <w:rPr>
                <w:color w:val="000000"/>
                <w:szCs w:val="20"/>
              </w:rPr>
            </w:pPr>
            <w:r>
              <w:rPr>
                <w:color w:val="000000"/>
                <w:szCs w:val="20"/>
              </w:rPr>
              <w:t>Threat Model</w:t>
            </w:r>
          </w:p>
        </w:tc>
        <w:tc>
          <w:tcPr>
            <w:tcW w:w="2382" w:type="dxa"/>
            <w:tcMar>
              <w:top w:w="0" w:type="dxa"/>
              <w:left w:w="108" w:type="dxa"/>
              <w:bottom w:w="0" w:type="dxa"/>
              <w:right w:w="108" w:type="dxa"/>
            </w:tcMar>
          </w:tcPr>
          <w:p w14:paraId="3FDD5F63" w14:textId="77777777" w:rsidR="005A6420" w:rsidRDefault="005A6420">
            <w:pPr>
              <w:rPr>
                <w:color w:val="000000"/>
                <w:szCs w:val="20"/>
              </w:rPr>
            </w:pPr>
            <w:r>
              <w:rPr>
                <w:color w:val="000000"/>
                <w:szCs w:val="20"/>
              </w:rPr>
              <w:t>Paul Nickelson, Jeff Bain</w:t>
            </w:r>
          </w:p>
        </w:tc>
        <w:tc>
          <w:tcPr>
            <w:tcW w:w="2695" w:type="dxa"/>
            <w:tcMar>
              <w:top w:w="0" w:type="dxa"/>
              <w:left w:w="108" w:type="dxa"/>
              <w:bottom w:w="0" w:type="dxa"/>
              <w:right w:w="108" w:type="dxa"/>
            </w:tcMar>
          </w:tcPr>
          <w:p w14:paraId="2AA13CB2" w14:textId="77777777" w:rsidR="005A6420" w:rsidRDefault="005A6420">
            <w:pPr>
              <w:rPr>
                <w:color w:val="000000"/>
                <w:szCs w:val="20"/>
              </w:rPr>
            </w:pPr>
            <w:r>
              <w:rPr>
                <w:color w:val="000000"/>
                <w:szCs w:val="20"/>
              </w:rPr>
              <w:t>Link</w:t>
            </w:r>
          </w:p>
        </w:tc>
      </w:tr>
      <w:tr w:rsidR="005A6420" w14:paraId="30EC1428" w14:textId="77777777" w:rsidTr="631BB7BA">
        <w:trPr>
          <w:trHeight w:val="532"/>
        </w:trPr>
        <w:sdt>
          <w:sdtPr>
            <w:rPr>
              <w:rFonts w:ascii="Calibri" w:hAnsi="Calibri" w:cs="Calibri"/>
              <w:color w:val="212121"/>
            </w:rPr>
            <w:id w:val="1307048342"/>
            <w14:checkbox>
              <w14:checked w14:val="1"/>
              <w14:checkedState w14:val="2612" w14:font="MS Gothic"/>
              <w14:uncheckedState w14:val="2610" w14:font="MS Gothic"/>
            </w14:checkbox>
          </w:sdtPr>
          <w:sdtContent>
            <w:tc>
              <w:tcPr>
                <w:tcW w:w="1060" w:type="dxa"/>
                <w:tcMar>
                  <w:top w:w="0" w:type="dxa"/>
                  <w:left w:w="108" w:type="dxa"/>
                  <w:bottom w:w="0" w:type="dxa"/>
                  <w:right w:w="108" w:type="dxa"/>
                </w:tcMar>
                <w:hideMark/>
              </w:tcPr>
              <w:p w14:paraId="1AE82030" w14:textId="64275916" w:rsidR="005A6420" w:rsidRPr="00490DF0" w:rsidRDefault="56734BA4" w:rsidP="3A9136CF">
                <w:pPr>
                  <w:jc w:val="center"/>
                  <w:rPr>
                    <w:rFonts w:ascii="Calibri" w:hAnsi="Calibri" w:cs="Calibri"/>
                    <w:color w:val="212121"/>
                  </w:rPr>
                </w:pPr>
                <w:r w:rsidRPr="3A9136CF">
                  <w:rPr>
                    <w:rFonts w:ascii="MS Gothic" w:eastAsia="MS Gothic" w:hAnsi="MS Gothic" w:cs="MS Gothic"/>
                    <w:color w:val="212121"/>
                  </w:rPr>
                  <w:t>☒</w:t>
                </w:r>
              </w:p>
            </w:tc>
          </w:sdtContent>
        </w:sdt>
        <w:tc>
          <w:tcPr>
            <w:tcW w:w="1710" w:type="dxa"/>
            <w:tcMar>
              <w:top w:w="0" w:type="dxa"/>
              <w:left w:w="108" w:type="dxa"/>
              <w:bottom w:w="0" w:type="dxa"/>
              <w:right w:w="108" w:type="dxa"/>
            </w:tcMar>
            <w:hideMark/>
          </w:tcPr>
          <w:p w14:paraId="56278463" w14:textId="77777777" w:rsidR="005A6420" w:rsidRPr="00490DF0" w:rsidRDefault="005A6420">
            <w:pPr>
              <w:rPr>
                <w:rFonts w:ascii="Calibri" w:hAnsi="Calibri" w:cs="Calibri"/>
                <w:color w:val="212121"/>
                <w:szCs w:val="20"/>
              </w:rPr>
            </w:pPr>
            <w:r>
              <w:rPr>
                <w:color w:val="000000"/>
                <w:szCs w:val="20"/>
              </w:rPr>
              <w:t>Data Privacy</w:t>
            </w:r>
          </w:p>
        </w:tc>
        <w:tc>
          <w:tcPr>
            <w:tcW w:w="2853" w:type="dxa"/>
            <w:tcMar>
              <w:top w:w="0" w:type="dxa"/>
              <w:left w:w="108" w:type="dxa"/>
              <w:bottom w:w="0" w:type="dxa"/>
              <w:right w:w="108" w:type="dxa"/>
            </w:tcMar>
            <w:hideMark/>
          </w:tcPr>
          <w:p w14:paraId="450EB796" w14:textId="77777777" w:rsidR="005A6420" w:rsidRPr="00490DF0" w:rsidRDefault="005A6420">
            <w:pPr>
              <w:rPr>
                <w:rFonts w:ascii="Calibri" w:hAnsi="Calibri" w:cs="Calibri"/>
                <w:color w:val="212121"/>
                <w:szCs w:val="20"/>
              </w:rPr>
            </w:pPr>
            <w:r>
              <w:rPr>
                <w:color w:val="000000"/>
                <w:szCs w:val="20"/>
              </w:rPr>
              <w:t>Data Privacy Impact Assessment (OneTrust)</w:t>
            </w:r>
          </w:p>
        </w:tc>
        <w:tc>
          <w:tcPr>
            <w:tcW w:w="2382" w:type="dxa"/>
            <w:tcMar>
              <w:top w:w="0" w:type="dxa"/>
              <w:left w:w="108" w:type="dxa"/>
              <w:bottom w:w="0" w:type="dxa"/>
              <w:right w:w="108" w:type="dxa"/>
            </w:tcMar>
            <w:hideMark/>
          </w:tcPr>
          <w:p w14:paraId="60A5C55D" w14:textId="77777777" w:rsidR="005A6420" w:rsidRPr="00490DF0" w:rsidRDefault="005A6420">
            <w:pPr>
              <w:rPr>
                <w:rFonts w:ascii="Calibri" w:hAnsi="Calibri" w:cs="Calibri"/>
                <w:color w:val="212121"/>
                <w:szCs w:val="20"/>
              </w:rPr>
            </w:pPr>
            <w:r>
              <w:rPr>
                <w:color w:val="000000"/>
                <w:szCs w:val="20"/>
              </w:rPr>
              <w:t>Adam Kaminski</w:t>
            </w:r>
          </w:p>
        </w:tc>
        <w:tc>
          <w:tcPr>
            <w:tcW w:w="2695" w:type="dxa"/>
            <w:tcMar>
              <w:top w:w="0" w:type="dxa"/>
              <w:left w:w="108" w:type="dxa"/>
              <w:bottom w:w="0" w:type="dxa"/>
              <w:right w:w="108" w:type="dxa"/>
            </w:tcMar>
            <w:hideMark/>
          </w:tcPr>
          <w:p w14:paraId="529172C0" w14:textId="4C799B9E" w:rsidR="005A6420" w:rsidRPr="00490DF0" w:rsidRDefault="005A6420" w:rsidP="3A9136CF">
            <w:pPr>
              <w:rPr>
                <w:rFonts w:eastAsia="Arial"/>
                <w:szCs w:val="20"/>
              </w:rPr>
            </w:pPr>
            <w:r w:rsidRPr="3A9136CF">
              <w:rPr>
                <w:color w:val="000000" w:themeColor="text1"/>
              </w:rPr>
              <w:t>DPIA Number</w:t>
            </w:r>
            <w:r w:rsidR="633ADE19" w:rsidRPr="3A9136CF">
              <w:rPr>
                <w:color w:val="000000" w:themeColor="text1"/>
              </w:rPr>
              <w:t xml:space="preserve">: </w:t>
            </w:r>
            <w:r w:rsidR="633ADE19" w:rsidRPr="3A9136CF">
              <w:rPr>
                <w:rFonts w:ascii="Open Sans" w:eastAsia="Open Sans" w:hAnsi="Open Sans" w:cs="Open Sans"/>
                <w:b/>
                <w:bCs/>
                <w:color w:val="1A1A1A"/>
                <w:sz w:val="21"/>
                <w:szCs w:val="21"/>
              </w:rPr>
              <w:t>12351</w:t>
            </w:r>
          </w:p>
        </w:tc>
      </w:tr>
      <w:tr w:rsidR="005A6420" w14:paraId="5B29DDEA" w14:textId="77777777" w:rsidTr="631BB7BA">
        <w:trPr>
          <w:trHeight w:val="532"/>
        </w:trPr>
        <w:sdt>
          <w:sdtPr>
            <w:rPr>
              <w:rFonts w:ascii="Calibri" w:hAnsi="Calibri" w:cs="Calibri"/>
              <w:color w:val="212121"/>
            </w:rPr>
            <w:id w:val="-988475599"/>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6BCE054A" w14:textId="6C9D658F" w:rsidR="005A6420" w:rsidRPr="00490DF0" w:rsidRDefault="6F89169A" w:rsidP="3A9136CF">
                <w:pPr>
                  <w:jc w:val="center"/>
                  <w:rPr>
                    <w:rFonts w:ascii="Calibri" w:hAnsi="Calibri" w:cs="Calibri"/>
                    <w:color w:val="212121"/>
                  </w:rPr>
                </w:pPr>
                <w:r w:rsidRPr="3A9136CF">
                  <w:rPr>
                    <w:rFonts w:ascii="MS Gothic" w:eastAsia="MS Gothic" w:hAnsi="MS Gothic" w:cs="MS Gothic"/>
                    <w:color w:val="212121"/>
                  </w:rPr>
                  <w:t>☐</w:t>
                </w:r>
              </w:p>
            </w:tc>
          </w:sdtContent>
        </w:sdt>
        <w:tc>
          <w:tcPr>
            <w:tcW w:w="1710" w:type="dxa"/>
            <w:tcMar>
              <w:top w:w="0" w:type="dxa"/>
              <w:left w:w="108" w:type="dxa"/>
              <w:bottom w:w="0" w:type="dxa"/>
              <w:right w:w="108" w:type="dxa"/>
            </w:tcMar>
            <w:hideMark/>
          </w:tcPr>
          <w:p w14:paraId="59ADE204" w14:textId="77777777" w:rsidR="005A6420" w:rsidRPr="00490DF0" w:rsidRDefault="005A6420">
            <w:pPr>
              <w:rPr>
                <w:rFonts w:ascii="Calibri" w:hAnsi="Calibri" w:cs="Calibri"/>
                <w:color w:val="212121"/>
                <w:szCs w:val="20"/>
              </w:rPr>
            </w:pPr>
            <w:r>
              <w:rPr>
                <w:color w:val="000000"/>
                <w:szCs w:val="20"/>
              </w:rPr>
              <w:t>GTS - Architecture</w:t>
            </w:r>
          </w:p>
        </w:tc>
        <w:tc>
          <w:tcPr>
            <w:tcW w:w="2853" w:type="dxa"/>
            <w:tcMar>
              <w:top w:w="0" w:type="dxa"/>
              <w:left w:w="108" w:type="dxa"/>
              <w:bottom w:w="0" w:type="dxa"/>
              <w:right w:w="108" w:type="dxa"/>
            </w:tcMar>
            <w:hideMark/>
          </w:tcPr>
          <w:p w14:paraId="7EC49049" w14:textId="77777777" w:rsidR="005A6420" w:rsidRPr="00490DF0" w:rsidRDefault="005A6420">
            <w:pPr>
              <w:rPr>
                <w:rFonts w:ascii="Calibri" w:hAnsi="Calibri" w:cs="Calibri"/>
                <w:color w:val="212121"/>
                <w:szCs w:val="20"/>
              </w:rPr>
            </w:pPr>
            <w:r>
              <w:rPr>
                <w:color w:val="000000"/>
                <w:szCs w:val="20"/>
              </w:rPr>
              <w:t>Approved Architectural Artifacts Added to Architecture Repository</w:t>
            </w:r>
          </w:p>
        </w:tc>
        <w:tc>
          <w:tcPr>
            <w:tcW w:w="2382" w:type="dxa"/>
            <w:tcMar>
              <w:top w:w="0" w:type="dxa"/>
              <w:left w:w="108" w:type="dxa"/>
              <w:bottom w:w="0" w:type="dxa"/>
              <w:right w:w="108" w:type="dxa"/>
            </w:tcMar>
            <w:hideMark/>
          </w:tcPr>
          <w:p w14:paraId="55E042BE" w14:textId="77777777" w:rsidR="005A6420" w:rsidRPr="00490DF0" w:rsidRDefault="005A6420">
            <w:pPr>
              <w:rPr>
                <w:rFonts w:ascii="Calibri" w:hAnsi="Calibri" w:cs="Calibri"/>
                <w:color w:val="212121"/>
                <w:szCs w:val="20"/>
              </w:rPr>
            </w:pPr>
            <w:r w:rsidRPr="00E3122F">
              <w:rPr>
                <w:color w:val="FF0000"/>
                <w:szCs w:val="20"/>
              </w:rPr>
              <w:t>Assigned Architect</w:t>
            </w:r>
          </w:p>
        </w:tc>
        <w:tc>
          <w:tcPr>
            <w:tcW w:w="2695" w:type="dxa"/>
            <w:tcMar>
              <w:top w:w="0" w:type="dxa"/>
              <w:left w:w="108" w:type="dxa"/>
              <w:bottom w:w="0" w:type="dxa"/>
              <w:right w:w="108" w:type="dxa"/>
            </w:tcMar>
            <w:hideMark/>
          </w:tcPr>
          <w:p w14:paraId="176D678A" w14:textId="1B3BCFE3" w:rsidR="005A6420" w:rsidRPr="00490DF0" w:rsidRDefault="775849C2" w:rsidP="4BF158F4">
            <w:pPr>
              <w:rPr>
                <w:rFonts w:eastAsia="Arial"/>
                <w:szCs w:val="20"/>
              </w:rPr>
            </w:pPr>
            <w:r w:rsidRPr="4BF158F4">
              <w:rPr>
                <w:color w:val="000000" w:themeColor="text1"/>
              </w:rPr>
              <w:t>Link to Repo</w:t>
            </w:r>
            <w:r w:rsidR="07113AB6" w:rsidRPr="4BF158F4">
              <w:rPr>
                <w:color w:val="000000" w:themeColor="text1"/>
              </w:rPr>
              <w:t xml:space="preserve">: </w:t>
            </w:r>
            <w:hyperlink r:id="rId11">
              <w:r w:rsidR="07113AB6" w:rsidRPr="4BF158F4">
                <w:rPr>
                  <w:rStyle w:val="Hyperlink"/>
                  <w:rFonts w:eastAsia="Arial"/>
                  <w:szCs w:val="20"/>
                </w:rPr>
                <w:t>RITM1164950-ACBSD-4298-BigPanda-BiggyAI Solution Design</w:t>
              </w:r>
            </w:hyperlink>
          </w:p>
        </w:tc>
      </w:tr>
      <w:tr w:rsidR="005A6420" w14:paraId="2432910D" w14:textId="77777777" w:rsidTr="631BB7BA">
        <w:trPr>
          <w:trHeight w:val="532"/>
        </w:trPr>
        <w:sdt>
          <w:sdtPr>
            <w:rPr>
              <w:rFonts w:ascii="Calibri" w:hAnsi="Calibri" w:cs="Calibri"/>
              <w:color w:val="212121"/>
            </w:rPr>
            <w:id w:val="-1189758176"/>
            <w14:checkbox>
              <w14:checked w14:val="1"/>
              <w14:checkedState w14:val="2612" w14:font="MS Gothic"/>
              <w14:uncheckedState w14:val="2610" w14:font="MS Gothic"/>
            </w14:checkbox>
          </w:sdtPr>
          <w:sdtContent>
            <w:tc>
              <w:tcPr>
                <w:tcW w:w="1060" w:type="dxa"/>
                <w:tcMar>
                  <w:top w:w="0" w:type="dxa"/>
                  <w:left w:w="108" w:type="dxa"/>
                  <w:bottom w:w="0" w:type="dxa"/>
                  <w:right w:w="108" w:type="dxa"/>
                </w:tcMar>
                <w:hideMark/>
              </w:tcPr>
              <w:p w14:paraId="70335078" w14:textId="07ADC10A" w:rsidR="005A6420" w:rsidRPr="00490DF0" w:rsidRDefault="2831E417" w:rsidP="3A9136CF">
                <w:pPr>
                  <w:jc w:val="center"/>
                  <w:rPr>
                    <w:rFonts w:ascii="Calibri" w:hAnsi="Calibri" w:cs="Calibri"/>
                    <w:color w:val="212121"/>
                  </w:rPr>
                </w:pPr>
                <w:r w:rsidRPr="3A9136CF">
                  <w:rPr>
                    <w:rFonts w:ascii="MS Gothic" w:eastAsia="MS Gothic" w:hAnsi="MS Gothic" w:cs="MS Gothic"/>
                    <w:color w:val="212121"/>
                  </w:rPr>
                  <w:t>☒</w:t>
                </w:r>
              </w:p>
            </w:tc>
          </w:sdtContent>
        </w:sdt>
        <w:tc>
          <w:tcPr>
            <w:tcW w:w="1710" w:type="dxa"/>
            <w:tcMar>
              <w:top w:w="0" w:type="dxa"/>
              <w:left w:w="108" w:type="dxa"/>
              <w:bottom w:w="0" w:type="dxa"/>
              <w:right w:w="108" w:type="dxa"/>
            </w:tcMar>
            <w:hideMark/>
          </w:tcPr>
          <w:p w14:paraId="7BA2EC19" w14:textId="77777777" w:rsidR="005A6420" w:rsidRPr="00490DF0" w:rsidRDefault="005A6420">
            <w:pPr>
              <w:rPr>
                <w:rFonts w:ascii="Calibri" w:hAnsi="Calibri" w:cs="Calibri"/>
                <w:color w:val="212121"/>
                <w:szCs w:val="20"/>
              </w:rPr>
            </w:pPr>
            <w:r>
              <w:rPr>
                <w:color w:val="000000"/>
                <w:szCs w:val="20"/>
              </w:rPr>
              <w:t xml:space="preserve">GTS/Corp Centre GenAI </w:t>
            </w:r>
          </w:p>
        </w:tc>
        <w:tc>
          <w:tcPr>
            <w:tcW w:w="2853" w:type="dxa"/>
            <w:tcMar>
              <w:top w:w="0" w:type="dxa"/>
              <w:left w:w="108" w:type="dxa"/>
              <w:bottom w:w="0" w:type="dxa"/>
              <w:right w:w="108" w:type="dxa"/>
            </w:tcMar>
            <w:hideMark/>
          </w:tcPr>
          <w:p w14:paraId="3448797D" w14:textId="77777777" w:rsidR="005A6420" w:rsidRPr="00490DF0" w:rsidRDefault="005A6420">
            <w:pPr>
              <w:rPr>
                <w:rFonts w:ascii="Calibri" w:hAnsi="Calibri" w:cs="Calibri"/>
                <w:color w:val="212121"/>
                <w:szCs w:val="20"/>
              </w:rPr>
            </w:pPr>
            <w:r>
              <w:rPr>
                <w:color w:val="000000"/>
                <w:szCs w:val="20"/>
              </w:rPr>
              <w:t>GenAI Inventory &amp; Working Group Communication</w:t>
            </w:r>
          </w:p>
        </w:tc>
        <w:tc>
          <w:tcPr>
            <w:tcW w:w="2382" w:type="dxa"/>
            <w:tcMar>
              <w:top w:w="0" w:type="dxa"/>
              <w:left w:w="108" w:type="dxa"/>
              <w:bottom w:w="0" w:type="dxa"/>
              <w:right w:w="108" w:type="dxa"/>
            </w:tcMar>
            <w:hideMark/>
          </w:tcPr>
          <w:p w14:paraId="5B69745E" w14:textId="77777777" w:rsidR="005A6420" w:rsidRPr="00365CEE" w:rsidRDefault="005A6420">
            <w:pPr>
              <w:rPr>
                <w:color w:val="000000"/>
                <w:szCs w:val="20"/>
              </w:rPr>
            </w:pPr>
            <w:r w:rsidRPr="00365CEE">
              <w:rPr>
                <w:color w:val="000000"/>
                <w:szCs w:val="20"/>
              </w:rPr>
              <w:t>Guy Dye</w:t>
            </w:r>
          </w:p>
        </w:tc>
        <w:tc>
          <w:tcPr>
            <w:tcW w:w="2695" w:type="dxa"/>
            <w:tcMar>
              <w:top w:w="0" w:type="dxa"/>
              <w:left w:w="108" w:type="dxa"/>
              <w:bottom w:w="0" w:type="dxa"/>
              <w:right w:w="108" w:type="dxa"/>
            </w:tcMar>
            <w:hideMark/>
          </w:tcPr>
          <w:p w14:paraId="77A230AF" w14:textId="05D77EBC" w:rsidR="005A6420" w:rsidRPr="00490DF0" w:rsidRDefault="005A6420" w:rsidP="3A9136CF">
            <w:pPr>
              <w:rPr>
                <w:rFonts w:eastAsia="Arial"/>
                <w:szCs w:val="20"/>
              </w:rPr>
            </w:pPr>
            <w:r w:rsidRPr="3A9136CF">
              <w:rPr>
                <w:color w:val="000000" w:themeColor="text1"/>
              </w:rPr>
              <w:t>GenAI Inventory ID</w:t>
            </w:r>
            <w:r w:rsidR="4271A9F7" w:rsidRPr="3A9136CF">
              <w:rPr>
                <w:color w:val="000000" w:themeColor="text1"/>
              </w:rPr>
              <w:t xml:space="preserve">: </w:t>
            </w:r>
            <w:r w:rsidR="4271A9F7" w:rsidRPr="3A9136CF">
              <w:rPr>
                <w:rFonts w:eastAsia="Arial"/>
                <w:color w:val="000000" w:themeColor="text1"/>
                <w:szCs w:val="20"/>
              </w:rPr>
              <w:t>#</w:t>
            </w:r>
            <w:r w:rsidR="4271A9F7" w:rsidRPr="3A9136CF">
              <w:rPr>
                <w:rFonts w:eastAsia="Arial"/>
                <w:b/>
                <w:bCs/>
                <w:color w:val="000000" w:themeColor="text1"/>
                <w:szCs w:val="20"/>
              </w:rPr>
              <w:t>GTS030</w:t>
            </w:r>
          </w:p>
        </w:tc>
      </w:tr>
    </w:tbl>
    <w:p w14:paraId="42F373B8" w14:textId="77777777" w:rsidR="005A6420" w:rsidRDefault="005A6420" w:rsidP="005A6420"/>
    <w:p w14:paraId="4F1F16F4" w14:textId="77777777" w:rsidR="00443E13" w:rsidRPr="004D7BE8" w:rsidRDefault="00443E13" w:rsidP="00443E13">
      <w:pPr>
        <w:rPr>
          <w:b/>
          <w:bCs/>
          <w:szCs w:val="20"/>
        </w:rPr>
      </w:pPr>
      <w:r w:rsidRPr="004D7BE8">
        <w:rPr>
          <w:b/>
          <w:bCs/>
          <w:szCs w:val="20"/>
        </w:rPr>
        <w:t>Architecture review checklist</w:t>
      </w:r>
    </w:p>
    <w:tbl>
      <w:tblPr>
        <w:tblStyle w:val="TableGrid"/>
        <w:tblW w:w="0" w:type="auto"/>
        <w:tblLook w:val="04A0" w:firstRow="1" w:lastRow="0" w:firstColumn="1" w:lastColumn="0" w:noHBand="0" w:noVBand="1"/>
      </w:tblPr>
      <w:tblGrid>
        <w:gridCol w:w="3596"/>
        <w:gridCol w:w="4054"/>
        <w:gridCol w:w="3140"/>
      </w:tblGrid>
      <w:tr w:rsidR="00443E13" w:rsidRPr="004D7BE8" w14:paraId="5A5305F7" w14:textId="77777777" w:rsidTr="4BF158F4">
        <w:tc>
          <w:tcPr>
            <w:tcW w:w="3596" w:type="dxa"/>
          </w:tcPr>
          <w:p w14:paraId="76C0658E" w14:textId="77054ABE" w:rsidR="00443E13" w:rsidRPr="004D7BE8" w:rsidRDefault="00A148D3">
            <w:pPr>
              <w:rPr>
                <w:b/>
                <w:bCs/>
                <w:szCs w:val="20"/>
              </w:rPr>
            </w:pPr>
            <w:r>
              <w:rPr>
                <w:b/>
                <w:bCs/>
                <w:szCs w:val="20"/>
              </w:rPr>
              <w:t>Role</w:t>
            </w:r>
          </w:p>
        </w:tc>
        <w:tc>
          <w:tcPr>
            <w:tcW w:w="4054" w:type="dxa"/>
          </w:tcPr>
          <w:p w14:paraId="4E04ED66" w14:textId="60168EAB" w:rsidR="00443E13" w:rsidRPr="004D7BE8" w:rsidRDefault="00A148D3">
            <w:pPr>
              <w:rPr>
                <w:b/>
                <w:bCs/>
                <w:szCs w:val="20"/>
              </w:rPr>
            </w:pPr>
            <w:r>
              <w:rPr>
                <w:b/>
                <w:bCs/>
                <w:szCs w:val="20"/>
              </w:rPr>
              <w:t>Name</w:t>
            </w:r>
          </w:p>
        </w:tc>
        <w:tc>
          <w:tcPr>
            <w:tcW w:w="3140" w:type="dxa"/>
          </w:tcPr>
          <w:p w14:paraId="2E1442CA" w14:textId="77777777" w:rsidR="00443E13" w:rsidRPr="004D7BE8" w:rsidRDefault="00443E13">
            <w:pPr>
              <w:rPr>
                <w:b/>
                <w:bCs/>
                <w:szCs w:val="20"/>
              </w:rPr>
            </w:pPr>
            <w:r w:rsidRPr="004D7BE8">
              <w:rPr>
                <w:b/>
                <w:bCs/>
                <w:szCs w:val="20"/>
              </w:rPr>
              <w:t>Status</w:t>
            </w:r>
          </w:p>
        </w:tc>
      </w:tr>
      <w:tr w:rsidR="00443E13" w:rsidRPr="004D7BE8" w14:paraId="41799F67" w14:textId="77777777" w:rsidTr="4BF158F4">
        <w:tc>
          <w:tcPr>
            <w:tcW w:w="3596" w:type="dxa"/>
          </w:tcPr>
          <w:p w14:paraId="3E18B29E" w14:textId="279315CB" w:rsidR="00443E13" w:rsidRPr="004D7BE8" w:rsidRDefault="1B9A5559">
            <w:r>
              <w:t>Architect</w:t>
            </w:r>
          </w:p>
        </w:tc>
        <w:tc>
          <w:tcPr>
            <w:tcW w:w="4054" w:type="dxa"/>
          </w:tcPr>
          <w:p w14:paraId="548921BA" w14:textId="510B5BA6" w:rsidR="00443E13" w:rsidRPr="004D7BE8" w:rsidRDefault="7667ED8C">
            <w:r>
              <w:t>Neil Everest</w:t>
            </w:r>
          </w:p>
        </w:tc>
        <w:sdt>
          <w:sdtPr>
            <w:rPr>
              <w:szCs w:val="20"/>
            </w:rPr>
            <w:id w:val="-1805996588"/>
            <w:placeholder>
              <w:docPart w:val="1932F0B5C80F4C20BCA3EB7C9949BDF5"/>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2BDFBD9B" w14:textId="13AC4AE5" w:rsidR="00443E13" w:rsidRPr="004D7BE8" w:rsidRDefault="5B515106">
                <w:r>
                  <w:t>R</w:t>
                </w:r>
                <w:r w:rsidR="00443E13">
                  <w:t>ead</w:t>
                </w:r>
              </w:p>
            </w:tc>
          </w:sdtContent>
        </w:sdt>
      </w:tr>
    </w:tbl>
    <w:p w14:paraId="73EC0847" w14:textId="0100990F" w:rsidR="4BF158F4" w:rsidRDefault="4BF158F4"/>
    <w:p w14:paraId="0E8A6A67" w14:textId="77777777" w:rsidR="00443E13" w:rsidRDefault="00443E13" w:rsidP="00443E13">
      <w:pPr>
        <w:rPr>
          <w:b/>
          <w:bCs/>
          <w:szCs w:val="20"/>
        </w:rPr>
      </w:pPr>
    </w:p>
    <w:p w14:paraId="6F20AA49" w14:textId="77777777" w:rsidR="00443E13" w:rsidRPr="004D7BE8" w:rsidRDefault="00443E13" w:rsidP="00443E13">
      <w:pPr>
        <w:rPr>
          <w:b/>
          <w:bCs/>
          <w:szCs w:val="20"/>
        </w:rPr>
      </w:pPr>
      <w:r>
        <w:rPr>
          <w:b/>
          <w:bCs/>
          <w:szCs w:val="20"/>
        </w:rPr>
        <w:t>Stakeholders</w:t>
      </w:r>
      <w:r w:rsidRPr="004D7BE8">
        <w:rPr>
          <w:b/>
          <w:bCs/>
          <w:szCs w:val="20"/>
        </w:rPr>
        <w:t xml:space="preserve"> review checklist</w:t>
      </w:r>
    </w:p>
    <w:tbl>
      <w:tblPr>
        <w:tblStyle w:val="TableGrid"/>
        <w:tblW w:w="0" w:type="auto"/>
        <w:tblLook w:val="04A0" w:firstRow="1" w:lastRow="0" w:firstColumn="1" w:lastColumn="0" w:noHBand="0" w:noVBand="1"/>
      </w:tblPr>
      <w:tblGrid>
        <w:gridCol w:w="3596"/>
        <w:gridCol w:w="4054"/>
        <w:gridCol w:w="3140"/>
      </w:tblGrid>
      <w:tr w:rsidR="00443E13" w:rsidRPr="004D7BE8" w14:paraId="3D3C7701" w14:textId="77777777" w:rsidTr="34046A18">
        <w:tc>
          <w:tcPr>
            <w:tcW w:w="3596" w:type="dxa"/>
          </w:tcPr>
          <w:p w14:paraId="5331AD8D" w14:textId="25855E0D" w:rsidR="00443E13" w:rsidRPr="004D7BE8" w:rsidRDefault="00A148D3">
            <w:pPr>
              <w:rPr>
                <w:b/>
                <w:bCs/>
                <w:szCs w:val="20"/>
              </w:rPr>
            </w:pPr>
            <w:r>
              <w:rPr>
                <w:b/>
                <w:bCs/>
                <w:szCs w:val="20"/>
              </w:rPr>
              <w:t>Role</w:t>
            </w:r>
          </w:p>
        </w:tc>
        <w:tc>
          <w:tcPr>
            <w:tcW w:w="4054" w:type="dxa"/>
          </w:tcPr>
          <w:p w14:paraId="33DBDDF4" w14:textId="5A8A281D" w:rsidR="00443E13" w:rsidRPr="004D7BE8" w:rsidRDefault="00A148D3">
            <w:pPr>
              <w:rPr>
                <w:b/>
                <w:bCs/>
                <w:szCs w:val="20"/>
              </w:rPr>
            </w:pPr>
            <w:r>
              <w:rPr>
                <w:b/>
                <w:bCs/>
                <w:szCs w:val="20"/>
              </w:rPr>
              <w:t>Name</w:t>
            </w:r>
          </w:p>
        </w:tc>
        <w:tc>
          <w:tcPr>
            <w:tcW w:w="3140" w:type="dxa"/>
          </w:tcPr>
          <w:p w14:paraId="14DEAA6B" w14:textId="77777777" w:rsidR="00443E13" w:rsidRPr="004D7BE8" w:rsidRDefault="00443E13">
            <w:pPr>
              <w:rPr>
                <w:b/>
                <w:bCs/>
                <w:szCs w:val="20"/>
              </w:rPr>
            </w:pPr>
            <w:r w:rsidRPr="004D7BE8">
              <w:rPr>
                <w:b/>
                <w:bCs/>
                <w:szCs w:val="20"/>
              </w:rPr>
              <w:t>Status</w:t>
            </w:r>
          </w:p>
        </w:tc>
      </w:tr>
      <w:tr w:rsidR="00A148D3" w:rsidRPr="004D7BE8" w14:paraId="3B9AD232" w14:textId="77777777" w:rsidTr="34046A18">
        <w:tc>
          <w:tcPr>
            <w:tcW w:w="3596" w:type="dxa"/>
          </w:tcPr>
          <w:p w14:paraId="53AE3AAD" w14:textId="4A1E3B00" w:rsidR="00A148D3" w:rsidRPr="004D7BE8" w:rsidRDefault="00A148D3" w:rsidP="00A148D3">
            <w:pPr>
              <w:rPr>
                <w:szCs w:val="20"/>
              </w:rPr>
            </w:pPr>
            <w:r w:rsidRPr="00490DF0">
              <w:rPr>
                <w:szCs w:val="20"/>
              </w:rPr>
              <w:t>GTS DPO</w:t>
            </w:r>
          </w:p>
        </w:tc>
        <w:tc>
          <w:tcPr>
            <w:tcW w:w="4054" w:type="dxa"/>
          </w:tcPr>
          <w:p w14:paraId="5E0DEC77" w14:textId="3E0D5D22" w:rsidR="00A148D3" w:rsidRPr="004D7BE8" w:rsidRDefault="00A148D3" w:rsidP="00A148D3">
            <w:pPr>
              <w:rPr>
                <w:szCs w:val="20"/>
              </w:rPr>
            </w:pPr>
            <w:r w:rsidRPr="00A148D3">
              <w:rPr>
                <w:szCs w:val="20"/>
              </w:rPr>
              <w:t xml:space="preserve">Adam Kaminski </w:t>
            </w:r>
            <w:r>
              <w:rPr>
                <w:szCs w:val="20"/>
              </w:rPr>
              <w:t>or</w:t>
            </w:r>
            <w:r w:rsidRPr="00A148D3">
              <w:rPr>
                <w:szCs w:val="20"/>
              </w:rPr>
              <w:t xml:space="preserve"> Emma Warner</w:t>
            </w:r>
          </w:p>
        </w:tc>
        <w:sdt>
          <w:sdtPr>
            <w:rPr>
              <w:szCs w:val="20"/>
            </w:rPr>
            <w:id w:val="-161008958"/>
            <w:placeholder>
              <w:docPart w:val="8FCE988208114F46A9DFAA30774D38B6"/>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57358777" w14:textId="6DF50F07" w:rsidR="00A148D3" w:rsidRPr="004D7BE8" w:rsidRDefault="7F0416E0" w:rsidP="00A148D3">
                <w:r>
                  <w:t>R</w:t>
                </w:r>
                <w:r w:rsidR="1BF0994D">
                  <w:t>ead</w:t>
                </w:r>
              </w:p>
            </w:tc>
          </w:sdtContent>
        </w:sdt>
      </w:tr>
      <w:tr w:rsidR="00A148D3" w:rsidRPr="004D7BE8" w14:paraId="5C125A35" w14:textId="77777777" w:rsidTr="34046A18">
        <w:tc>
          <w:tcPr>
            <w:tcW w:w="3596" w:type="dxa"/>
          </w:tcPr>
          <w:p w14:paraId="3D7EAC92" w14:textId="218EE04A" w:rsidR="00A148D3" w:rsidRPr="004D7BE8" w:rsidRDefault="00A148D3" w:rsidP="00A148D3">
            <w:pPr>
              <w:rPr>
                <w:szCs w:val="20"/>
              </w:rPr>
            </w:pPr>
            <w:r w:rsidRPr="00490DF0">
              <w:rPr>
                <w:szCs w:val="20"/>
              </w:rPr>
              <w:t>GTS ISO</w:t>
            </w:r>
          </w:p>
        </w:tc>
        <w:tc>
          <w:tcPr>
            <w:tcW w:w="4054" w:type="dxa"/>
          </w:tcPr>
          <w:p w14:paraId="3FAF1FCD" w14:textId="792953E2" w:rsidR="00A148D3" w:rsidRPr="004D7BE8" w:rsidRDefault="00A148D3" w:rsidP="00A148D3">
            <w:pPr>
              <w:rPr>
                <w:szCs w:val="20"/>
              </w:rPr>
            </w:pPr>
            <w:r w:rsidRPr="00490DF0">
              <w:rPr>
                <w:szCs w:val="20"/>
              </w:rPr>
              <w:t xml:space="preserve">Nick Russell </w:t>
            </w:r>
            <w:r>
              <w:rPr>
                <w:szCs w:val="20"/>
              </w:rPr>
              <w:t>or</w:t>
            </w:r>
            <w:r w:rsidRPr="00490DF0">
              <w:rPr>
                <w:szCs w:val="20"/>
              </w:rPr>
              <w:t xml:space="preserve"> Daniel Lartey</w:t>
            </w:r>
          </w:p>
        </w:tc>
        <w:sdt>
          <w:sdtPr>
            <w:rPr>
              <w:szCs w:val="20"/>
            </w:rPr>
            <w:id w:val="-1655449306"/>
            <w:placeholder>
              <w:docPart w:val="A4FA78749DE146B783E07372EFAB12EA"/>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3C63CF3E" w14:textId="3CAD8678" w:rsidR="00A148D3" w:rsidRPr="004D7BE8" w:rsidRDefault="1F01F3CB" w:rsidP="00A148D3">
                <w:r>
                  <w:t>R</w:t>
                </w:r>
                <w:r w:rsidR="1BF0994D">
                  <w:t>ead</w:t>
                </w:r>
              </w:p>
            </w:tc>
          </w:sdtContent>
        </w:sdt>
      </w:tr>
      <w:tr w:rsidR="00A148D3" w:rsidRPr="004D7BE8" w14:paraId="5A38587D" w14:textId="77777777" w:rsidTr="34046A18">
        <w:tc>
          <w:tcPr>
            <w:tcW w:w="3596" w:type="dxa"/>
          </w:tcPr>
          <w:p w14:paraId="4874BAF4" w14:textId="6CAF731C" w:rsidR="00A148D3" w:rsidRDefault="00A148D3" w:rsidP="00A148D3">
            <w:pPr>
              <w:rPr>
                <w:szCs w:val="20"/>
              </w:rPr>
            </w:pPr>
            <w:r w:rsidRPr="00490DF0">
              <w:rPr>
                <w:szCs w:val="20"/>
              </w:rPr>
              <w:t>GTS Technology Risk Assessment</w:t>
            </w:r>
          </w:p>
        </w:tc>
        <w:tc>
          <w:tcPr>
            <w:tcW w:w="4054" w:type="dxa"/>
          </w:tcPr>
          <w:p w14:paraId="4134F01E" w14:textId="3C218275" w:rsidR="00A148D3" w:rsidRPr="004D7BE8" w:rsidRDefault="00A148D3" w:rsidP="00A148D3">
            <w:pPr>
              <w:rPr>
                <w:szCs w:val="20"/>
              </w:rPr>
            </w:pPr>
            <w:r>
              <w:rPr>
                <w:szCs w:val="20"/>
              </w:rPr>
              <w:t xml:space="preserve">Rachel Singewald or Juan </w:t>
            </w:r>
            <w:r w:rsidRPr="00514448">
              <w:rPr>
                <w:szCs w:val="20"/>
              </w:rPr>
              <w:t>Irizarry</w:t>
            </w:r>
          </w:p>
        </w:tc>
        <w:sdt>
          <w:sdtPr>
            <w:rPr>
              <w:szCs w:val="20"/>
            </w:rPr>
            <w:id w:val="722326192"/>
            <w:placeholder>
              <w:docPart w:val="0E4E6D264CA3419B9F45F0D44BFC3228"/>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26EC81B2" w14:textId="0B918118" w:rsidR="00A148D3" w:rsidRDefault="0B6DF8A4" w:rsidP="00A148D3">
                <w:r>
                  <w:t>R</w:t>
                </w:r>
                <w:r w:rsidR="1BF0994D">
                  <w:t>ead</w:t>
                </w:r>
              </w:p>
            </w:tc>
          </w:sdtContent>
        </w:sdt>
      </w:tr>
      <w:tr w:rsidR="00A148D3" w:rsidRPr="004D7BE8" w14:paraId="2BEFF328" w14:textId="77777777" w:rsidTr="34046A18">
        <w:tc>
          <w:tcPr>
            <w:tcW w:w="3596" w:type="dxa"/>
          </w:tcPr>
          <w:p w14:paraId="673DA629" w14:textId="79C211CC" w:rsidR="00A148D3" w:rsidRDefault="00A148D3" w:rsidP="00A148D3">
            <w:pPr>
              <w:rPr>
                <w:szCs w:val="20"/>
              </w:rPr>
            </w:pPr>
            <w:r>
              <w:rPr>
                <w:szCs w:val="20"/>
              </w:rPr>
              <w:t xml:space="preserve">Cloud </w:t>
            </w:r>
            <w:r w:rsidR="00C748F6">
              <w:rPr>
                <w:szCs w:val="20"/>
              </w:rPr>
              <w:t>Infrastructure</w:t>
            </w:r>
          </w:p>
        </w:tc>
        <w:tc>
          <w:tcPr>
            <w:tcW w:w="4054" w:type="dxa"/>
          </w:tcPr>
          <w:p w14:paraId="431C690E" w14:textId="0FDB20ED" w:rsidR="00A148D3" w:rsidRPr="004D7BE8" w:rsidRDefault="00A148D3" w:rsidP="00A148D3">
            <w:pPr>
              <w:rPr>
                <w:szCs w:val="20"/>
              </w:rPr>
            </w:pPr>
            <w:r>
              <w:rPr>
                <w:szCs w:val="20"/>
              </w:rPr>
              <w:t>John Drummond or John Hegyi</w:t>
            </w:r>
          </w:p>
        </w:tc>
        <w:sdt>
          <w:sdtPr>
            <w:rPr>
              <w:szCs w:val="20"/>
            </w:rPr>
            <w:id w:val="1517507762"/>
            <w:placeholder>
              <w:docPart w:val="E3F2B083644241B580F045DF18A7E285"/>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33F72916" w14:textId="64A8D6E2" w:rsidR="00A148D3" w:rsidRDefault="1BA4FFE7" w:rsidP="00A148D3">
                <w:r>
                  <w:t>R</w:t>
                </w:r>
                <w:r w:rsidR="00A148D3">
                  <w:t>ead</w:t>
                </w:r>
              </w:p>
            </w:tc>
          </w:sdtContent>
        </w:sdt>
      </w:tr>
    </w:tbl>
    <w:p w14:paraId="6147CA48" w14:textId="77777777" w:rsidR="001073AA" w:rsidRDefault="001073AA">
      <w:pPr>
        <w:rPr>
          <w:rFonts w:eastAsiaTheme="majorEastAsia" w:cstheme="majorBidi"/>
          <w:b/>
          <w:color w:val="641EE0"/>
          <w:sz w:val="28"/>
          <w:szCs w:val="40"/>
        </w:rPr>
      </w:pPr>
      <w:r>
        <w:br w:type="page"/>
      </w:r>
    </w:p>
    <w:p w14:paraId="1A281595" w14:textId="77777777" w:rsidR="00B32DF5" w:rsidRPr="00490DF0" w:rsidRDefault="00B32DF5" w:rsidP="00BE0726">
      <w:pPr>
        <w:pStyle w:val="Heading1"/>
      </w:pPr>
      <w:bookmarkStart w:id="6" w:name="_Toc205817625"/>
      <w:r w:rsidRPr="008240E2">
        <w:lastRenderedPageBreak/>
        <w:t>Summary</w:t>
      </w:r>
      <w:bookmarkEnd w:id="6"/>
    </w:p>
    <w:p w14:paraId="0ED0BE69" w14:textId="42527881" w:rsidR="00CE406A" w:rsidRPr="00E4026E" w:rsidRDefault="6643C445" w:rsidP="001F3704">
      <w:pPr>
        <w:pStyle w:val="Heading2"/>
      </w:pPr>
      <w:bookmarkStart w:id="7" w:name="_Toc205817626"/>
      <w:r>
        <w:t>Background</w:t>
      </w:r>
      <w:r w:rsidR="704087B8">
        <w:t xml:space="preserve"> &amp; </w:t>
      </w:r>
      <w:bookmarkEnd w:id="7"/>
      <w:r w:rsidR="704087B8">
        <w:t xml:space="preserve">Solution Description  </w:t>
      </w:r>
    </w:p>
    <w:p w14:paraId="159B36EC" w14:textId="1938936B" w:rsidR="3A9136CF" w:rsidRDefault="3A9136CF" w:rsidP="3A9136CF">
      <w:pPr>
        <w:spacing w:before="210" w:after="210" w:line="300" w:lineRule="auto"/>
        <w:ind w:left="720"/>
        <w:rPr>
          <w:rFonts w:ascii="Segoe UI" w:eastAsia="Segoe UI" w:hAnsi="Segoe UI" w:cs="Segoe UI"/>
          <w:sz w:val="21"/>
          <w:szCs w:val="21"/>
        </w:rPr>
      </w:pPr>
    </w:p>
    <w:p w14:paraId="5F663D43" w14:textId="7C919898" w:rsidR="420D42BB" w:rsidRDefault="420D42BB" w:rsidP="3A9136CF">
      <w:pPr>
        <w:spacing w:before="210" w:after="210" w:line="300" w:lineRule="auto"/>
        <w:ind w:left="720"/>
      </w:pPr>
      <w:r w:rsidRPr="3A9136CF">
        <w:rPr>
          <w:rFonts w:ascii="Segoe UI" w:eastAsia="Segoe UI" w:hAnsi="Segoe UI" w:cs="Segoe UI"/>
          <w:sz w:val="21"/>
          <w:szCs w:val="21"/>
        </w:rPr>
        <w:t xml:space="preserve">The GTS Neptune Team successfully completed a proof of concept (POC) with BigPanda’s new service, </w:t>
      </w:r>
      <w:r w:rsidRPr="3A9136CF">
        <w:rPr>
          <w:rFonts w:ascii="Segoe UI" w:eastAsia="Segoe UI" w:hAnsi="Segoe UI" w:cs="Segoe UI"/>
          <w:b/>
          <w:bCs/>
          <w:sz w:val="21"/>
          <w:szCs w:val="21"/>
        </w:rPr>
        <w:t>Biggy AI</w:t>
      </w:r>
      <w:r w:rsidRPr="3A9136CF">
        <w:rPr>
          <w:rFonts w:ascii="Segoe UI" w:eastAsia="Segoe UI" w:hAnsi="Segoe UI" w:cs="Segoe UI"/>
          <w:sz w:val="21"/>
          <w:szCs w:val="21"/>
        </w:rPr>
        <w:t>, a GenAI-powered tool designed to enhance incident management within ServiceNow.</w:t>
      </w:r>
    </w:p>
    <w:p w14:paraId="626D69A3" w14:textId="51792C86" w:rsidR="420D42BB" w:rsidRDefault="0E768FFE" w:rsidP="3A9136CF">
      <w:pPr>
        <w:spacing w:before="210" w:after="210" w:line="300" w:lineRule="auto"/>
        <w:ind w:left="720"/>
      </w:pPr>
      <w:r w:rsidRPr="4BF158F4">
        <w:rPr>
          <w:rFonts w:ascii="Segoe UI" w:eastAsia="Segoe UI" w:hAnsi="Segoe UI" w:cs="Segoe UI"/>
          <w:b/>
          <w:bCs/>
          <w:sz w:val="21"/>
          <w:szCs w:val="21"/>
        </w:rPr>
        <w:t>Value Proposition:</w:t>
      </w:r>
      <w:r w:rsidR="420D42BB">
        <w:br/>
      </w:r>
      <w:r w:rsidRPr="4BF158F4">
        <w:rPr>
          <w:rFonts w:ascii="Segoe UI" w:eastAsia="Segoe UI" w:hAnsi="Segoe UI" w:cs="Segoe UI"/>
          <w:sz w:val="21"/>
          <w:szCs w:val="21"/>
        </w:rPr>
        <w:t>The POC demonstrated that Biggy AI significantly reduced manual effort, accelerated response times, and improved the accuracy of incident triaging and resolution. These improvements led to better service quality, higher user satisfaction, and enabled more proactive IT operations.</w:t>
      </w:r>
    </w:p>
    <w:p w14:paraId="34C7CE65" w14:textId="6C2E9729" w:rsidR="420D42BB" w:rsidRDefault="420D42BB" w:rsidP="3A9136CF">
      <w:pPr>
        <w:spacing w:before="210" w:after="210" w:line="300" w:lineRule="auto"/>
        <w:ind w:left="720"/>
      </w:pPr>
      <w:r w:rsidRPr="3A9136CF">
        <w:rPr>
          <w:rFonts w:ascii="Segoe UI" w:eastAsia="Segoe UI" w:hAnsi="Segoe UI" w:cs="Segoe UI"/>
          <w:b/>
          <w:bCs/>
          <w:sz w:val="21"/>
          <w:szCs w:val="21"/>
        </w:rPr>
        <w:t>Drivers:</w:t>
      </w:r>
    </w:p>
    <w:p w14:paraId="163A44AB" w14:textId="76834659" w:rsidR="420D42BB" w:rsidRDefault="420D42BB" w:rsidP="00903FA6">
      <w:pPr>
        <w:pStyle w:val="ListParagraph"/>
        <w:numPr>
          <w:ilvl w:val="0"/>
          <w:numId w:val="10"/>
        </w:numPr>
        <w:spacing w:after="0" w:line="300" w:lineRule="auto"/>
        <w:ind w:left="1080"/>
        <w:rPr>
          <w:rFonts w:ascii="Segoe UI" w:eastAsia="Segoe UI" w:hAnsi="Segoe UI" w:cs="Segoe UI"/>
          <w:sz w:val="21"/>
          <w:szCs w:val="21"/>
        </w:rPr>
      </w:pPr>
      <w:r w:rsidRPr="3A9136CF">
        <w:rPr>
          <w:rFonts w:ascii="Segoe UI" w:eastAsia="Segoe UI" w:hAnsi="Segoe UI" w:cs="Segoe UI"/>
          <w:sz w:val="21"/>
          <w:szCs w:val="21"/>
        </w:rPr>
        <w:t>The growing volume and complexity of incidents in ServiceNow.</w:t>
      </w:r>
    </w:p>
    <w:p w14:paraId="35ACE0ED" w14:textId="3ABB514B" w:rsidR="420D42BB" w:rsidRDefault="420D42BB" w:rsidP="00903FA6">
      <w:pPr>
        <w:pStyle w:val="ListParagraph"/>
        <w:numPr>
          <w:ilvl w:val="0"/>
          <w:numId w:val="10"/>
        </w:numPr>
        <w:spacing w:after="0" w:line="300" w:lineRule="auto"/>
        <w:ind w:left="1080"/>
        <w:rPr>
          <w:rFonts w:ascii="Segoe UI" w:eastAsia="Segoe UI" w:hAnsi="Segoe UI" w:cs="Segoe UI"/>
          <w:sz w:val="21"/>
          <w:szCs w:val="21"/>
        </w:rPr>
      </w:pPr>
      <w:r w:rsidRPr="3A9136CF">
        <w:rPr>
          <w:rFonts w:ascii="Segoe UI" w:eastAsia="Segoe UI" w:hAnsi="Segoe UI" w:cs="Segoe UI"/>
          <w:sz w:val="21"/>
          <w:szCs w:val="21"/>
        </w:rPr>
        <w:t>The need for faster, more intelligent incident resolution.</w:t>
      </w:r>
    </w:p>
    <w:p w14:paraId="131458E8" w14:textId="5C62EAB2" w:rsidR="420D42BB" w:rsidRDefault="420D42BB" w:rsidP="00903FA6">
      <w:pPr>
        <w:pStyle w:val="ListParagraph"/>
        <w:numPr>
          <w:ilvl w:val="0"/>
          <w:numId w:val="10"/>
        </w:numPr>
        <w:spacing w:after="0" w:line="300" w:lineRule="auto"/>
        <w:ind w:left="1080"/>
        <w:rPr>
          <w:rFonts w:ascii="Segoe UI" w:eastAsia="Segoe UI" w:hAnsi="Segoe UI" w:cs="Segoe UI"/>
          <w:sz w:val="21"/>
          <w:szCs w:val="21"/>
        </w:rPr>
      </w:pPr>
      <w:r w:rsidRPr="3A9136CF">
        <w:rPr>
          <w:rFonts w:ascii="Segoe UI" w:eastAsia="Segoe UI" w:hAnsi="Segoe UI" w:cs="Segoe UI"/>
          <w:sz w:val="21"/>
          <w:szCs w:val="21"/>
        </w:rPr>
        <w:t>The strategic initiative to adopt AI and automation across IT operations.</w:t>
      </w:r>
    </w:p>
    <w:p w14:paraId="56FBD4DA" w14:textId="23172E5A" w:rsidR="420D42BB" w:rsidRDefault="0E768FFE" w:rsidP="4BF158F4">
      <w:pPr>
        <w:spacing w:before="210" w:after="210" w:line="300" w:lineRule="auto"/>
        <w:ind w:left="720"/>
      </w:pPr>
      <w:r w:rsidRPr="4BF158F4">
        <w:rPr>
          <w:rFonts w:ascii="Segoe UI" w:eastAsia="Segoe UI" w:hAnsi="Segoe UI" w:cs="Segoe UI"/>
          <w:b/>
          <w:bCs/>
          <w:sz w:val="21"/>
          <w:szCs w:val="21"/>
        </w:rPr>
        <w:t>Constraints Addressed:</w:t>
      </w:r>
    </w:p>
    <w:p w14:paraId="4A969424" w14:textId="170B826F" w:rsidR="6EC364F4" w:rsidRDefault="6EC364F4" w:rsidP="00903FA6">
      <w:pPr>
        <w:pStyle w:val="ListParagraph"/>
        <w:numPr>
          <w:ilvl w:val="0"/>
          <w:numId w:val="9"/>
        </w:numPr>
        <w:spacing w:after="0" w:line="300" w:lineRule="auto"/>
        <w:ind w:left="1080"/>
        <w:rPr>
          <w:rFonts w:ascii="Segoe UI" w:eastAsia="Segoe UI" w:hAnsi="Segoe UI" w:cs="Segoe UI"/>
          <w:sz w:val="21"/>
          <w:szCs w:val="21"/>
        </w:rPr>
      </w:pPr>
      <w:r w:rsidRPr="4BF158F4">
        <w:rPr>
          <w:rFonts w:ascii="Segoe UI" w:eastAsia="Segoe UI" w:hAnsi="Segoe UI" w:cs="Segoe UI"/>
          <w:sz w:val="21"/>
          <w:szCs w:val="21"/>
        </w:rPr>
        <w:t xml:space="preserve">BiggyAI </w:t>
      </w:r>
      <w:r w:rsidR="0E768FFE" w:rsidRPr="4BF158F4">
        <w:rPr>
          <w:rFonts w:ascii="Segoe UI" w:eastAsia="Segoe UI" w:hAnsi="Segoe UI" w:cs="Segoe UI"/>
          <w:sz w:val="21"/>
          <w:szCs w:val="21"/>
        </w:rPr>
        <w:t>w</w:t>
      </w:r>
      <w:r w:rsidR="1D400FAB" w:rsidRPr="4BF158F4">
        <w:rPr>
          <w:rFonts w:ascii="Segoe UI" w:eastAsia="Segoe UI" w:hAnsi="Segoe UI" w:cs="Segoe UI"/>
          <w:sz w:val="21"/>
          <w:szCs w:val="21"/>
        </w:rPr>
        <w:t xml:space="preserve">ill not connect directly to ServiceNow, its API calls will pass </w:t>
      </w:r>
      <w:r w:rsidR="5B1C8F57" w:rsidRPr="4BF158F4">
        <w:rPr>
          <w:rFonts w:ascii="Segoe UI" w:eastAsia="Segoe UI" w:hAnsi="Segoe UI" w:cs="Segoe UI"/>
          <w:sz w:val="21"/>
          <w:szCs w:val="21"/>
        </w:rPr>
        <w:t>through</w:t>
      </w:r>
      <w:r w:rsidR="1D400FAB" w:rsidRPr="4BF158F4">
        <w:rPr>
          <w:rFonts w:ascii="Segoe UI" w:eastAsia="Segoe UI" w:hAnsi="Segoe UI" w:cs="Segoe UI"/>
          <w:sz w:val="21"/>
          <w:szCs w:val="21"/>
        </w:rPr>
        <w:t xml:space="preserve"> Aegon API Gateway to apply approved pattern </w:t>
      </w:r>
      <w:r w:rsidR="2A993930" w:rsidRPr="4BF158F4">
        <w:rPr>
          <w:rFonts w:ascii="Segoe UI" w:eastAsia="Segoe UI" w:hAnsi="Segoe UI" w:cs="Segoe UI"/>
          <w:sz w:val="21"/>
          <w:szCs w:val="21"/>
        </w:rPr>
        <w:t>(Browsing &amp; hosting pattern)</w:t>
      </w:r>
      <w:r w:rsidR="004D4D93">
        <w:rPr>
          <w:rFonts w:ascii="Segoe UI" w:eastAsia="Segoe UI" w:hAnsi="Segoe UI" w:cs="Segoe UI"/>
          <w:sz w:val="21"/>
          <w:szCs w:val="21"/>
        </w:rPr>
        <w:t xml:space="preserve">.  This has been tested and validated </w:t>
      </w:r>
      <w:r w:rsidR="006410DE">
        <w:rPr>
          <w:rFonts w:ascii="Segoe UI" w:eastAsia="Segoe UI" w:hAnsi="Segoe UI" w:cs="Segoe UI"/>
          <w:sz w:val="21"/>
          <w:szCs w:val="21"/>
        </w:rPr>
        <w:t>using API Gateway and ServiceNow Sandbox.</w:t>
      </w:r>
    </w:p>
    <w:p w14:paraId="5262DA96" w14:textId="4F4B22B2" w:rsidR="420D42BB" w:rsidRDefault="0E768FFE" w:rsidP="00903FA6">
      <w:pPr>
        <w:pStyle w:val="ListParagraph"/>
        <w:numPr>
          <w:ilvl w:val="0"/>
          <w:numId w:val="9"/>
        </w:numPr>
        <w:spacing w:after="0" w:line="300" w:lineRule="auto"/>
        <w:ind w:left="1080"/>
        <w:rPr>
          <w:rFonts w:ascii="Segoe UI" w:eastAsia="Segoe UI" w:hAnsi="Segoe UI" w:cs="Segoe UI"/>
          <w:sz w:val="21"/>
          <w:szCs w:val="21"/>
        </w:rPr>
      </w:pPr>
      <w:r w:rsidRPr="4BF158F4">
        <w:rPr>
          <w:rFonts w:ascii="Segoe UI" w:eastAsia="Segoe UI" w:hAnsi="Segoe UI" w:cs="Segoe UI"/>
          <w:sz w:val="21"/>
          <w:szCs w:val="21"/>
        </w:rPr>
        <w:t>A thorough assessment of data privacy and residency was conducted, as the LLM model used by Biggy AI was not hosted in the Aegon environment.</w:t>
      </w:r>
    </w:p>
    <w:p w14:paraId="71A46FFF" w14:textId="1E2B5064" w:rsidR="45E8836D" w:rsidRDefault="45E8836D" w:rsidP="00903FA6">
      <w:pPr>
        <w:pStyle w:val="ListParagraph"/>
        <w:numPr>
          <w:ilvl w:val="0"/>
          <w:numId w:val="9"/>
        </w:numPr>
        <w:spacing w:after="0" w:line="300" w:lineRule="auto"/>
        <w:ind w:left="1080"/>
        <w:rPr>
          <w:rFonts w:ascii="Segoe UI" w:eastAsia="Segoe UI" w:hAnsi="Segoe UI" w:cs="Segoe UI"/>
          <w:sz w:val="21"/>
          <w:szCs w:val="21"/>
        </w:rPr>
      </w:pPr>
      <w:r w:rsidRPr="4BF158F4">
        <w:rPr>
          <w:rFonts w:ascii="Segoe UI" w:eastAsia="Segoe UI" w:hAnsi="Segoe UI" w:cs="Segoe UI"/>
          <w:sz w:val="21"/>
          <w:szCs w:val="21"/>
        </w:rPr>
        <w:t>The integration of Neptune is not implemented. However, this integration can be tested and applied in the future.</w:t>
      </w:r>
    </w:p>
    <w:p w14:paraId="083F023F" w14:textId="42A759E1" w:rsidR="3A9136CF" w:rsidRDefault="3A9136CF" w:rsidP="3A9136CF">
      <w:pPr>
        <w:ind w:left="1080"/>
        <w:rPr>
          <w:rFonts w:eastAsia="Arial"/>
          <w:color w:val="000000" w:themeColor="text1"/>
          <w:szCs w:val="20"/>
        </w:rPr>
      </w:pPr>
    </w:p>
    <w:p w14:paraId="7A7F52EC" w14:textId="2F43E645" w:rsidR="4BF158F4" w:rsidRDefault="4BF158F4" w:rsidP="4BF158F4"/>
    <w:p w14:paraId="15D901F9" w14:textId="2E46174C" w:rsidR="4BF158F4" w:rsidRDefault="4BF158F4" w:rsidP="4BF158F4"/>
    <w:p w14:paraId="2C4EDC55" w14:textId="77777777" w:rsidR="00B32DF5" w:rsidRPr="00E4026E" w:rsidRDefault="6643C445" w:rsidP="001F3704">
      <w:pPr>
        <w:pStyle w:val="Heading2"/>
      </w:pPr>
      <w:bookmarkStart w:id="8" w:name="_Toc205817628"/>
      <w:r>
        <w:t>Business Unit</w:t>
      </w:r>
      <w:r w:rsidR="2397207D">
        <w:t>(s)</w:t>
      </w:r>
      <w:r>
        <w:t xml:space="preserve"> Impacted</w:t>
      </w:r>
      <w:bookmarkEnd w:id="8"/>
    </w:p>
    <w:tbl>
      <w:tblPr>
        <w:tblStyle w:val="GridTable1Light-Accent12"/>
        <w:tblpPr w:leftFromText="187" w:rightFromText="187" w:vertAnchor="text" w:horzAnchor="margin" w:tblpXSpec="center" w:tblpY="1"/>
        <w:tblW w:w="44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930"/>
        <w:gridCol w:w="2077"/>
        <w:gridCol w:w="1247"/>
        <w:gridCol w:w="2283"/>
        <w:gridCol w:w="1040"/>
        <w:gridCol w:w="2048"/>
      </w:tblGrid>
      <w:tr w:rsidR="00D6012E" w:rsidRPr="00E4026E" w14:paraId="34FB8EAE" w14:textId="77777777" w:rsidTr="4BF158F4">
        <w:trPr>
          <w:cnfStyle w:val="100000000000" w:firstRow="1" w:lastRow="0" w:firstColumn="0" w:lastColumn="0" w:oddVBand="0" w:evenVBand="0" w:oddHBand="0" w:evenHBand="0" w:firstRowFirstColumn="0" w:firstRowLastColumn="0" w:lastRowFirstColumn="0" w:lastRowLastColumn="0"/>
          <w:trHeight w:val="369"/>
        </w:trPr>
        <w:tc>
          <w:tcPr>
            <w:tcW w:w="5000" w:type="pct"/>
            <w:gridSpan w:val="6"/>
            <w:shd w:val="clear" w:color="auto" w:fill="A5C9EB" w:themeFill="text2" w:themeFillTint="40"/>
          </w:tcPr>
          <w:p w14:paraId="2CB19DB2" w14:textId="77777777" w:rsidR="00D6012E" w:rsidRPr="00071BB6" w:rsidRDefault="00D6012E" w:rsidP="00630635">
            <w:pPr>
              <w:rPr>
                <w:szCs w:val="20"/>
              </w:rPr>
            </w:pPr>
            <w:r w:rsidRPr="00071BB6">
              <w:rPr>
                <w:rFonts w:ascii="Arial" w:hAnsi="Arial" w:cs="Arial"/>
                <w:szCs w:val="20"/>
              </w:rPr>
              <w:t>The following Country/Business Unit(s) will be impacted by this Solution Design:</w:t>
            </w:r>
          </w:p>
        </w:tc>
      </w:tr>
      <w:bookmarkStart w:id="9" w:name="_Hlk205299535"/>
      <w:tr w:rsidR="00D6012E" w:rsidRPr="00E4026E" w14:paraId="22E7D204" w14:textId="77777777" w:rsidTr="4BF158F4">
        <w:trPr>
          <w:trHeight w:val="480"/>
        </w:trPr>
        <w:tc>
          <w:tcPr>
            <w:tcW w:w="483" w:type="pct"/>
          </w:tcPr>
          <w:p w14:paraId="319D7AF5" w14:textId="77777777" w:rsidR="00D6012E" w:rsidRPr="00E4026E" w:rsidRDefault="00000000" w:rsidP="00630635">
            <w:pPr>
              <w:tabs>
                <w:tab w:val="left" w:pos="360"/>
              </w:tabs>
              <w:spacing w:before="120" w:after="120"/>
              <w:ind w:left="72" w:right="72"/>
              <w:jc w:val="center"/>
              <w:rPr>
                <w:rFonts w:ascii="Arial" w:hAnsi="Arial" w:cs="Arial"/>
                <w:szCs w:val="20"/>
              </w:rPr>
            </w:pPr>
            <w:sdt>
              <w:sdtPr>
                <w:rPr>
                  <w:szCs w:val="20"/>
                </w:rPr>
                <w:id w:val="-1864737872"/>
                <w14:checkbox>
                  <w14:checked w14:val="0"/>
                  <w14:checkedState w14:val="2612" w14:font="MS Gothic"/>
                  <w14:uncheckedState w14:val="2610" w14:font="MS Gothic"/>
                </w14:checkbox>
              </w:sdtPr>
              <w:sdtContent>
                <w:r w:rsidR="00D6012E" w:rsidRPr="00E4026E">
                  <w:rPr>
                    <w:rFonts w:ascii="Segoe UI Symbol" w:eastAsia="MS Gothic" w:hAnsi="Segoe UI Symbol" w:cs="Segoe UI Symbol"/>
                    <w:szCs w:val="20"/>
                  </w:rPr>
                  <w:t>☐</w:t>
                </w:r>
              </w:sdtContent>
            </w:sdt>
          </w:p>
        </w:tc>
        <w:tc>
          <w:tcPr>
            <w:tcW w:w="1079" w:type="pct"/>
          </w:tcPr>
          <w:p w14:paraId="0182E95E" w14:textId="77777777" w:rsidR="00D6012E" w:rsidRPr="00071BB6" w:rsidRDefault="00D6012E" w:rsidP="00630635">
            <w:pPr>
              <w:rPr>
                <w:rFonts w:ascii="Arial" w:hAnsi="Arial" w:cs="Arial"/>
                <w:szCs w:val="20"/>
              </w:rPr>
            </w:pPr>
            <w:r w:rsidRPr="00071BB6">
              <w:rPr>
                <w:rFonts w:ascii="Arial" w:hAnsi="Arial" w:cs="Arial"/>
                <w:szCs w:val="20"/>
              </w:rPr>
              <w:t xml:space="preserve">TA </w:t>
            </w:r>
          </w:p>
        </w:tc>
        <w:sdt>
          <w:sdtPr>
            <w:rPr>
              <w:szCs w:val="20"/>
            </w:rPr>
            <w:id w:val="-903444070"/>
            <w14:checkbox>
              <w14:checked w14:val="1"/>
              <w14:checkedState w14:val="2612" w14:font="MS Gothic"/>
              <w14:uncheckedState w14:val="2610" w14:font="MS Gothic"/>
            </w14:checkbox>
          </w:sdtPr>
          <w:sdtContent>
            <w:tc>
              <w:tcPr>
                <w:tcW w:w="648" w:type="pct"/>
              </w:tcPr>
              <w:p w14:paraId="163F5EE4" w14:textId="3FB5E15B" w:rsidR="00D6012E" w:rsidRPr="00071BB6" w:rsidRDefault="0C9AE543" w:rsidP="3A9136CF">
                <w:pPr>
                  <w:jc w:val="center"/>
                  <w:rPr>
                    <w:rFonts w:ascii="Arial" w:hAnsi="Arial" w:cs="Arial"/>
                  </w:rPr>
                </w:pPr>
                <w:r w:rsidRPr="3A9136CF">
                  <w:rPr>
                    <w:rFonts w:ascii="MS Gothic" w:eastAsia="MS Gothic" w:hAnsi="MS Gothic" w:cs="MS Gothic"/>
                  </w:rPr>
                  <w:t>☒</w:t>
                </w:r>
              </w:p>
            </w:tc>
          </w:sdtContent>
        </w:sdt>
        <w:tc>
          <w:tcPr>
            <w:tcW w:w="1186" w:type="pct"/>
          </w:tcPr>
          <w:p w14:paraId="18281CF6" w14:textId="77777777" w:rsidR="00D6012E" w:rsidRPr="00071BB6" w:rsidRDefault="00D6012E" w:rsidP="00630635">
            <w:pPr>
              <w:rPr>
                <w:rFonts w:ascii="Arial" w:hAnsi="Arial" w:cs="Arial"/>
                <w:szCs w:val="20"/>
              </w:rPr>
            </w:pPr>
            <w:r w:rsidRPr="00E4026E">
              <w:rPr>
                <w:rFonts w:ascii="Arial" w:hAnsi="Arial" w:cs="Arial"/>
                <w:szCs w:val="20"/>
              </w:rPr>
              <w:t xml:space="preserve"> GTS</w:t>
            </w:r>
          </w:p>
        </w:tc>
        <w:sdt>
          <w:sdtPr>
            <w:rPr>
              <w:szCs w:val="20"/>
            </w:rPr>
            <w:id w:val="-2071566995"/>
            <w14:checkbox>
              <w14:checked w14:val="0"/>
              <w14:checkedState w14:val="2612" w14:font="MS Gothic"/>
              <w14:uncheckedState w14:val="2610" w14:font="MS Gothic"/>
            </w14:checkbox>
          </w:sdtPr>
          <w:sdtContent>
            <w:tc>
              <w:tcPr>
                <w:tcW w:w="540" w:type="pct"/>
              </w:tcPr>
              <w:p w14:paraId="55EBB6F6" w14:textId="77777777" w:rsidR="00D6012E" w:rsidRPr="00E4026E" w:rsidRDefault="00D6012E" w:rsidP="00630635">
                <w:pPr>
                  <w:jc w:val="center"/>
                  <w:rPr>
                    <w:szCs w:val="20"/>
                  </w:rPr>
                </w:pPr>
                <w:r w:rsidRPr="00071BB6">
                  <w:rPr>
                    <w:rFonts w:ascii="Segoe UI Symbol" w:eastAsia="MS Gothic" w:hAnsi="Segoe UI Symbol" w:cs="Segoe UI Symbol"/>
                    <w:szCs w:val="20"/>
                  </w:rPr>
                  <w:t>☐</w:t>
                </w:r>
              </w:p>
            </w:tc>
          </w:sdtContent>
        </w:sdt>
        <w:tc>
          <w:tcPr>
            <w:tcW w:w="1064" w:type="pct"/>
          </w:tcPr>
          <w:p w14:paraId="4ED6D64B" w14:textId="77777777" w:rsidR="00D6012E" w:rsidRPr="00E4026E" w:rsidRDefault="00D6012E" w:rsidP="00630635">
            <w:pPr>
              <w:rPr>
                <w:szCs w:val="20"/>
              </w:rPr>
            </w:pPr>
            <w:r>
              <w:rPr>
                <w:szCs w:val="20"/>
              </w:rPr>
              <w:t>Spain</w:t>
            </w:r>
          </w:p>
        </w:tc>
      </w:tr>
      <w:tr w:rsidR="00D6012E" w:rsidRPr="00E4026E" w14:paraId="556789A0" w14:textId="77777777" w:rsidTr="4BF158F4">
        <w:trPr>
          <w:trHeight w:val="491"/>
        </w:trPr>
        <w:sdt>
          <w:sdtPr>
            <w:rPr>
              <w:szCs w:val="20"/>
            </w:rPr>
            <w:id w:val="1984416369"/>
            <w14:checkbox>
              <w14:checked w14:val="0"/>
              <w14:checkedState w14:val="2612" w14:font="MS Gothic"/>
              <w14:uncheckedState w14:val="2610" w14:font="MS Gothic"/>
            </w14:checkbox>
          </w:sdtPr>
          <w:sdtContent>
            <w:tc>
              <w:tcPr>
                <w:tcW w:w="483" w:type="pct"/>
              </w:tcPr>
              <w:p w14:paraId="3270A3F8"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tcPr>
          <w:p w14:paraId="264F23A2" w14:textId="77777777" w:rsidR="00D6012E" w:rsidRPr="00071BB6" w:rsidRDefault="00D6012E" w:rsidP="00630635">
            <w:pPr>
              <w:rPr>
                <w:rFonts w:ascii="Arial" w:hAnsi="Arial" w:cs="Arial"/>
                <w:szCs w:val="20"/>
              </w:rPr>
            </w:pPr>
            <w:r w:rsidRPr="00071BB6">
              <w:rPr>
                <w:rFonts w:ascii="Arial" w:hAnsi="Arial" w:cs="Arial"/>
                <w:szCs w:val="20"/>
              </w:rPr>
              <w:t>UK</w:t>
            </w:r>
          </w:p>
        </w:tc>
        <w:sdt>
          <w:sdtPr>
            <w:rPr>
              <w:szCs w:val="20"/>
            </w:rPr>
            <w:id w:val="1019277018"/>
            <w14:checkbox>
              <w14:checked w14:val="0"/>
              <w14:checkedState w14:val="2612" w14:font="MS Gothic"/>
              <w14:uncheckedState w14:val="2610" w14:font="MS Gothic"/>
            </w14:checkbox>
          </w:sdtPr>
          <w:sdtContent>
            <w:tc>
              <w:tcPr>
                <w:tcW w:w="648" w:type="pct"/>
              </w:tcPr>
              <w:p w14:paraId="4516BCB7"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1452A188" w14:textId="77777777" w:rsidR="00D6012E" w:rsidRPr="00071BB6" w:rsidRDefault="00D6012E" w:rsidP="00630635">
            <w:pPr>
              <w:rPr>
                <w:rFonts w:ascii="Arial" w:hAnsi="Arial" w:cs="Arial"/>
                <w:szCs w:val="20"/>
              </w:rPr>
            </w:pPr>
            <w:r w:rsidRPr="00071BB6">
              <w:rPr>
                <w:rFonts w:ascii="Arial" w:hAnsi="Arial" w:cs="Arial"/>
                <w:szCs w:val="20"/>
              </w:rPr>
              <w:t>HR Global</w:t>
            </w:r>
          </w:p>
        </w:tc>
        <w:sdt>
          <w:sdtPr>
            <w:rPr>
              <w:szCs w:val="20"/>
            </w:rPr>
            <w:id w:val="-1117675071"/>
            <w14:checkbox>
              <w14:checked w14:val="0"/>
              <w14:checkedState w14:val="2612" w14:font="MS Gothic"/>
              <w14:uncheckedState w14:val="2610" w14:font="MS Gothic"/>
            </w14:checkbox>
          </w:sdtPr>
          <w:sdtContent>
            <w:tc>
              <w:tcPr>
                <w:tcW w:w="540" w:type="pct"/>
              </w:tcPr>
              <w:p w14:paraId="410BAB35" w14:textId="77777777" w:rsidR="00D6012E" w:rsidRPr="00071BB6" w:rsidRDefault="00D6012E" w:rsidP="00630635">
                <w:pPr>
                  <w:jc w:val="center"/>
                  <w:rPr>
                    <w:szCs w:val="20"/>
                  </w:rPr>
                </w:pPr>
                <w:r w:rsidRPr="00071BB6">
                  <w:rPr>
                    <w:rFonts w:ascii="Segoe UI Symbol" w:hAnsi="Segoe UI Symbol" w:cs="Segoe UI Symbol"/>
                    <w:szCs w:val="20"/>
                  </w:rPr>
                  <w:t>☐</w:t>
                </w:r>
              </w:p>
            </w:tc>
          </w:sdtContent>
        </w:sdt>
        <w:tc>
          <w:tcPr>
            <w:tcW w:w="1064" w:type="pct"/>
          </w:tcPr>
          <w:p w14:paraId="77B3F10F" w14:textId="77777777" w:rsidR="00D6012E" w:rsidRDefault="00D6012E" w:rsidP="00630635">
            <w:pPr>
              <w:rPr>
                <w:szCs w:val="20"/>
              </w:rPr>
            </w:pPr>
            <w:r>
              <w:rPr>
                <w:szCs w:val="20"/>
              </w:rPr>
              <w:t>TLB</w:t>
            </w:r>
          </w:p>
          <w:p w14:paraId="4D33C05D" w14:textId="77777777" w:rsidR="00D6012E" w:rsidRPr="00071BB6" w:rsidRDefault="00D6012E" w:rsidP="00630635">
            <w:pPr>
              <w:rPr>
                <w:szCs w:val="20"/>
              </w:rPr>
            </w:pPr>
          </w:p>
        </w:tc>
      </w:tr>
      <w:tr w:rsidR="00D6012E" w:rsidRPr="00E4026E" w14:paraId="1727DC70" w14:textId="77777777" w:rsidTr="4BF158F4">
        <w:trPr>
          <w:trHeight w:val="480"/>
        </w:trPr>
        <w:sdt>
          <w:sdtPr>
            <w:rPr>
              <w:szCs w:val="20"/>
            </w:rPr>
            <w:id w:val="-1888248378"/>
            <w14:checkbox>
              <w14:checked w14:val="0"/>
              <w14:checkedState w14:val="2612" w14:font="MS Gothic"/>
              <w14:uncheckedState w14:val="2610" w14:font="MS Gothic"/>
            </w14:checkbox>
          </w:sdtPr>
          <w:sdtContent>
            <w:tc>
              <w:tcPr>
                <w:tcW w:w="483" w:type="pct"/>
              </w:tcPr>
              <w:p w14:paraId="001790CD"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tcPr>
          <w:p w14:paraId="231ABB80" w14:textId="77777777" w:rsidR="00D6012E" w:rsidRPr="00071BB6" w:rsidRDefault="00D6012E" w:rsidP="00630635">
            <w:pPr>
              <w:rPr>
                <w:rFonts w:ascii="Arial" w:hAnsi="Arial" w:cs="Arial"/>
                <w:szCs w:val="20"/>
              </w:rPr>
            </w:pPr>
            <w:r w:rsidRPr="00E4026E">
              <w:rPr>
                <w:rFonts w:ascii="Arial" w:hAnsi="Arial" w:cs="Arial"/>
                <w:szCs w:val="20"/>
              </w:rPr>
              <w:t>NL</w:t>
            </w:r>
          </w:p>
        </w:tc>
        <w:sdt>
          <w:sdtPr>
            <w:rPr>
              <w:szCs w:val="20"/>
            </w:rPr>
            <w:id w:val="-138884860"/>
            <w14:checkbox>
              <w14:checked w14:val="0"/>
              <w14:checkedState w14:val="2612" w14:font="MS Gothic"/>
              <w14:uncheckedState w14:val="2610" w14:font="MS Gothic"/>
            </w14:checkbox>
          </w:sdtPr>
          <w:sdtContent>
            <w:tc>
              <w:tcPr>
                <w:tcW w:w="648" w:type="pct"/>
              </w:tcPr>
              <w:p w14:paraId="5397EBBA"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063B17F7" w14:textId="77777777" w:rsidR="00D6012E" w:rsidRPr="00071BB6" w:rsidRDefault="00D6012E" w:rsidP="00630635">
            <w:pPr>
              <w:rPr>
                <w:rFonts w:ascii="Arial" w:hAnsi="Arial" w:cs="Arial"/>
                <w:szCs w:val="20"/>
              </w:rPr>
            </w:pPr>
            <w:r w:rsidRPr="00071BB6">
              <w:rPr>
                <w:rFonts w:ascii="Arial" w:hAnsi="Arial" w:cs="Arial"/>
                <w:szCs w:val="20"/>
              </w:rPr>
              <w:t>ASIA/TLB</w:t>
            </w:r>
          </w:p>
        </w:tc>
        <w:sdt>
          <w:sdtPr>
            <w:rPr>
              <w:szCs w:val="20"/>
            </w:rPr>
            <w:id w:val="547497004"/>
            <w14:checkbox>
              <w14:checked w14:val="1"/>
              <w14:checkedState w14:val="2612" w14:font="MS Gothic"/>
              <w14:uncheckedState w14:val="2610" w14:font="MS Gothic"/>
            </w14:checkbox>
          </w:sdtPr>
          <w:sdtContent>
            <w:tc>
              <w:tcPr>
                <w:tcW w:w="540" w:type="pct"/>
              </w:tcPr>
              <w:p w14:paraId="24130698" w14:textId="1167646C" w:rsidR="00D6012E" w:rsidRPr="00071BB6" w:rsidRDefault="2A0B81D7" w:rsidP="00630635">
                <w:pPr>
                  <w:jc w:val="center"/>
                </w:pPr>
                <w:r w:rsidRPr="3A9136CF">
                  <w:rPr>
                    <w:rFonts w:ascii="MS Gothic" w:eastAsia="MS Gothic" w:hAnsi="MS Gothic" w:cs="MS Gothic"/>
                  </w:rPr>
                  <w:t>☒</w:t>
                </w:r>
              </w:p>
            </w:tc>
          </w:sdtContent>
        </w:sdt>
        <w:tc>
          <w:tcPr>
            <w:tcW w:w="1064" w:type="pct"/>
          </w:tcPr>
          <w:p w14:paraId="08F0C0FA" w14:textId="77777777" w:rsidR="00D6012E" w:rsidRPr="00071BB6" w:rsidRDefault="00D6012E" w:rsidP="00630635">
            <w:pPr>
              <w:rPr>
                <w:szCs w:val="20"/>
              </w:rPr>
            </w:pPr>
            <w:r>
              <w:rPr>
                <w:szCs w:val="20"/>
              </w:rPr>
              <w:t>Global</w:t>
            </w:r>
          </w:p>
        </w:tc>
      </w:tr>
      <w:tr w:rsidR="00D6012E" w:rsidRPr="00E4026E" w14:paraId="252FE2DE" w14:textId="77777777" w:rsidTr="4BF158F4">
        <w:trPr>
          <w:trHeight w:val="480"/>
        </w:trPr>
        <w:sdt>
          <w:sdtPr>
            <w:rPr>
              <w:szCs w:val="20"/>
            </w:rPr>
            <w:id w:val="1987350722"/>
            <w14:checkbox>
              <w14:checked w14:val="0"/>
              <w14:checkedState w14:val="2612" w14:font="MS Gothic"/>
              <w14:uncheckedState w14:val="2610" w14:font="MS Gothic"/>
            </w14:checkbox>
          </w:sdtPr>
          <w:sdtContent>
            <w:tc>
              <w:tcPr>
                <w:tcW w:w="483" w:type="pct"/>
              </w:tcPr>
              <w:p w14:paraId="6F406F34"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vAlign w:val="center"/>
          </w:tcPr>
          <w:p w14:paraId="15F718C7" w14:textId="77777777" w:rsidR="00D6012E" w:rsidRPr="00071BB6" w:rsidRDefault="00D6012E" w:rsidP="00630635">
            <w:pPr>
              <w:rPr>
                <w:rFonts w:ascii="Arial" w:hAnsi="Arial" w:cs="Arial"/>
                <w:szCs w:val="20"/>
              </w:rPr>
            </w:pPr>
            <w:r w:rsidRPr="00071BB6">
              <w:rPr>
                <w:rFonts w:ascii="Arial" w:hAnsi="Arial" w:cs="Arial"/>
                <w:szCs w:val="20"/>
              </w:rPr>
              <w:t>Corporate Centre</w:t>
            </w:r>
          </w:p>
        </w:tc>
        <w:sdt>
          <w:sdtPr>
            <w:rPr>
              <w:szCs w:val="20"/>
            </w:rPr>
            <w:id w:val="600995942"/>
            <w14:checkbox>
              <w14:checked w14:val="0"/>
              <w14:checkedState w14:val="2612" w14:font="MS Gothic"/>
              <w14:uncheckedState w14:val="2610" w14:font="MS Gothic"/>
            </w14:checkbox>
          </w:sdtPr>
          <w:sdtContent>
            <w:tc>
              <w:tcPr>
                <w:tcW w:w="648" w:type="pct"/>
              </w:tcPr>
              <w:p w14:paraId="437E3993"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5C73877B" w14:textId="77777777" w:rsidR="00D6012E" w:rsidRPr="00071BB6" w:rsidRDefault="00D6012E" w:rsidP="00630635">
            <w:pPr>
              <w:rPr>
                <w:rFonts w:ascii="Arial" w:hAnsi="Arial" w:cs="Arial"/>
                <w:szCs w:val="20"/>
              </w:rPr>
            </w:pPr>
            <w:r>
              <w:rPr>
                <w:szCs w:val="20"/>
              </w:rPr>
              <w:t>AAM</w:t>
            </w:r>
          </w:p>
        </w:tc>
        <w:sdt>
          <w:sdtPr>
            <w:rPr>
              <w:szCs w:val="20"/>
            </w:rPr>
            <w:id w:val="-208425074"/>
            <w14:checkbox>
              <w14:checked w14:val="0"/>
              <w14:checkedState w14:val="2612" w14:font="MS Gothic"/>
              <w14:uncheckedState w14:val="2610" w14:font="MS Gothic"/>
            </w14:checkbox>
          </w:sdtPr>
          <w:sdtContent>
            <w:tc>
              <w:tcPr>
                <w:tcW w:w="540" w:type="pct"/>
              </w:tcPr>
              <w:p w14:paraId="572153AC" w14:textId="0632BDED" w:rsidR="00D6012E" w:rsidRPr="00071BB6" w:rsidRDefault="2F043859" w:rsidP="00630635">
                <w:pPr>
                  <w:jc w:val="center"/>
                </w:pPr>
                <w:r w:rsidRPr="49026C0C">
                  <w:rPr>
                    <w:rFonts w:ascii="MS Gothic" w:eastAsia="MS Gothic" w:hAnsi="MS Gothic" w:cs="MS Gothic"/>
                  </w:rPr>
                  <w:t>☐</w:t>
                </w:r>
              </w:p>
            </w:tc>
          </w:sdtContent>
        </w:sdt>
        <w:tc>
          <w:tcPr>
            <w:tcW w:w="1064" w:type="pct"/>
          </w:tcPr>
          <w:p w14:paraId="3493CD18" w14:textId="77777777" w:rsidR="00D6012E" w:rsidRPr="00071BB6" w:rsidRDefault="00D6012E" w:rsidP="00630635">
            <w:pPr>
              <w:rPr>
                <w:szCs w:val="20"/>
              </w:rPr>
            </w:pPr>
          </w:p>
        </w:tc>
      </w:tr>
      <w:bookmarkEnd w:id="9"/>
    </w:tbl>
    <w:p w14:paraId="5F1B9F8E" w14:textId="77777777" w:rsidR="001073AA" w:rsidRDefault="001073AA" w:rsidP="001073AA"/>
    <w:p w14:paraId="41C50026" w14:textId="77777777" w:rsidR="001073AA" w:rsidRDefault="001073AA">
      <w:pPr>
        <w:rPr>
          <w:rFonts w:eastAsiaTheme="majorEastAsia" w:cstheme="majorBidi"/>
          <w:b/>
          <w:color w:val="641EE0"/>
          <w:sz w:val="28"/>
          <w:szCs w:val="40"/>
        </w:rPr>
      </w:pPr>
      <w:r>
        <w:br w:type="page"/>
      </w:r>
    </w:p>
    <w:p w14:paraId="3DA38B6B" w14:textId="77777777" w:rsidR="00B32DF5" w:rsidRPr="00490DF0" w:rsidRDefault="00C4477D" w:rsidP="00BE0726">
      <w:pPr>
        <w:pStyle w:val="Heading1"/>
      </w:pPr>
      <w:bookmarkStart w:id="10" w:name="_Toc205817629"/>
      <w:r w:rsidRPr="008240E2">
        <w:lastRenderedPageBreak/>
        <w:t>Requirements</w:t>
      </w:r>
      <w:bookmarkEnd w:id="10"/>
    </w:p>
    <w:p w14:paraId="46286B00" w14:textId="77777777" w:rsidR="00087F98" w:rsidRPr="00E4026E" w:rsidRDefault="31FA52B4" w:rsidP="001F3704">
      <w:pPr>
        <w:pStyle w:val="Heading2"/>
      </w:pPr>
      <w:bookmarkStart w:id="11" w:name="_Toc205817630"/>
      <w:r>
        <w:t>Use Cases</w:t>
      </w:r>
      <w:bookmarkEnd w:id="11"/>
    </w:p>
    <w:p w14:paraId="148F49B5" w14:textId="6DED537B" w:rsidR="37A64829" w:rsidRDefault="37A64829" w:rsidP="4BF158F4">
      <w:pPr>
        <w:ind w:left="720"/>
        <w:rPr>
          <w:rFonts w:ascii="Aptos Narrow" w:eastAsia="Aptos Narrow" w:hAnsi="Aptos Narrow" w:cs="Aptos Narrow"/>
          <w:b/>
          <w:bCs/>
          <w:color w:val="242424"/>
          <w:sz w:val="22"/>
          <w:szCs w:val="22"/>
        </w:rPr>
      </w:pPr>
      <w:r w:rsidRPr="4BF158F4">
        <w:t>A proof of concept (POC) was conducted in Q4 2025, during which extensive use cases were tested with BiggyAI. The results were conclusive and informed the completion of the solution design details.</w:t>
      </w:r>
    </w:p>
    <w:p w14:paraId="077A1406" w14:textId="2633FD79" w:rsidR="37A64829" w:rsidRDefault="37A64829" w:rsidP="4BF158F4">
      <w:pPr>
        <w:ind w:left="720"/>
        <w:rPr>
          <w:rFonts w:eastAsia="Arial"/>
          <w:szCs w:val="20"/>
        </w:rPr>
      </w:pPr>
      <w:r w:rsidRPr="4BF158F4">
        <w:t xml:space="preserve">Link to the POC’s use cases: </w:t>
      </w:r>
      <w:hyperlink r:id="rId12">
        <w:r w:rsidRPr="4BF158F4">
          <w:rPr>
            <w:rStyle w:val="Hyperlink"/>
            <w:rFonts w:eastAsia="Arial"/>
            <w:szCs w:val="20"/>
          </w:rPr>
          <w:t>RITM1164950-ACBSD-4298-BigPanda AI feature POC-Architecture-Feasibility.docx</w:t>
        </w:r>
      </w:hyperlink>
    </w:p>
    <w:p w14:paraId="267428C1" w14:textId="09D0855A" w:rsidR="4BF158F4" w:rsidRDefault="4BF158F4" w:rsidP="4BF158F4">
      <w:pPr>
        <w:ind w:left="720"/>
        <w:rPr>
          <w:rFonts w:eastAsia="Arial"/>
          <w:szCs w:val="20"/>
        </w:rPr>
      </w:pPr>
    </w:p>
    <w:p w14:paraId="6EF38ECE" w14:textId="77777777" w:rsidR="00716A6E" w:rsidRPr="00490DF0" w:rsidRDefault="00716A6E" w:rsidP="00716A6E">
      <w:pPr>
        <w:ind w:left="1440"/>
        <w:rPr>
          <w:szCs w:val="20"/>
        </w:rPr>
      </w:pPr>
    </w:p>
    <w:p w14:paraId="10BA6A1A" w14:textId="77777777" w:rsidR="00C4477D" w:rsidRPr="00E4026E" w:rsidRDefault="31FA52B4" w:rsidP="4BF158F4">
      <w:pPr>
        <w:pStyle w:val="Heading2"/>
      </w:pPr>
      <w:bookmarkStart w:id="12" w:name="_Toc205817632"/>
      <w:r>
        <w:t>Business Requirements</w:t>
      </w:r>
      <w:bookmarkEnd w:id="12"/>
    </w:p>
    <w:p w14:paraId="1FC86FC3" w14:textId="4D682116" w:rsidR="3A9136CF" w:rsidRDefault="3A9136CF" w:rsidP="3A9136CF"/>
    <w:tbl>
      <w:tblPr>
        <w:tblW w:w="10137" w:type="dxa"/>
        <w:tblInd w:w="64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2" w:type="dxa"/>
          <w:right w:w="72" w:type="dxa"/>
        </w:tblCellMar>
        <w:tblLook w:val="0000" w:firstRow="0" w:lastRow="0" w:firstColumn="0" w:lastColumn="0" w:noHBand="0" w:noVBand="0"/>
      </w:tblPr>
      <w:tblGrid>
        <w:gridCol w:w="1512"/>
        <w:gridCol w:w="3225"/>
        <w:gridCol w:w="5400"/>
      </w:tblGrid>
      <w:tr w:rsidR="00F90E7B" w:rsidRPr="00E4026E" w14:paraId="129D6E28" w14:textId="77777777" w:rsidTr="2A74D6CD">
        <w:trPr>
          <w:cantSplit/>
        </w:trPr>
        <w:tc>
          <w:tcPr>
            <w:tcW w:w="10137" w:type="dxa"/>
            <w:gridSpan w:val="3"/>
            <w:shd w:val="clear" w:color="auto" w:fill="A5C9EB" w:themeFill="text2" w:themeFillTint="40"/>
          </w:tcPr>
          <w:p w14:paraId="4A474701" w14:textId="490AA236"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Business Requirements</w:t>
            </w:r>
          </w:p>
        </w:tc>
      </w:tr>
      <w:tr w:rsidR="00057ECB" w:rsidRPr="00E4026E" w14:paraId="7390D13E" w14:textId="77777777" w:rsidTr="2A74D6CD">
        <w:trPr>
          <w:cantSplit/>
        </w:trPr>
        <w:tc>
          <w:tcPr>
            <w:tcW w:w="1512" w:type="dxa"/>
            <w:shd w:val="clear" w:color="auto" w:fill="A5C9EB" w:themeFill="text2" w:themeFillTint="40"/>
          </w:tcPr>
          <w:p w14:paraId="4FCE9CFF" w14:textId="7DC3E0B5"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Requirement ID</w:t>
            </w:r>
          </w:p>
        </w:tc>
        <w:tc>
          <w:tcPr>
            <w:tcW w:w="3225" w:type="dxa"/>
            <w:shd w:val="clear" w:color="auto" w:fill="A5C9EB" w:themeFill="text2" w:themeFillTint="40"/>
          </w:tcPr>
          <w:p w14:paraId="37D73A8B" w14:textId="431221D7"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Name</w:t>
            </w:r>
          </w:p>
        </w:tc>
        <w:tc>
          <w:tcPr>
            <w:tcW w:w="5400" w:type="dxa"/>
            <w:shd w:val="clear" w:color="auto" w:fill="A5C9EB" w:themeFill="text2" w:themeFillTint="40"/>
          </w:tcPr>
          <w:p w14:paraId="0A10469E" w14:textId="6029EDF8"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Description</w:t>
            </w:r>
          </w:p>
        </w:tc>
      </w:tr>
      <w:tr w:rsidR="00057ECB" w:rsidRPr="00E4026E" w14:paraId="2F709C3C" w14:textId="77777777" w:rsidTr="2A74D6CD">
        <w:trPr>
          <w:cantSplit/>
        </w:trPr>
        <w:tc>
          <w:tcPr>
            <w:tcW w:w="1512" w:type="dxa"/>
          </w:tcPr>
          <w:p w14:paraId="1FC20334" w14:textId="0C26C345" w:rsidR="3A9136CF" w:rsidRDefault="3A9136CF" w:rsidP="3A9136CF">
            <w:pPr>
              <w:spacing w:after="0"/>
              <w:rPr>
                <w:rFonts w:eastAsia="Arial"/>
                <w:color w:val="000000" w:themeColor="text1"/>
                <w:szCs w:val="20"/>
              </w:rPr>
            </w:pPr>
            <w:r w:rsidRPr="3A9136CF">
              <w:rPr>
                <w:rFonts w:eastAsia="Arial"/>
                <w:color w:val="000000" w:themeColor="text1"/>
                <w:szCs w:val="20"/>
              </w:rPr>
              <w:t>BR-001</w:t>
            </w:r>
          </w:p>
        </w:tc>
        <w:tc>
          <w:tcPr>
            <w:tcW w:w="3225" w:type="dxa"/>
          </w:tcPr>
          <w:p w14:paraId="1E45346B" w14:textId="0C9681C5" w:rsidR="3A9136CF" w:rsidRDefault="3A9136CF" w:rsidP="3A9136CF">
            <w:pPr>
              <w:spacing w:after="0"/>
              <w:rPr>
                <w:rFonts w:eastAsia="Arial"/>
                <w:color w:val="000000" w:themeColor="text1"/>
                <w:szCs w:val="20"/>
              </w:rPr>
            </w:pPr>
            <w:r w:rsidRPr="3A9136CF">
              <w:rPr>
                <w:rFonts w:eastAsia="Arial"/>
                <w:color w:val="000000" w:themeColor="text1"/>
                <w:szCs w:val="20"/>
              </w:rPr>
              <w:t>Accelerate Incident Resolution</w:t>
            </w:r>
          </w:p>
        </w:tc>
        <w:tc>
          <w:tcPr>
            <w:tcW w:w="5400" w:type="dxa"/>
          </w:tcPr>
          <w:p w14:paraId="6CF32292" w14:textId="084369B4" w:rsidR="3A9136CF" w:rsidRDefault="3A9136CF" w:rsidP="3A9136CF">
            <w:pPr>
              <w:spacing w:after="0"/>
              <w:rPr>
                <w:rFonts w:eastAsia="Arial"/>
                <w:color w:val="000000" w:themeColor="text1"/>
                <w:szCs w:val="20"/>
              </w:rPr>
            </w:pPr>
            <w:r w:rsidRPr="3A9136CF">
              <w:rPr>
                <w:rFonts w:eastAsia="Arial"/>
                <w:color w:val="000000" w:themeColor="text1"/>
                <w:szCs w:val="20"/>
              </w:rPr>
              <w:t>Reduce MTTD and MTTR by surfacing relevant insights quickly.</w:t>
            </w:r>
          </w:p>
        </w:tc>
      </w:tr>
      <w:tr w:rsidR="00057ECB" w:rsidRPr="00E4026E" w14:paraId="1733C21E" w14:textId="77777777" w:rsidTr="2A74D6CD">
        <w:trPr>
          <w:cantSplit/>
        </w:trPr>
        <w:tc>
          <w:tcPr>
            <w:tcW w:w="1512" w:type="dxa"/>
          </w:tcPr>
          <w:p w14:paraId="13F2C03B" w14:textId="211BE3D1" w:rsidR="3A9136CF" w:rsidRDefault="3A9136CF" w:rsidP="3A9136CF">
            <w:pPr>
              <w:spacing w:after="0"/>
              <w:rPr>
                <w:rFonts w:eastAsia="Arial"/>
                <w:color w:val="000000" w:themeColor="text1"/>
                <w:szCs w:val="20"/>
              </w:rPr>
            </w:pPr>
            <w:r w:rsidRPr="3A9136CF">
              <w:rPr>
                <w:rFonts w:eastAsia="Arial"/>
                <w:color w:val="000000" w:themeColor="text1"/>
                <w:szCs w:val="20"/>
              </w:rPr>
              <w:t>BR-002</w:t>
            </w:r>
          </w:p>
        </w:tc>
        <w:tc>
          <w:tcPr>
            <w:tcW w:w="3225" w:type="dxa"/>
          </w:tcPr>
          <w:p w14:paraId="13E37C27" w14:textId="02D7A28B" w:rsidR="3A9136CF" w:rsidRDefault="3A9136CF" w:rsidP="3A9136CF">
            <w:pPr>
              <w:spacing w:after="0"/>
              <w:rPr>
                <w:rFonts w:eastAsia="Arial"/>
                <w:color w:val="000000" w:themeColor="text1"/>
                <w:szCs w:val="20"/>
              </w:rPr>
            </w:pPr>
            <w:r w:rsidRPr="3A9136CF">
              <w:rPr>
                <w:rFonts w:eastAsia="Arial"/>
                <w:color w:val="000000" w:themeColor="text1"/>
                <w:szCs w:val="20"/>
              </w:rPr>
              <w:t>Enhance Operational Efficiency</w:t>
            </w:r>
          </w:p>
        </w:tc>
        <w:tc>
          <w:tcPr>
            <w:tcW w:w="5400" w:type="dxa"/>
          </w:tcPr>
          <w:p w14:paraId="45FDA692" w14:textId="5088B81F" w:rsidR="3A9136CF" w:rsidRDefault="3A9136CF" w:rsidP="3A9136CF">
            <w:pPr>
              <w:spacing w:after="0"/>
              <w:rPr>
                <w:rFonts w:eastAsia="Arial"/>
                <w:color w:val="000000" w:themeColor="text1"/>
                <w:szCs w:val="20"/>
              </w:rPr>
            </w:pPr>
            <w:r w:rsidRPr="3A9136CF">
              <w:rPr>
                <w:rFonts w:eastAsia="Arial"/>
                <w:color w:val="000000" w:themeColor="text1"/>
                <w:szCs w:val="20"/>
              </w:rPr>
              <w:t>Automating routine duties and optimizing work processes.</w:t>
            </w:r>
          </w:p>
        </w:tc>
      </w:tr>
      <w:tr w:rsidR="00057ECB" w:rsidRPr="00E4026E" w14:paraId="64941170" w14:textId="77777777" w:rsidTr="2A74D6CD">
        <w:trPr>
          <w:cantSplit/>
        </w:trPr>
        <w:tc>
          <w:tcPr>
            <w:tcW w:w="1512" w:type="dxa"/>
          </w:tcPr>
          <w:p w14:paraId="14CC5601" w14:textId="6FC8D910" w:rsidR="3A9136CF" w:rsidRDefault="3A9136CF" w:rsidP="3A9136CF">
            <w:pPr>
              <w:spacing w:after="0"/>
              <w:rPr>
                <w:rFonts w:eastAsia="Arial"/>
                <w:color w:val="000000" w:themeColor="text1"/>
                <w:szCs w:val="20"/>
              </w:rPr>
            </w:pPr>
            <w:r w:rsidRPr="3A9136CF">
              <w:rPr>
                <w:rFonts w:eastAsia="Arial"/>
                <w:color w:val="000000" w:themeColor="text1"/>
                <w:szCs w:val="20"/>
              </w:rPr>
              <w:t>BR-003</w:t>
            </w:r>
          </w:p>
        </w:tc>
        <w:tc>
          <w:tcPr>
            <w:tcW w:w="3225" w:type="dxa"/>
          </w:tcPr>
          <w:p w14:paraId="4E62506A" w14:textId="36EB507D" w:rsidR="3A9136CF" w:rsidRDefault="3A9136CF" w:rsidP="3A9136CF">
            <w:pPr>
              <w:spacing w:after="0"/>
              <w:rPr>
                <w:rFonts w:eastAsia="Arial"/>
                <w:color w:val="000000" w:themeColor="text1"/>
                <w:szCs w:val="20"/>
              </w:rPr>
            </w:pPr>
            <w:r w:rsidRPr="3A9136CF">
              <w:rPr>
                <w:rFonts w:eastAsia="Arial"/>
                <w:color w:val="000000" w:themeColor="text1"/>
                <w:szCs w:val="20"/>
              </w:rPr>
              <w:t>Improve Decision-Making</w:t>
            </w:r>
          </w:p>
        </w:tc>
        <w:tc>
          <w:tcPr>
            <w:tcW w:w="5400" w:type="dxa"/>
          </w:tcPr>
          <w:p w14:paraId="5D9EBFAA" w14:textId="29EB7A3B" w:rsidR="3A9136CF" w:rsidRDefault="3A9136CF" w:rsidP="3A9136CF">
            <w:pPr>
              <w:spacing w:after="0"/>
              <w:rPr>
                <w:rFonts w:eastAsia="Arial"/>
                <w:color w:val="000000" w:themeColor="text1"/>
                <w:szCs w:val="20"/>
              </w:rPr>
            </w:pPr>
            <w:r w:rsidRPr="3A9136CF">
              <w:rPr>
                <w:rFonts w:eastAsia="Arial"/>
                <w:color w:val="000000" w:themeColor="text1"/>
                <w:szCs w:val="20"/>
              </w:rPr>
              <w:t>Enhance choices with data-backed insights presented in a user-friendly format.</w:t>
            </w:r>
          </w:p>
        </w:tc>
      </w:tr>
    </w:tbl>
    <w:p w14:paraId="1F6DDAEB" w14:textId="287FDBB2" w:rsidR="00C4477D" w:rsidRPr="00E4026E" w:rsidRDefault="00C4477D" w:rsidP="001F3704">
      <w:pPr>
        <w:pStyle w:val="Heading2"/>
      </w:pPr>
      <w:bookmarkStart w:id="13" w:name="_Toc205817633"/>
      <w:commentRangeStart w:id="14"/>
      <w:commentRangeStart w:id="15"/>
      <w:commentRangeStart w:id="16"/>
      <w:r w:rsidRPr="00E4026E">
        <w:t>Functional Requirements</w:t>
      </w:r>
      <w:bookmarkEnd w:id="13"/>
      <w:commentRangeEnd w:id="14"/>
      <w:r w:rsidR="00933670" w:rsidRPr="00E4026E">
        <w:rPr>
          <w:rStyle w:val="CommentReference"/>
          <w:sz w:val="24"/>
          <w:szCs w:val="32"/>
        </w:rPr>
        <w:commentReference w:id="14"/>
      </w:r>
      <w:commentRangeEnd w:id="15"/>
      <w:r>
        <w:rPr>
          <w:rStyle w:val="CommentReference"/>
        </w:rPr>
        <w:commentReference w:id="15"/>
      </w:r>
      <w:commentRangeEnd w:id="16"/>
      <w:r>
        <w:rPr>
          <w:rStyle w:val="CommentReference"/>
        </w:rPr>
        <w:commentReference w:id="16"/>
      </w:r>
    </w:p>
    <w:tbl>
      <w:tblPr>
        <w:tblW w:w="10152" w:type="dxa"/>
        <w:tblInd w:w="64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2" w:type="dxa"/>
          <w:right w:w="72" w:type="dxa"/>
        </w:tblCellMar>
        <w:tblLook w:val="0000" w:firstRow="0" w:lastRow="0" w:firstColumn="0" w:lastColumn="0" w:noHBand="0" w:noVBand="0"/>
      </w:tblPr>
      <w:tblGrid>
        <w:gridCol w:w="1062"/>
        <w:gridCol w:w="2070"/>
        <w:gridCol w:w="5490"/>
        <w:gridCol w:w="1530"/>
      </w:tblGrid>
      <w:tr w:rsidR="002D5B87" w:rsidRPr="00E4026E" w14:paraId="07CB0841" w14:textId="77777777" w:rsidTr="68151B4D">
        <w:trPr>
          <w:cantSplit/>
          <w:trHeight w:val="231"/>
        </w:trPr>
        <w:tc>
          <w:tcPr>
            <w:tcW w:w="10152" w:type="dxa"/>
            <w:gridSpan w:val="4"/>
            <w:shd w:val="clear" w:color="auto" w:fill="A5C9EB" w:themeFill="text2" w:themeFillTint="40"/>
          </w:tcPr>
          <w:p w14:paraId="16784048" w14:textId="31947427"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Functional Requirements</w:t>
            </w:r>
          </w:p>
        </w:tc>
      </w:tr>
      <w:tr w:rsidR="00E4026E" w:rsidRPr="00E4026E" w14:paraId="44CB88DE" w14:textId="77777777" w:rsidTr="68151B4D">
        <w:trPr>
          <w:cantSplit/>
          <w:trHeight w:val="231"/>
        </w:trPr>
        <w:tc>
          <w:tcPr>
            <w:tcW w:w="1062" w:type="dxa"/>
            <w:shd w:val="clear" w:color="auto" w:fill="A5C9EB" w:themeFill="text2" w:themeFillTint="40"/>
          </w:tcPr>
          <w:p w14:paraId="7FA332B7" w14:textId="298FA15C"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Requirement ID</w:t>
            </w:r>
          </w:p>
        </w:tc>
        <w:tc>
          <w:tcPr>
            <w:tcW w:w="2070" w:type="dxa"/>
            <w:shd w:val="clear" w:color="auto" w:fill="A5C9EB" w:themeFill="text2" w:themeFillTint="40"/>
          </w:tcPr>
          <w:p w14:paraId="7FFD05AF" w14:textId="24AE41A6"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Name</w:t>
            </w:r>
          </w:p>
        </w:tc>
        <w:tc>
          <w:tcPr>
            <w:tcW w:w="5490" w:type="dxa"/>
            <w:shd w:val="clear" w:color="auto" w:fill="A5C9EB" w:themeFill="text2" w:themeFillTint="40"/>
          </w:tcPr>
          <w:p w14:paraId="673A34A1" w14:textId="5EC65C5A"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Description</w:t>
            </w:r>
          </w:p>
        </w:tc>
        <w:tc>
          <w:tcPr>
            <w:tcW w:w="1530" w:type="dxa"/>
            <w:shd w:val="clear" w:color="auto" w:fill="A5C9EB" w:themeFill="text2" w:themeFillTint="40"/>
          </w:tcPr>
          <w:p w14:paraId="7510B84E" w14:textId="63D2900B"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Priority</w:t>
            </w:r>
          </w:p>
        </w:tc>
      </w:tr>
      <w:tr w:rsidR="002D5B87" w:rsidRPr="00E4026E" w14:paraId="6F70C2A4" w14:textId="77777777" w:rsidTr="68151B4D">
        <w:trPr>
          <w:cantSplit/>
          <w:trHeight w:val="438"/>
        </w:trPr>
        <w:tc>
          <w:tcPr>
            <w:tcW w:w="1062" w:type="dxa"/>
          </w:tcPr>
          <w:p w14:paraId="37547793" w14:textId="1758CAD5" w:rsidR="3A9136CF" w:rsidRDefault="3A9136CF" w:rsidP="3A9136CF">
            <w:pPr>
              <w:spacing w:line="276" w:lineRule="auto"/>
              <w:rPr>
                <w:rFonts w:eastAsia="Arial"/>
                <w:color w:val="000000" w:themeColor="text1"/>
                <w:szCs w:val="20"/>
              </w:rPr>
            </w:pPr>
            <w:r w:rsidRPr="3A9136CF">
              <w:rPr>
                <w:rFonts w:eastAsia="Arial"/>
                <w:color w:val="000000" w:themeColor="text1"/>
                <w:szCs w:val="20"/>
              </w:rPr>
              <w:t>FR-001</w:t>
            </w:r>
          </w:p>
        </w:tc>
        <w:tc>
          <w:tcPr>
            <w:tcW w:w="2070" w:type="dxa"/>
          </w:tcPr>
          <w:p w14:paraId="40169011" w14:textId="53A857C0" w:rsidR="3A9136CF" w:rsidRDefault="3A9136CF" w:rsidP="3A9136CF">
            <w:pPr>
              <w:spacing w:line="276" w:lineRule="auto"/>
              <w:rPr>
                <w:rFonts w:eastAsia="Arial"/>
                <w:color w:val="000000" w:themeColor="text1"/>
                <w:szCs w:val="20"/>
              </w:rPr>
            </w:pPr>
            <w:r w:rsidRPr="3A9136CF">
              <w:rPr>
                <w:rFonts w:eastAsia="Arial"/>
                <w:color w:val="000000" w:themeColor="text1"/>
                <w:szCs w:val="20"/>
              </w:rPr>
              <w:t>Natural Language Query Interface</w:t>
            </w:r>
          </w:p>
        </w:tc>
        <w:tc>
          <w:tcPr>
            <w:tcW w:w="5490" w:type="dxa"/>
          </w:tcPr>
          <w:p w14:paraId="26EAA33F" w14:textId="247CE3A3" w:rsidR="3A9136CF" w:rsidRDefault="3A9136CF" w:rsidP="3A9136CF">
            <w:pPr>
              <w:spacing w:line="276" w:lineRule="auto"/>
              <w:rPr>
                <w:rFonts w:eastAsia="Arial"/>
                <w:color w:val="000000" w:themeColor="text1"/>
                <w:szCs w:val="20"/>
              </w:rPr>
            </w:pPr>
            <w:r w:rsidRPr="3A9136CF">
              <w:rPr>
                <w:rFonts w:eastAsia="Arial"/>
                <w:color w:val="000000" w:themeColor="text1"/>
                <w:szCs w:val="20"/>
              </w:rPr>
              <w:t>Allow users to ask questions in Teams and receive relevant responses.</w:t>
            </w:r>
          </w:p>
        </w:tc>
        <w:tc>
          <w:tcPr>
            <w:tcW w:w="1530" w:type="dxa"/>
          </w:tcPr>
          <w:p w14:paraId="754F8837" w14:textId="09D18C58" w:rsidR="3A9136CF" w:rsidRDefault="3A9136CF" w:rsidP="3A9136CF">
            <w:pPr>
              <w:spacing w:line="276" w:lineRule="auto"/>
              <w:rPr>
                <w:rFonts w:eastAsia="Arial"/>
                <w:color w:val="000000" w:themeColor="text1"/>
                <w:szCs w:val="20"/>
              </w:rPr>
            </w:pPr>
            <w:r w:rsidRPr="3A9136CF">
              <w:rPr>
                <w:rFonts w:eastAsia="Arial"/>
                <w:color w:val="000000" w:themeColor="text1"/>
                <w:szCs w:val="20"/>
              </w:rPr>
              <w:t>Must Have</w:t>
            </w:r>
          </w:p>
        </w:tc>
      </w:tr>
      <w:tr w:rsidR="002D5B87" w:rsidRPr="00E4026E" w14:paraId="5DF274B1" w14:textId="77777777" w:rsidTr="68151B4D">
        <w:trPr>
          <w:cantSplit/>
          <w:trHeight w:val="438"/>
        </w:trPr>
        <w:tc>
          <w:tcPr>
            <w:tcW w:w="1062" w:type="dxa"/>
          </w:tcPr>
          <w:p w14:paraId="1B0482B5" w14:textId="4E31114F" w:rsidR="3A9136CF" w:rsidRDefault="3A9136CF" w:rsidP="3A9136CF">
            <w:pPr>
              <w:spacing w:line="276" w:lineRule="auto"/>
              <w:rPr>
                <w:rFonts w:eastAsia="Arial"/>
                <w:color w:val="000000" w:themeColor="text1"/>
                <w:szCs w:val="20"/>
              </w:rPr>
            </w:pPr>
            <w:r w:rsidRPr="3A9136CF">
              <w:rPr>
                <w:rFonts w:eastAsia="Arial"/>
                <w:color w:val="000000" w:themeColor="text1"/>
                <w:szCs w:val="20"/>
              </w:rPr>
              <w:t>FR-002</w:t>
            </w:r>
          </w:p>
        </w:tc>
        <w:tc>
          <w:tcPr>
            <w:tcW w:w="2070" w:type="dxa"/>
          </w:tcPr>
          <w:p w14:paraId="7E1D33CE" w14:textId="427F0949" w:rsidR="3A9136CF" w:rsidRDefault="3A9136CF" w:rsidP="3A9136CF">
            <w:pPr>
              <w:spacing w:line="276" w:lineRule="auto"/>
              <w:rPr>
                <w:rFonts w:eastAsia="Arial"/>
                <w:color w:val="000000" w:themeColor="text1"/>
                <w:szCs w:val="20"/>
              </w:rPr>
            </w:pPr>
            <w:r w:rsidRPr="3A9136CF">
              <w:rPr>
                <w:rFonts w:eastAsia="Arial"/>
                <w:color w:val="000000" w:themeColor="text1"/>
                <w:szCs w:val="20"/>
              </w:rPr>
              <w:t>Incident Contextualization</w:t>
            </w:r>
          </w:p>
        </w:tc>
        <w:tc>
          <w:tcPr>
            <w:tcW w:w="5490" w:type="dxa"/>
          </w:tcPr>
          <w:p w14:paraId="20221381" w14:textId="158F46BD" w:rsidR="3A9136CF" w:rsidRDefault="3A9136CF" w:rsidP="3A9136CF">
            <w:pPr>
              <w:spacing w:line="276" w:lineRule="auto"/>
              <w:rPr>
                <w:rFonts w:eastAsia="Arial"/>
                <w:color w:val="000000" w:themeColor="text1"/>
                <w:szCs w:val="20"/>
              </w:rPr>
            </w:pPr>
            <w:r w:rsidRPr="3A9136CF">
              <w:rPr>
                <w:rFonts w:eastAsia="Arial"/>
                <w:color w:val="000000" w:themeColor="text1"/>
                <w:szCs w:val="20"/>
              </w:rPr>
              <w:t>Merge observability data, historical context, and insights to enhance awareness.</w:t>
            </w:r>
          </w:p>
        </w:tc>
        <w:tc>
          <w:tcPr>
            <w:tcW w:w="1530" w:type="dxa"/>
          </w:tcPr>
          <w:p w14:paraId="76614096" w14:textId="2BE9F660" w:rsidR="3A9136CF" w:rsidRDefault="3A9136CF" w:rsidP="3A9136CF">
            <w:pPr>
              <w:spacing w:line="276" w:lineRule="auto"/>
              <w:rPr>
                <w:rFonts w:eastAsia="Arial"/>
                <w:color w:val="000000" w:themeColor="text1"/>
                <w:szCs w:val="20"/>
              </w:rPr>
            </w:pPr>
            <w:r w:rsidRPr="3A9136CF">
              <w:rPr>
                <w:rFonts w:eastAsia="Arial"/>
                <w:color w:val="000000" w:themeColor="text1"/>
                <w:szCs w:val="20"/>
              </w:rPr>
              <w:t>Must Have</w:t>
            </w:r>
          </w:p>
        </w:tc>
      </w:tr>
      <w:tr w:rsidR="002D5B87" w:rsidRPr="00E4026E" w14:paraId="12142E38" w14:textId="77777777" w:rsidTr="68151B4D">
        <w:trPr>
          <w:cantSplit/>
          <w:trHeight w:val="450"/>
        </w:trPr>
        <w:tc>
          <w:tcPr>
            <w:tcW w:w="1062" w:type="dxa"/>
          </w:tcPr>
          <w:p w14:paraId="5F834008" w14:textId="2FF1FB20" w:rsidR="3A9136CF" w:rsidRDefault="3A9136CF" w:rsidP="3A9136CF">
            <w:pPr>
              <w:spacing w:line="276" w:lineRule="auto"/>
              <w:rPr>
                <w:rFonts w:eastAsia="Arial"/>
                <w:color w:val="000000" w:themeColor="text1"/>
                <w:szCs w:val="20"/>
              </w:rPr>
            </w:pPr>
            <w:r w:rsidRPr="3A9136CF">
              <w:rPr>
                <w:rFonts w:eastAsia="Arial"/>
                <w:color w:val="000000" w:themeColor="text1"/>
                <w:szCs w:val="20"/>
              </w:rPr>
              <w:t>FR-003</w:t>
            </w:r>
          </w:p>
        </w:tc>
        <w:tc>
          <w:tcPr>
            <w:tcW w:w="2070" w:type="dxa"/>
          </w:tcPr>
          <w:p w14:paraId="791F595B" w14:textId="0D0019B1" w:rsidR="3A9136CF" w:rsidRDefault="3A9136CF" w:rsidP="3A9136CF">
            <w:pPr>
              <w:spacing w:line="276" w:lineRule="auto"/>
              <w:rPr>
                <w:rFonts w:eastAsia="Arial"/>
                <w:color w:val="000000" w:themeColor="text1"/>
                <w:szCs w:val="20"/>
              </w:rPr>
            </w:pPr>
            <w:r w:rsidRPr="3A9136CF">
              <w:rPr>
                <w:rFonts w:eastAsia="Arial"/>
                <w:color w:val="000000" w:themeColor="text1"/>
                <w:szCs w:val="20"/>
              </w:rPr>
              <w:t>Automated Action Plans</w:t>
            </w:r>
          </w:p>
        </w:tc>
        <w:tc>
          <w:tcPr>
            <w:tcW w:w="5490" w:type="dxa"/>
          </w:tcPr>
          <w:p w14:paraId="726D181B" w14:textId="70D9C9BC" w:rsidR="3A9136CF" w:rsidRDefault="3A9136CF" w:rsidP="3A9136CF">
            <w:pPr>
              <w:spacing w:line="276" w:lineRule="auto"/>
              <w:rPr>
                <w:rFonts w:eastAsia="Arial"/>
                <w:color w:val="000000" w:themeColor="text1"/>
                <w:szCs w:val="20"/>
              </w:rPr>
            </w:pPr>
            <w:r w:rsidRPr="3A9136CF">
              <w:rPr>
                <w:rFonts w:eastAsia="Arial"/>
                <w:color w:val="000000" w:themeColor="text1"/>
                <w:szCs w:val="20"/>
              </w:rPr>
              <w:t>Trigger preset workflows depending on the nature and severity of incidents.</w:t>
            </w:r>
          </w:p>
        </w:tc>
        <w:tc>
          <w:tcPr>
            <w:tcW w:w="1530" w:type="dxa"/>
          </w:tcPr>
          <w:p w14:paraId="5B2FE0CC" w14:textId="3C06FBC1" w:rsidR="3A9136CF" w:rsidRDefault="3A9136CF" w:rsidP="3A9136CF">
            <w:pPr>
              <w:spacing w:line="276" w:lineRule="auto"/>
              <w:rPr>
                <w:rFonts w:eastAsia="Arial"/>
                <w:color w:val="000000" w:themeColor="text1"/>
                <w:szCs w:val="20"/>
              </w:rPr>
            </w:pPr>
            <w:r w:rsidRPr="3A9136CF">
              <w:rPr>
                <w:rFonts w:eastAsia="Arial"/>
                <w:color w:val="000000" w:themeColor="text1"/>
                <w:szCs w:val="20"/>
              </w:rPr>
              <w:t>Must Have</w:t>
            </w:r>
          </w:p>
        </w:tc>
      </w:tr>
      <w:tr w:rsidR="299471F0" w14:paraId="7ADF2AE1" w14:textId="77777777" w:rsidTr="68151B4D">
        <w:trPr>
          <w:cantSplit/>
          <w:trHeight w:val="450"/>
        </w:trPr>
        <w:tc>
          <w:tcPr>
            <w:tcW w:w="1062" w:type="dxa"/>
          </w:tcPr>
          <w:p w14:paraId="3B40F269" w14:textId="16315E09" w:rsidR="299471F0" w:rsidRDefault="2D315D3D" w:rsidP="299471F0">
            <w:pPr>
              <w:spacing w:line="276" w:lineRule="auto"/>
              <w:rPr>
                <w:rFonts w:eastAsia="Arial"/>
                <w:color w:val="000000" w:themeColor="text1"/>
              </w:rPr>
            </w:pPr>
            <w:r w:rsidRPr="68151B4D">
              <w:rPr>
                <w:rFonts w:eastAsia="Arial"/>
                <w:color w:val="000000" w:themeColor="text1"/>
              </w:rPr>
              <w:t>FR-004</w:t>
            </w:r>
          </w:p>
        </w:tc>
        <w:tc>
          <w:tcPr>
            <w:tcW w:w="2070" w:type="dxa"/>
          </w:tcPr>
          <w:p w14:paraId="6DAB52BE" w14:textId="424B2027" w:rsidR="299471F0" w:rsidRDefault="777E4F74" w:rsidP="299471F0">
            <w:pPr>
              <w:spacing w:line="276" w:lineRule="auto"/>
              <w:rPr>
                <w:rFonts w:eastAsia="Arial"/>
                <w:color w:val="000000" w:themeColor="text1"/>
              </w:rPr>
            </w:pPr>
            <w:r w:rsidRPr="76B47AA1">
              <w:rPr>
                <w:rFonts w:eastAsia="Arial"/>
                <w:color w:val="000000" w:themeColor="text1"/>
              </w:rPr>
              <w:t>Real Time Data access to ITSM</w:t>
            </w:r>
          </w:p>
        </w:tc>
        <w:tc>
          <w:tcPr>
            <w:tcW w:w="5490" w:type="dxa"/>
          </w:tcPr>
          <w:p w14:paraId="4A8C49B3" w14:textId="23EA0160" w:rsidR="299471F0" w:rsidRDefault="777E4F74" w:rsidP="299471F0">
            <w:pPr>
              <w:spacing w:line="276" w:lineRule="auto"/>
              <w:rPr>
                <w:rFonts w:eastAsia="Arial"/>
                <w:color w:val="000000" w:themeColor="text1"/>
              </w:rPr>
            </w:pPr>
            <w:r w:rsidRPr="76B47AA1">
              <w:rPr>
                <w:rFonts w:eastAsia="Arial"/>
                <w:color w:val="000000" w:themeColor="text1"/>
              </w:rPr>
              <w:t xml:space="preserve">BiggyAI needs access </w:t>
            </w:r>
            <w:r w:rsidRPr="38CA4F67">
              <w:rPr>
                <w:rFonts w:eastAsia="Arial"/>
                <w:color w:val="000000" w:themeColor="text1"/>
              </w:rPr>
              <w:t>to ITSM data in real time.</w:t>
            </w:r>
          </w:p>
        </w:tc>
        <w:tc>
          <w:tcPr>
            <w:tcW w:w="1530" w:type="dxa"/>
          </w:tcPr>
          <w:p w14:paraId="028CA57D" w14:textId="1217BFE5" w:rsidR="299471F0" w:rsidRDefault="777E4F74" w:rsidP="299471F0">
            <w:pPr>
              <w:spacing w:line="276" w:lineRule="auto"/>
              <w:rPr>
                <w:rFonts w:eastAsia="Arial"/>
                <w:color w:val="000000" w:themeColor="text1"/>
              </w:rPr>
            </w:pPr>
            <w:r w:rsidRPr="38CA4F67">
              <w:rPr>
                <w:rFonts w:eastAsia="Arial"/>
                <w:color w:val="000000" w:themeColor="text1"/>
              </w:rPr>
              <w:t>Must Have</w:t>
            </w:r>
          </w:p>
        </w:tc>
      </w:tr>
    </w:tbl>
    <w:p w14:paraId="2B3DD7DD" w14:textId="77777777" w:rsidR="00DB3B67" w:rsidRPr="00490DF0" w:rsidRDefault="00DB3B67" w:rsidP="00DB3B67">
      <w:pPr>
        <w:ind w:left="720"/>
        <w:rPr>
          <w:szCs w:val="20"/>
        </w:rPr>
      </w:pPr>
    </w:p>
    <w:p w14:paraId="7E8EF1A1" w14:textId="77777777" w:rsidR="009C5DFD" w:rsidRDefault="009C5DFD" w:rsidP="00DB3B67">
      <w:pPr>
        <w:ind w:left="720"/>
      </w:pPr>
    </w:p>
    <w:p w14:paraId="4CD89E1B" w14:textId="77777777" w:rsidR="009C5DFD" w:rsidRPr="00E4026E" w:rsidRDefault="009C5DFD" w:rsidP="00DB3B67">
      <w:pPr>
        <w:ind w:left="720"/>
      </w:pPr>
    </w:p>
    <w:p w14:paraId="2D364BF3" w14:textId="723C1D26" w:rsidR="00BE0726" w:rsidRPr="00E4026E" w:rsidRDefault="00BE0726" w:rsidP="001F3704">
      <w:pPr>
        <w:pStyle w:val="Heading2"/>
      </w:pPr>
      <w:bookmarkStart w:id="17" w:name="_Toc205817634"/>
      <w:commentRangeStart w:id="18"/>
      <w:commentRangeStart w:id="19"/>
      <w:r w:rsidRPr="00E4026E">
        <w:lastRenderedPageBreak/>
        <w:t>Non-Functional Requirements</w:t>
      </w:r>
      <w:bookmarkEnd w:id="17"/>
      <w:commentRangeEnd w:id="18"/>
      <w:r w:rsidR="002F7B66" w:rsidRPr="00E4026E">
        <w:rPr>
          <w:rStyle w:val="CommentReference"/>
          <w:sz w:val="24"/>
          <w:szCs w:val="32"/>
        </w:rPr>
        <w:commentReference w:id="18"/>
      </w:r>
      <w:commentRangeEnd w:id="19"/>
      <w:r>
        <w:rPr>
          <w:rStyle w:val="CommentReference"/>
        </w:rPr>
        <w:commentReference w:id="19"/>
      </w:r>
    </w:p>
    <w:tbl>
      <w:tblPr>
        <w:tblW w:w="10152"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242"/>
        <w:gridCol w:w="1890"/>
        <w:gridCol w:w="5490"/>
        <w:gridCol w:w="1530"/>
      </w:tblGrid>
      <w:tr w:rsidR="006C2630" w:rsidRPr="00E4026E" w14:paraId="534327C6" w14:textId="77777777" w:rsidTr="3A9136CF">
        <w:trPr>
          <w:cantSplit/>
          <w:trHeight w:val="230"/>
        </w:trPr>
        <w:tc>
          <w:tcPr>
            <w:tcW w:w="10152" w:type="dxa"/>
            <w:gridSpan w:val="4"/>
            <w:shd w:val="clear" w:color="auto" w:fill="A5C9EB" w:themeFill="text2" w:themeFillTint="40"/>
          </w:tcPr>
          <w:p w14:paraId="1B713E7E" w14:textId="5A83CF2B" w:rsidR="3A9136CF" w:rsidRDefault="3A9136CF" w:rsidP="3A9136CF">
            <w:pPr>
              <w:spacing w:line="276" w:lineRule="auto"/>
              <w:rPr>
                <w:rFonts w:eastAsia="Arial"/>
                <w:color w:val="000000" w:themeColor="text1"/>
                <w:szCs w:val="20"/>
              </w:rPr>
            </w:pPr>
            <w:r w:rsidRPr="3A9136CF">
              <w:rPr>
                <w:rFonts w:eastAsia="Arial"/>
                <w:color w:val="000000" w:themeColor="text1"/>
                <w:szCs w:val="20"/>
              </w:rPr>
              <w:t>Nonfunctional Requirements</w:t>
            </w:r>
          </w:p>
        </w:tc>
      </w:tr>
      <w:tr w:rsidR="007473CF" w:rsidRPr="007473CF" w14:paraId="65FB4FB7" w14:textId="77777777" w:rsidTr="3A9136CF">
        <w:trPr>
          <w:cantSplit/>
          <w:trHeight w:val="230"/>
        </w:trPr>
        <w:tc>
          <w:tcPr>
            <w:tcW w:w="1242" w:type="dxa"/>
            <w:shd w:val="clear" w:color="auto" w:fill="A5C9EB" w:themeFill="text2" w:themeFillTint="40"/>
          </w:tcPr>
          <w:p w14:paraId="7D5565B4" w14:textId="224EA501" w:rsidR="3A9136CF" w:rsidRDefault="3A9136CF" w:rsidP="3A9136CF">
            <w:pPr>
              <w:spacing w:line="276" w:lineRule="auto"/>
              <w:rPr>
                <w:rFonts w:eastAsia="Arial"/>
                <w:color w:val="000000" w:themeColor="text1"/>
                <w:szCs w:val="20"/>
              </w:rPr>
            </w:pPr>
            <w:r w:rsidRPr="3A9136CF">
              <w:rPr>
                <w:rFonts w:eastAsia="Arial"/>
                <w:color w:val="000000" w:themeColor="text1"/>
                <w:szCs w:val="20"/>
              </w:rPr>
              <w:t>Requirement ID</w:t>
            </w:r>
          </w:p>
        </w:tc>
        <w:tc>
          <w:tcPr>
            <w:tcW w:w="1890" w:type="dxa"/>
            <w:shd w:val="clear" w:color="auto" w:fill="A5C9EB" w:themeFill="text2" w:themeFillTint="40"/>
          </w:tcPr>
          <w:p w14:paraId="4D82566A" w14:textId="4129C4F1" w:rsidR="3A9136CF" w:rsidRDefault="3A9136CF" w:rsidP="3A9136CF">
            <w:pPr>
              <w:spacing w:line="276" w:lineRule="auto"/>
              <w:rPr>
                <w:rFonts w:eastAsia="Arial"/>
                <w:color w:val="000000" w:themeColor="text1"/>
                <w:szCs w:val="20"/>
              </w:rPr>
            </w:pPr>
            <w:r w:rsidRPr="3A9136CF">
              <w:rPr>
                <w:rFonts w:eastAsia="Arial"/>
                <w:color w:val="000000" w:themeColor="text1"/>
                <w:szCs w:val="20"/>
              </w:rPr>
              <w:t>Name</w:t>
            </w:r>
          </w:p>
        </w:tc>
        <w:tc>
          <w:tcPr>
            <w:tcW w:w="5490" w:type="dxa"/>
            <w:shd w:val="clear" w:color="auto" w:fill="A5C9EB" w:themeFill="text2" w:themeFillTint="40"/>
          </w:tcPr>
          <w:p w14:paraId="7820B888" w14:textId="2E4FAD00" w:rsidR="3A9136CF" w:rsidRDefault="3A9136CF" w:rsidP="3A9136CF">
            <w:pPr>
              <w:spacing w:line="276" w:lineRule="auto"/>
              <w:rPr>
                <w:rFonts w:eastAsia="Arial"/>
                <w:color w:val="000000" w:themeColor="text1"/>
                <w:szCs w:val="20"/>
              </w:rPr>
            </w:pPr>
            <w:r w:rsidRPr="3A9136CF">
              <w:rPr>
                <w:rFonts w:eastAsia="Arial"/>
                <w:color w:val="000000" w:themeColor="text1"/>
                <w:szCs w:val="20"/>
              </w:rPr>
              <w:t>Description</w:t>
            </w:r>
          </w:p>
        </w:tc>
        <w:tc>
          <w:tcPr>
            <w:tcW w:w="1530" w:type="dxa"/>
            <w:shd w:val="clear" w:color="auto" w:fill="A5C9EB" w:themeFill="text2" w:themeFillTint="40"/>
          </w:tcPr>
          <w:p w14:paraId="77072623" w14:textId="4FA91862" w:rsidR="3A9136CF" w:rsidRDefault="3A9136CF" w:rsidP="3A9136CF">
            <w:pPr>
              <w:spacing w:line="276" w:lineRule="auto"/>
              <w:rPr>
                <w:rFonts w:eastAsia="Arial"/>
                <w:color w:val="000000" w:themeColor="text1"/>
                <w:szCs w:val="20"/>
              </w:rPr>
            </w:pPr>
            <w:r w:rsidRPr="3A9136CF">
              <w:rPr>
                <w:rFonts w:eastAsia="Arial"/>
                <w:b/>
                <w:bCs/>
                <w:color w:val="000000" w:themeColor="text1"/>
                <w:szCs w:val="20"/>
              </w:rPr>
              <w:t>Priority</w:t>
            </w:r>
          </w:p>
        </w:tc>
      </w:tr>
      <w:tr w:rsidR="007473CF" w:rsidRPr="007473CF" w14:paraId="3C7F172C" w14:textId="77777777" w:rsidTr="3A9136CF">
        <w:trPr>
          <w:cantSplit/>
          <w:trHeight w:val="1361"/>
        </w:trPr>
        <w:tc>
          <w:tcPr>
            <w:tcW w:w="1242" w:type="dxa"/>
          </w:tcPr>
          <w:p w14:paraId="5F0354EE" w14:textId="31ECEC5C" w:rsidR="3A9136CF" w:rsidRDefault="3A9136CF" w:rsidP="3A9136CF">
            <w:pPr>
              <w:spacing w:line="276" w:lineRule="auto"/>
              <w:rPr>
                <w:rFonts w:eastAsia="Arial"/>
                <w:color w:val="000000" w:themeColor="text1"/>
                <w:szCs w:val="20"/>
              </w:rPr>
            </w:pPr>
            <w:r w:rsidRPr="3A9136CF">
              <w:rPr>
                <w:rFonts w:eastAsia="Arial"/>
                <w:color w:val="000000" w:themeColor="text1"/>
                <w:szCs w:val="20"/>
              </w:rPr>
              <w:t>NFR-001</w:t>
            </w:r>
          </w:p>
        </w:tc>
        <w:tc>
          <w:tcPr>
            <w:tcW w:w="1890" w:type="dxa"/>
          </w:tcPr>
          <w:p w14:paraId="6DAFF8A2" w14:textId="3F2B4759" w:rsidR="3A9136CF" w:rsidRDefault="3A9136CF" w:rsidP="3A9136CF">
            <w:pPr>
              <w:spacing w:line="276" w:lineRule="auto"/>
              <w:rPr>
                <w:rFonts w:eastAsia="Arial"/>
                <w:color w:val="000000" w:themeColor="text1"/>
                <w:szCs w:val="20"/>
              </w:rPr>
            </w:pPr>
            <w:r w:rsidRPr="3A9136CF">
              <w:rPr>
                <w:rFonts w:eastAsia="Arial"/>
                <w:color w:val="000000" w:themeColor="text1"/>
                <w:szCs w:val="20"/>
              </w:rPr>
              <w:t>Performance</w:t>
            </w:r>
          </w:p>
        </w:tc>
        <w:tc>
          <w:tcPr>
            <w:tcW w:w="5490" w:type="dxa"/>
          </w:tcPr>
          <w:p w14:paraId="5521AA48" w14:textId="44FFD669" w:rsidR="3A9136CF" w:rsidRDefault="3A9136CF" w:rsidP="3A9136CF">
            <w:pPr>
              <w:spacing w:line="276" w:lineRule="auto"/>
              <w:rPr>
                <w:rFonts w:eastAsia="Arial"/>
                <w:color w:val="000000" w:themeColor="text1"/>
              </w:rPr>
            </w:pPr>
            <w:bookmarkStart w:id="20" w:name="_Int_5TD8Fu9d"/>
            <w:r w:rsidRPr="37ADF7D4">
              <w:rPr>
                <w:rFonts w:eastAsia="Arial"/>
                <w:color w:val="000000" w:themeColor="text1"/>
              </w:rPr>
              <w:t>Guarantee</w:t>
            </w:r>
            <w:bookmarkEnd w:id="20"/>
            <w:r w:rsidRPr="37ADF7D4">
              <w:rPr>
                <w:rFonts w:eastAsia="Arial"/>
                <w:color w:val="000000" w:themeColor="text1"/>
              </w:rPr>
              <w:t xml:space="preserve"> near-real time interactions and minimal delays for users.</w:t>
            </w:r>
          </w:p>
        </w:tc>
        <w:tc>
          <w:tcPr>
            <w:tcW w:w="1530" w:type="dxa"/>
          </w:tcPr>
          <w:p w14:paraId="0DF5B78C" w14:textId="4E6A34FD" w:rsidR="3A9136CF" w:rsidRDefault="3A9136CF" w:rsidP="3A9136CF">
            <w:pPr>
              <w:spacing w:line="276" w:lineRule="auto"/>
              <w:rPr>
                <w:rFonts w:eastAsia="Arial"/>
                <w:color w:val="000000" w:themeColor="text1"/>
                <w:szCs w:val="20"/>
              </w:rPr>
            </w:pPr>
            <w:r w:rsidRPr="3A9136CF">
              <w:rPr>
                <w:rFonts w:eastAsia="Arial"/>
                <w:color w:val="000000" w:themeColor="text1"/>
                <w:szCs w:val="20"/>
              </w:rPr>
              <w:t>Must Have</w:t>
            </w:r>
          </w:p>
        </w:tc>
      </w:tr>
      <w:tr w:rsidR="1ADBB0BE" w14:paraId="5614846F" w14:textId="77777777" w:rsidTr="1ADBB0BE">
        <w:trPr>
          <w:cantSplit/>
          <w:trHeight w:val="1361"/>
        </w:trPr>
        <w:tc>
          <w:tcPr>
            <w:tcW w:w="1242" w:type="dxa"/>
          </w:tcPr>
          <w:p w14:paraId="1470A372" w14:textId="5C4F0F17" w:rsidR="22BB2837" w:rsidRDefault="22BB2837" w:rsidP="1ADBB0BE">
            <w:pPr>
              <w:spacing w:line="276" w:lineRule="auto"/>
              <w:rPr>
                <w:rFonts w:eastAsia="Arial"/>
                <w:color w:val="000000" w:themeColor="text1"/>
              </w:rPr>
            </w:pPr>
            <w:r w:rsidRPr="1ADBB0BE">
              <w:rPr>
                <w:rFonts w:eastAsia="Arial"/>
                <w:color w:val="000000" w:themeColor="text1"/>
              </w:rPr>
              <w:t>NFR-002</w:t>
            </w:r>
          </w:p>
        </w:tc>
        <w:tc>
          <w:tcPr>
            <w:tcW w:w="1890" w:type="dxa"/>
          </w:tcPr>
          <w:p w14:paraId="6DDBD0CC" w14:textId="4C505D51" w:rsidR="0F84DA13" w:rsidRDefault="0F84DA13" w:rsidP="1ADBB0BE">
            <w:pPr>
              <w:spacing w:line="276" w:lineRule="auto"/>
              <w:rPr>
                <w:rFonts w:eastAsia="Arial"/>
                <w:color w:val="000000" w:themeColor="text1"/>
              </w:rPr>
            </w:pPr>
            <w:r w:rsidRPr="1ADBB0BE">
              <w:rPr>
                <w:rFonts w:eastAsia="Arial"/>
                <w:color w:val="000000" w:themeColor="text1"/>
              </w:rPr>
              <w:t>Performance</w:t>
            </w:r>
          </w:p>
          <w:p w14:paraId="06ECEACE" w14:textId="652E6B87" w:rsidR="1ADBB0BE" w:rsidRDefault="1ADBB0BE" w:rsidP="1ADBB0BE">
            <w:pPr>
              <w:spacing w:line="276" w:lineRule="auto"/>
              <w:rPr>
                <w:rFonts w:eastAsia="Arial"/>
                <w:color w:val="000000" w:themeColor="text1"/>
              </w:rPr>
            </w:pPr>
          </w:p>
        </w:tc>
        <w:tc>
          <w:tcPr>
            <w:tcW w:w="5490" w:type="dxa"/>
          </w:tcPr>
          <w:p w14:paraId="16F5F650" w14:textId="77EB4B35" w:rsidR="7DFC8E80" w:rsidRDefault="7DFC8E80" w:rsidP="1ADBB0BE">
            <w:pPr>
              <w:spacing w:line="276" w:lineRule="auto"/>
              <w:rPr>
                <w:rFonts w:eastAsia="Arial"/>
                <w:color w:val="000000" w:themeColor="text1"/>
              </w:rPr>
            </w:pPr>
            <w:r w:rsidRPr="1ADBB0BE">
              <w:rPr>
                <w:rFonts w:eastAsia="Arial"/>
                <w:color w:val="000000" w:themeColor="text1"/>
              </w:rPr>
              <w:t xml:space="preserve">Queries from </w:t>
            </w:r>
            <w:r w:rsidR="002D7736">
              <w:rPr>
                <w:rFonts w:eastAsia="Arial"/>
                <w:color w:val="000000" w:themeColor="text1"/>
              </w:rPr>
              <w:t>B</w:t>
            </w:r>
            <w:r w:rsidRPr="1ADBB0BE">
              <w:rPr>
                <w:rFonts w:eastAsia="Arial"/>
                <w:color w:val="000000" w:themeColor="text1"/>
              </w:rPr>
              <w:t>igPanda and BiggyAI to ServiceNow must not degrade its performance or affect system stability.</w:t>
            </w:r>
          </w:p>
        </w:tc>
        <w:tc>
          <w:tcPr>
            <w:tcW w:w="1530" w:type="dxa"/>
          </w:tcPr>
          <w:p w14:paraId="583FF31F" w14:textId="61E29D96" w:rsidR="0F84DA13" w:rsidRDefault="0F84DA13" w:rsidP="1ADBB0BE">
            <w:pPr>
              <w:spacing w:line="276" w:lineRule="auto"/>
              <w:rPr>
                <w:rFonts w:eastAsia="Arial"/>
                <w:color w:val="000000" w:themeColor="text1"/>
              </w:rPr>
            </w:pPr>
            <w:r w:rsidRPr="1ADBB0BE">
              <w:rPr>
                <w:rFonts w:eastAsia="Arial"/>
                <w:color w:val="000000" w:themeColor="text1"/>
              </w:rPr>
              <w:t>Must Have</w:t>
            </w:r>
          </w:p>
        </w:tc>
      </w:tr>
      <w:tr w:rsidR="007473CF" w:rsidRPr="007473CF" w14:paraId="2BD7D20A" w14:textId="77777777" w:rsidTr="3A9136CF">
        <w:trPr>
          <w:cantSplit/>
          <w:trHeight w:val="1091"/>
        </w:trPr>
        <w:tc>
          <w:tcPr>
            <w:tcW w:w="1242" w:type="dxa"/>
          </w:tcPr>
          <w:p w14:paraId="6E7C27BE" w14:textId="52C4BB21" w:rsidR="3A9136CF" w:rsidRDefault="3A9136CF" w:rsidP="3A9136CF">
            <w:pPr>
              <w:spacing w:line="276" w:lineRule="auto"/>
              <w:rPr>
                <w:rFonts w:eastAsia="Arial"/>
                <w:color w:val="000000" w:themeColor="text1"/>
              </w:rPr>
            </w:pPr>
            <w:r w:rsidRPr="1ADBB0BE">
              <w:rPr>
                <w:rFonts w:eastAsia="Arial"/>
                <w:color w:val="000000" w:themeColor="text1"/>
              </w:rPr>
              <w:t>NFR-00</w:t>
            </w:r>
            <w:r w:rsidR="552EFBA0" w:rsidRPr="1ADBB0BE">
              <w:rPr>
                <w:rFonts w:eastAsia="Arial"/>
                <w:color w:val="000000" w:themeColor="text1"/>
              </w:rPr>
              <w:t>3</w:t>
            </w:r>
          </w:p>
        </w:tc>
        <w:tc>
          <w:tcPr>
            <w:tcW w:w="1890" w:type="dxa"/>
          </w:tcPr>
          <w:p w14:paraId="6F33C9F8" w14:textId="1682BBDA" w:rsidR="3A9136CF" w:rsidRDefault="3A9136CF" w:rsidP="3A9136CF">
            <w:pPr>
              <w:spacing w:line="276" w:lineRule="auto"/>
              <w:rPr>
                <w:rFonts w:eastAsia="Arial"/>
                <w:color w:val="000000" w:themeColor="text1"/>
                <w:szCs w:val="20"/>
              </w:rPr>
            </w:pPr>
            <w:r w:rsidRPr="3A9136CF">
              <w:rPr>
                <w:rFonts w:eastAsia="Arial"/>
                <w:color w:val="000000" w:themeColor="text1"/>
                <w:szCs w:val="20"/>
              </w:rPr>
              <w:t>Scalability</w:t>
            </w:r>
          </w:p>
        </w:tc>
        <w:tc>
          <w:tcPr>
            <w:tcW w:w="5490" w:type="dxa"/>
          </w:tcPr>
          <w:p w14:paraId="2FFB64DC" w14:textId="61A4BC72" w:rsidR="3A9136CF" w:rsidRDefault="3A9136CF" w:rsidP="3A9136CF">
            <w:pPr>
              <w:spacing w:line="276" w:lineRule="auto"/>
              <w:rPr>
                <w:rFonts w:eastAsia="Arial"/>
                <w:color w:val="000000" w:themeColor="text1"/>
                <w:szCs w:val="20"/>
              </w:rPr>
            </w:pPr>
            <w:r w:rsidRPr="3A9136CF">
              <w:rPr>
                <w:rFonts w:eastAsia="Arial"/>
                <w:color w:val="000000" w:themeColor="text1"/>
                <w:szCs w:val="20"/>
              </w:rPr>
              <w:t>Designed to manage a large volume of events daily while maintaining consistent performance.</w:t>
            </w:r>
          </w:p>
        </w:tc>
        <w:tc>
          <w:tcPr>
            <w:tcW w:w="1530" w:type="dxa"/>
          </w:tcPr>
          <w:p w14:paraId="581F9462" w14:textId="04A603F2" w:rsidR="3A9136CF" w:rsidRDefault="3A9136CF" w:rsidP="3A9136CF">
            <w:pPr>
              <w:spacing w:line="276" w:lineRule="auto"/>
              <w:rPr>
                <w:rFonts w:eastAsia="Arial"/>
                <w:color w:val="000000" w:themeColor="text1"/>
                <w:szCs w:val="20"/>
              </w:rPr>
            </w:pPr>
            <w:r w:rsidRPr="3A9136CF">
              <w:rPr>
                <w:rFonts w:eastAsia="Arial"/>
                <w:color w:val="000000" w:themeColor="text1"/>
                <w:szCs w:val="20"/>
              </w:rPr>
              <w:t>Must Have</w:t>
            </w:r>
          </w:p>
        </w:tc>
      </w:tr>
      <w:tr w:rsidR="007473CF" w:rsidRPr="007473CF" w14:paraId="00E1C095" w14:textId="77777777" w:rsidTr="3A9136CF">
        <w:trPr>
          <w:cantSplit/>
          <w:trHeight w:val="1091"/>
        </w:trPr>
        <w:tc>
          <w:tcPr>
            <w:tcW w:w="1242" w:type="dxa"/>
          </w:tcPr>
          <w:p w14:paraId="5085B3AA" w14:textId="742D2B8B" w:rsidR="3A9136CF" w:rsidRDefault="3A9136CF" w:rsidP="3A9136CF">
            <w:pPr>
              <w:spacing w:line="276" w:lineRule="auto"/>
              <w:rPr>
                <w:rFonts w:eastAsia="Arial"/>
                <w:color w:val="000000" w:themeColor="text1"/>
              </w:rPr>
            </w:pPr>
            <w:r w:rsidRPr="1ADBB0BE">
              <w:rPr>
                <w:rFonts w:eastAsia="Arial"/>
                <w:color w:val="000000" w:themeColor="text1"/>
              </w:rPr>
              <w:t>NFR-00</w:t>
            </w:r>
            <w:r w:rsidR="16FF41D6" w:rsidRPr="1ADBB0BE">
              <w:rPr>
                <w:rFonts w:eastAsia="Arial"/>
                <w:color w:val="000000" w:themeColor="text1"/>
              </w:rPr>
              <w:t>4</w:t>
            </w:r>
          </w:p>
        </w:tc>
        <w:tc>
          <w:tcPr>
            <w:tcW w:w="1890" w:type="dxa"/>
          </w:tcPr>
          <w:p w14:paraId="262AABBD" w14:textId="4B0C1C8D" w:rsidR="3A9136CF" w:rsidRDefault="3A9136CF" w:rsidP="3A9136CF">
            <w:pPr>
              <w:spacing w:line="276" w:lineRule="auto"/>
              <w:rPr>
                <w:rFonts w:eastAsia="Arial"/>
                <w:color w:val="000000" w:themeColor="text1"/>
                <w:szCs w:val="20"/>
              </w:rPr>
            </w:pPr>
            <w:r w:rsidRPr="3A9136CF">
              <w:rPr>
                <w:rFonts w:eastAsia="Arial"/>
                <w:color w:val="000000" w:themeColor="text1"/>
                <w:szCs w:val="20"/>
              </w:rPr>
              <w:t>Reliability and Availability</w:t>
            </w:r>
          </w:p>
        </w:tc>
        <w:tc>
          <w:tcPr>
            <w:tcW w:w="5490" w:type="dxa"/>
          </w:tcPr>
          <w:p w14:paraId="293DFD48" w14:textId="48A9EC1D" w:rsidR="3A9136CF" w:rsidRDefault="3A9136CF" w:rsidP="3A9136CF">
            <w:pPr>
              <w:spacing w:line="276" w:lineRule="auto"/>
              <w:rPr>
                <w:rFonts w:eastAsia="Arial"/>
                <w:color w:val="000000" w:themeColor="text1"/>
                <w:szCs w:val="20"/>
              </w:rPr>
            </w:pPr>
            <w:r w:rsidRPr="3A9136CF">
              <w:rPr>
                <w:rFonts w:eastAsia="Arial"/>
                <w:color w:val="000000" w:themeColor="text1"/>
                <w:szCs w:val="20"/>
              </w:rPr>
              <w:t>Ensure a consistently dependable system. Resilient to failures across all operational areas.</w:t>
            </w:r>
          </w:p>
        </w:tc>
        <w:tc>
          <w:tcPr>
            <w:tcW w:w="1530" w:type="dxa"/>
          </w:tcPr>
          <w:p w14:paraId="6E2E1E46" w14:textId="3B686A15" w:rsidR="3A9136CF" w:rsidRDefault="3A9136CF" w:rsidP="3A9136CF">
            <w:pPr>
              <w:spacing w:line="276" w:lineRule="auto"/>
              <w:rPr>
                <w:rFonts w:eastAsia="Arial"/>
                <w:color w:val="000000" w:themeColor="text1"/>
                <w:szCs w:val="20"/>
              </w:rPr>
            </w:pPr>
            <w:r w:rsidRPr="3A9136CF">
              <w:rPr>
                <w:rFonts w:eastAsia="Arial"/>
                <w:color w:val="000000" w:themeColor="text1"/>
                <w:szCs w:val="20"/>
              </w:rPr>
              <w:t>Must Have</w:t>
            </w:r>
          </w:p>
        </w:tc>
      </w:tr>
      <w:tr w:rsidR="007473CF" w:rsidRPr="007473CF" w14:paraId="7C51F5D5" w14:textId="77777777" w:rsidTr="3A9136CF">
        <w:trPr>
          <w:cantSplit/>
          <w:trHeight w:val="936"/>
        </w:trPr>
        <w:tc>
          <w:tcPr>
            <w:tcW w:w="1242" w:type="dxa"/>
          </w:tcPr>
          <w:p w14:paraId="7E32251A" w14:textId="3486BB7A" w:rsidR="3A9136CF" w:rsidRDefault="3A9136CF" w:rsidP="3A9136CF">
            <w:pPr>
              <w:spacing w:line="276" w:lineRule="auto"/>
              <w:rPr>
                <w:rFonts w:eastAsia="Arial"/>
                <w:color w:val="000000" w:themeColor="text1"/>
              </w:rPr>
            </w:pPr>
            <w:r w:rsidRPr="1ADBB0BE">
              <w:rPr>
                <w:rFonts w:eastAsia="Arial"/>
                <w:color w:val="000000" w:themeColor="text1"/>
              </w:rPr>
              <w:t>NFR-00</w:t>
            </w:r>
            <w:r w:rsidR="309C0F21" w:rsidRPr="1ADBB0BE">
              <w:rPr>
                <w:rFonts w:eastAsia="Arial"/>
                <w:color w:val="000000" w:themeColor="text1"/>
              </w:rPr>
              <w:t>5</w:t>
            </w:r>
          </w:p>
        </w:tc>
        <w:tc>
          <w:tcPr>
            <w:tcW w:w="1890" w:type="dxa"/>
          </w:tcPr>
          <w:p w14:paraId="512FCE50" w14:textId="40268FBB" w:rsidR="3A9136CF" w:rsidRDefault="3A9136CF" w:rsidP="3A9136CF">
            <w:pPr>
              <w:spacing w:line="276" w:lineRule="auto"/>
              <w:rPr>
                <w:rFonts w:eastAsia="Arial"/>
                <w:color w:val="000000" w:themeColor="text1"/>
                <w:szCs w:val="20"/>
              </w:rPr>
            </w:pPr>
            <w:r w:rsidRPr="3A9136CF">
              <w:rPr>
                <w:rFonts w:eastAsia="Arial"/>
                <w:color w:val="000000" w:themeColor="text1"/>
                <w:szCs w:val="20"/>
              </w:rPr>
              <w:t>Security and compliance</w:t>
            </w:r>
          </w:p>
        </w:tc>
        <w:tc>
          <w:tcPr>
            <w:tcW w:w="5490" w:type="dxa"/>
          </w:tcPr>
          <w:p w14:paraId="016F9472" w14:textId="75130CC8" w:rsidR="3A9136CF" w:rsidRDefault="3A9136CF" w:rsidP="3A9136CF">
            <w:pPr>
              <w:spacing w:line="276" w:lineRule="auto"/>
              <w:rPr>
                <w:rFonts w:eastAsia="Arial"/>
                <w:color w:val="000000" w:themeColor="text1"/>
                <w:szCs w:val="20"/>
              </w:rPr>
            </w:pPr>
            <w:r w:rsidRPr="3A9136CF">
              <w:rPr>
                <w:rFonts w:eastAsia="Arial"/>
                <w:color w:val="000000" w:themeColor="text1"/>
                <w:szCs w:val="20"/>
              </w:rPr>
              <w:t>Protect data with robust access controls, encryption techniques, and through audit trails.</w:t>
            </w:r>
          </w:p>
        </w:tc>
        <w:tc>
          <w:tcPr>
            <w:tcW w:w="1530" w:type="dxa"/>
          </w:tcPr>
          <w:p w14:paraId="23ECBD59" w14:textId="44185FB6" w:rsidR="3A9136CF" w:rsidRDefault="3A9136CF" w:rsidP="3A9136CF">
            <w:pPr>
              <w:spacing w:line="276" w:lineRule="auto"/>
              <w:rPr>
                <w:rFonts w:eastAsia="Arial"/>
                <w:color w:val="000000" w:themeColor="text1"/>
                <w:szCs w:val="20"/>
              </w:rPr>
            </w:pPr>
            <w:r w:rsidRPr="3A9136CF">
              <w:rPr>
                <w:rFonts w:eastAsia="Arial"/>
                <w:color w:val="000000" w:themeColor="text1"/>
                <w:szCs w:val="20"/>
              </w:rPr>
              <w:t>Must Have</w:t>
            </w:r>
          </w:p>
        </w:tc>
      </w:tr>
      <w:tr w:rsidR="001A1F93" w:rsidRPr="007473CF" w14:paraId="785D3CCC" w14:textId="77777777" w:rsidTr="3A9136CF">
        <w:trPr>
          <w:cantSplit/>
          <w:trHeight w:val="936"/>
        </w:trPr>
        <w:tc>
          <w:tcPr>
            <w:tcW w:w="1242" w:type="dxa"/>
          </w:tcPr>
          <w:p w14:paraId="693E9708" w14:textId="2AFFD2D5" w:rsidR="001A1F93" w:rsidRPr="1ADBB0BE" w:rsidRDefault="001A1F93" w:rsidP="3A9136CF">
            <w:pPr>
              <w:spacing w:line="276" w:lineRule="auto"/>
              <w:rPr>
                <w:rFonts w:eastAsia="Arial"/>
                <w:color w:val="000000" w:themeColor="text1"/>
              </w:rPr>
            </w:pPr>
            <w:r>
              <w:rPr>
                <w:rFonts w:eastAsia="Arial"/>
                <w:color w:val="000000" w:themeColor="text1"/>
              </w:rPr>
              <w:t>NFR-006</w:t>
            </w:r>
          </w:p>
        </w:tc>
        <w:tc>
          <w:tcPr>
            <w:tcW w:w="1890" w:type="dxa"/>
          </w:tcPr>
          <w:p w14:paraId="2134F47C" w14:textId="70861338" w:rsidR="001A1F93" w:rsidRPr="3A9136CF" w:rsidRDefault="001A1F93" w:rsidP="3A9136CF">
            <w:pPr>
              <w:spacing w:line="276" w:lineRule="auto"/>
              <w:rPr>
                <w:rFonts w:eastAsia="Arial"/>
                <w:color w:val="000000" w:themeColor="text1"/>
              </w:rPr>
            </w:pPr>
            <w:r w:rsidRPr="384F0125">
              <w:rPr>
                <w:rFonts w:eastAsia="Arial"/>
                <w:color w:val="000000" w:themeColor="text1"/>
              </w:rPr>
              <w:t xml:space="preserve">Data </w:t>
            </w:r>
            <w:r w:rsidR="4D231F36" w:rsidRPr="24C15368">
              <w:rPr>
                <w:rFonts w:eastAsia="Arial"/>
                <w:color w:val="000000" w:themeColor="text1"/>
              </w:rPr>
              <w:t>Acu</w:t>
            </w:r>
            <w:r w:rsidR="5B20B851" w:rsidRPr="24C15368">
              <w:rPr>
                <w:rFonts w:eastAsia="Arial"/>
                <w:color w:val="000000" w:themeColor="text1"/>
              </w:rPr>
              <w:t>rr</w:t>
            </w:r>
            <w:r w:rsidR="135825E6" w:rsidRPr="24C15368">
              <w:rPr>
                <w:rFonts w:eastAsia="Arial"/>
                <w:color w:val="000000" w:themeColor="text1"/>
              </w:rPr>
              <w:t>a</w:t>
            </w:r>
            <w:r w:rsidR="5B20B851" w:rsidRPr="24C15368">
              <w:rPr>
                <w:rFonts w:eastAsia="Arial"/>
                <w:color w:val="000000" w:themeColor="text1"/>
              </w:rPr>
              <w:t>cy</w:t>
            </w:r>
          </w:p>
        </w:tc>
        <w:tc>
          <w:tcPr>
            <w:tcW w:w="5490" w:type="dxa"/>
          </w:tcPr>
          <w:p w14:paraId="07940614" w14:textId="74B6E9B7" w:rsidR="001A1F93" w:rsidRPr="3A9136CF" w:rsidRDefault="001A1F93" w:rsidP="3A9136CF">
            <w:pPr>
              <w:spacing w:line="276" w:lineRule="auto"/>
              <w:rPr>
                <w:rFonts w:eastAsia="Arial"/>
                <w:color w:val="000000" w:themeColor="text1"/>
                <w:szCs w:val="20"/>
              </w:rPr>
            </w:pPr>
            <w:r>
              <w:rPr>
                <w:rFonts w:eastAsia="Arial"/>
                <w:color w:val="000000" w:themeColor="text1"/>
                <w:szCs w:val="20"/>
              </w:rPr>
              <w:t xml:space="preserve">Must </w:t>
            </w:r>
            <w:r w:rsidR="005B0E7A">
              <w:rPr>
                <w:rFonts w:eastAsia="Arial"/>
                <w:color w:val="000000" w:themeColor="text1"/>
                <w:szCs w:val="20"/>
              </w:rPr>
              <w:t xml:space="preserve">have </w:t>
            </w:r>
            <w:r w:rsidR="00FE72CE">
              <w:rPr>
                <w:rFonts w:eastAsia="Arial"/>
                <w:color w:val="000000" w:themeColor="text1"/>
                <w:szCs w:val="20"/>
              </w:rPr>
              <w:t xml:space="preserve">current state of </w:t>
            </w:r>
            <w:del w:id="21" w:author="Everest, Neil" w:date="2026-01-06T08:22:00Z" w16du:dateUtc="2026-01-06T08:22:00Z">
              <w:r w:rsidR="00FE72CE">
                <w:rPr>
                  <w:rFonts w:eastAsia="Arial"/>
                  <w:color w:val="000000" w:themeColor="text1"/>
                  <w:szCs w:val="20"/>
                </w:rPr>
                <w:delText xml:space="preserve">ServiceNow </w:delText>
              </w:r>
            </w:del>
            <w:ins w:id="22" w:author="Everest, Neil" w:date="2026-01-06T08:22:00Z" w16du:dateUtc="2026-01-06T08:22:00Z">
              <w:r w:rsidR="00812AAA">
                <w:rPr>
                  <w:rFonts w:eastAsia="Arial"/>
                  <w:color w:val="000000" w:themeColor="text1"/>
                  <w:szCs w:val="20"/>
                </w:rPr>
                <w:t xml:space="preserve">ITSM </w:t>
              </w:r>
            </w:ins>
            <w:r w:rsidR="00FE72CE">
              <w:rPr>
                <w:rFonts w:eastAsia="Arial"/>
                <w:color w:val="000000" w:themeColor="text1"/>
                <w:szCs w:val="20"/>
              </w:rPr>
              <w:t>data</w:t>
            </w:r>
            <w:r w:rsidR="00C65916">
              <w:rPr>
                <w:rFonts w:eastAsia="Arial"/>
                <w:color w:val="000000" w:themeColor="text1"/>
                <w:szCs w:val="20"/>
              </w:rPr>
              <w:t xml:space="preserve"> </w:t>
            </w:r>
            <w:r w:rsidR="006339C4">
              <w:rPr>
                <w:rFonts w:eastAsia="Arial"/>
                <w:color w:val="000000" w:themeColor="text1"/>
                <w:szCs w:val="20"/>
              </w:rPr>
              <w:t xml:space="preserve">to </w:t>
            </w:r>
            <w:r w:rsidR="00C65916">
              <w:rPr>
                <w:rFonts w:eastAsia="Arial"/>
                <w:color w:val="000000" w:themeColor="text1"/>
                <w:szCs w:val="20"/>
              </w:rPr>
              <w:t xml:space="preserve">within </w:t>
            </w:r>
            <w:r w:rsidR="006339C4">
              <w:rPr>
                <w:rFonts w:eastAsia="Arial"/>
                <w:color w:val="000000" w:themeColor="text1"/>
                <w:szCs w:val="20"/>
              </w:rPr>
              <w:t xml:space="preserve">less than 5 </w:t>
            </w:r>
            <w:r w:rsidR="00C96EEC">
              <w:rPr>
                <w:rFonts w:eastAsia="Arial"/>
                <w:color w:val="000000" w:themeColor="text1"/>
                <w:szCs w:val="20"/>
              </w:rPr>
              <w:t>minutes to ensur</w:t>
            </w:r>
            <w:r w:rsidR="006339C4">
              <w:rPr>
                <w:rFonts w:eastAsia="Arial"/>
                <w:color w:val="000000" w:themeColor="text1"/>
                <w:szCs w:val="20"/>
              </w:rPr>
              <w:t>e AI responses are accurate to current state.</w:t>
            </w:r>
          </w:p>
        </w:tc>
        <w:tc>
          <w:tcPr>
            <w:tcW w:w="1530" w:type="dxa"/>
          </w:tcPr>
          <w:p w14:paraId="54B9D640" w14:textId="74E63A35" w:rsidR="001A1F93" w:rsidRPr="3A9136CF" w:rsidRDefault="006339C4" w:rsidP="3A9136CF">
            <w:pPr>
              <w:spacing w:line="276" w:lineRule="auto"/>
              <w:rPr>
                <w:rFonts w:eastAsia="Arial"/>
                <w:color w:val="000000" w:themeColor="text1"/>
                <w:szCs w:val="20"/>
              </w:rPr>
            </w:pPr>
            <w:r>
              <w:rPr>
                <w:rFonts w:eastAsia="Arial"/>
                <w:color w:val="000000" w:themeColor="text1"/>
                <w:szCs w:val="20"/>
              </w:rPr>
              <w:t>Must Have</w:t>
            </w:r>
          </w:p>
        </w:tc>
      </w:tr>
      <w:tr w:rsidR="007473CF" w:rsidRPr="007473CF" w14:paraId="29F2422B" w14:textId="77777777" w:rsidTr="3A9136CF">
        <w:trPr>
          <w:cantSplit/>
          <w:trHeight w:val="936"/>
        </w:trPr>
        <w:tc>
          <w:tcPr>
            <w:tcW w:w="1242" w:type="dxa"/>
          </w:tcPr>
          <w:p w14:paraId="40DF2ED7" w14:textId="0C413301" w:rsidR="3A9136CF" w:rsidRDefault="3A9136CF" w:rsidP="3A9136CF">
            <w:pPr>
              <w:spacing w:line="276" w:lineRule="auto"/>
              <w:rPr>
                <w:rFonts w:eastAsia="Arial"/>
                <w:color w:val="000000" w:themeColor="text1"/>
              </w:rPr>
            </w:pPr>
            <w:r w:rsidRPr="1ADBB0BE">
              <w:rPr>
                <w:rFonts w:eastAsia="Arial"/>
                <w:color w:val="000000" w:themeColor="text1"/>
              </w:rPr>
              <w:t>NFR-00</w:t>
            </w:r>
            <w:r w:rsidR="001A1F93">
              <w:rPr>
                <w:rFonts w:eastAsia="Arial"/>
                <w:color w:val="000000" w:themeColor="text1"/>
              </w:rPr>
              <w:t>7</w:t>
            </w:r>
          </w:p>
        </w:tc>
        <w:tc>
          <w:tcPr>
            <w:tcW w:w="1890" w:type="dxa"/>
          </w:tcPr>
          <w:p w14:paraId="3F8C7A43" w14:textId="684C23B7" w:rsidR="3A9136CF" w:rsidRDefault="3A9136CF" w:rsidP="3A9136CF">
            <w:pPr>
              <w:spacing w:line="276" w:lineRule="auto"/>
              <w:rPr>
                <w:rFonts w:eastAsia="Arial"/>
                <w:color w:val="000000" w:themeColor="text1"/>
                <w:szCs w:val="20"/>
              </w:rPr>
            </w:pPr>
            <w:r w:rsidRPr="3A9136CF">
              <w:rPr>
                <w:rFonts w:eastAsia="Arial"/>
                <w:color w:val="000000" w:themeColor="text1"/>
                <w:szCs w:val="20"/>
              </w:rPr>
              <w:t>Usability</w:t>
            </w:r>
          </w:p>
        </w:tc>
        <w:tc>
          <w:tcPr>
            <w:tcW w:w="5490" w:type="dxa"/>
          </w:tcPr>
          <w:p w14:paraId="2398ACEE" w14:textId="662EB176" w:rsidR="3A9136CF" w:rsidRDefault="3A9136CF" w:rsidP="3A9136CF">
            <w:pPr>
              <w:spacing w:line="276" w:lineRule="auto"/>
              <w:rPr>
                <w:rFonts w:eastAsia="Arial"/>
                <w:color w:val="000000" w:themeColor="text1"/>
                <w:szCs w:val="20"/>
              </w:rPr>
            </w:pPr>
            <w:r w:rsidRPr="3A9136CF">
              <w:rPr>
                <w:rFonts w:eastAsia="Arial"/>
                <w:color w:val="000000" w:themeColor="text1"/>
                <w:szCs w:val="20"/>
              </w:rPr>
              <w:t>Deliver user-friendly interfaces with clear, easy understandable outputs.</w:t>
            </w:r>
          </w:p>
        </w:tc>
        <w:tc>
          <w:tcPr>
            <w:tcW w:w="1530" w:type="dxa"/>
          </w:tcPr>
          <w:p w14:paraId="7AA2FF94" w14:textId="7B5488C5" w:rsidR="3A9136CF" w:rsidRDefault="3A9136CF" w:rsidP="3A9136CF">
            <w:pPr>
              <w:spacing w:line="276" w:lineRule="auto"/>
              <w:rPr>
                <w:rFonts w:eastAsia="Arial"/>
                <w:color w:val="000000" w:themeColor="text1"/>
                <w:szCs w:val="20"/>
              </w:rPr>
            </w:pPr>
            <w:r w:rsidRPr="3A9136CF">
              <w:rPr>
                <w:rFonts w:eastAsia="Arial"/>
                <w:color w:val="000000" w:themeColor="text1"/>
                <w:szCs w:val="20"/>
              </w:rPr>
              <w:t>Should have</w:t>
            </w:r>
          </w:p>
        </w:tc>
      </w:tr>
    </w:tbl>
    <w:p w14:paraId="4DE13B6B" w14:textId="77777777" w:rsidR="000A71FF" w:rsidRPr="00490DF0" w:rsidRDefault="000A71FF" w:rsidP="000A71FF">
      <w:pPr>
        <w:ind w:left="720"/>
        <w:rPr>
          <w:szCs w:val="20"/>
        </w:rPr>
      </w:pPr>
    </w:p>
    <w:p w14:paraId="54B162DE" w14:textId="77777777" w:rsidR="00637EA6" w:rsidRPr="00E4026E" w:rsidRDefault="00637EA6" w:rsidP="001F3704">
      <w:pPr>
        <w:pStyle w:val="Heading2"/>
      </w:pPr>
      <w:bookmarkStart w:id="23" w:name="_Toc205817640"/>
      <w:r w:rsidRPr="00E4026E">
        <w:t>Security Requirements</w:t>
      </w:r>
      <w:bookmarkEnd w:id="23"/>
    </w:p>
    <w:tbl>
      <w:tblPr>
        <w:tblW w:w="10152" w:type="dxa"/>
        <w:tblInd w:w="64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2" w:type="dxa"/>
          <w:right w:w="72" w:type="dxa"/>
        </w:tblCellMar>
        <w:tblLook w:val="0000" w:firstRow="0" w:lastRow="0" w:firstColumn="0" w:lastColumn="0" w:noHBand="0" w:noVBand="0"/>
      </w:tblPr>
      <w:tblGrid>
        <w:gridCol w:w="1195"/>
        <w:gridCol w:w="2117"/>
        <w:gridCol w:w="4729"/>
        <w:gridCol w:w="2111"/>
      </w:tblGrid>
      <w:tr w:rsidR="001D2D87" w:rsidRPr="00E4026E" w14:paraId="2C98E5C9" w14:textId="77777777" w:rsidTr="28E6CA05">
        <w:trPr>
          <w:cantSplit/>
          <w:trHeight w:val="217"/>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298CF702" w14:textId="519CFC5B"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 xml:space="preserve">Security </w:t>
            </w:r>
            <w:commentRangeStart w:id="24"/>
            <w:r w:rsidRPr="3A9136CF">
              <w:rPr>
                <w:rFonts w:eastAsia="Arial"/>
                <w:b/>
                <w:bCs/>
                <w:color w:val="000000" w:themeColor="text1"/>
                <w:szCs w:val="20"/>
                <w:lang w:val="en-GB"/>
              </w:rPr>
              <w:t>Requirements</w:t>
            </w:r>
            <w:commentRangeEnd w:id="24"/>
            <w:r w:rsidR="00981C5C">
              <w:rPr>
                <w:rStyle w:val="CommentReference"/>
                <w:rFonts w:eastAsia="Arial"/>
                <w:color w:val="000000" w:themeColor="text1"/>
                <w:sz w:val="20"/>
                <w:szCs w:val="20"/>
              </w:rPr>
              <w:commentReference w:id="24"/>
            </w:r>
          </w:p>
        </w:tc>
      </w:tr>
      <w:tr w:rsidR="00E71626" w:rsidRPr="00E71626" w14:paraId="37E06F90" w14:textId="77777777" w:rsidTr="28E6CA05">
        <w:trPr>
          <w:cantSplit/>
          <w:trHeight w:val="217"/>
        </w:trPr>
        <w:tc>
          <w:tcPr>
            <w:tcW w:w="11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9ADEC4D" w14:textId="03114C12" w:rsidR="3A9136CF" w:rsidRDefault="3A9136CF" w:rsidP="3A9136CF">
            <w:pPr>
              <w:spacing w:line="240" w:lineRule="auto"/>
              <w:rPr>
                <w:rFonts w:eastAsia="Arial"/>
                <w:color w:val="000000" w:themeColor="text1"/>
                <w:szCs w:val="20"/>
              </w:rPr>
            </w:pPr>
          </w:p>
        </w:tc>
        <w:tc>
          <w:tcPr>
            <w:tcW w:w="211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8A5C664" w14:textId="77777777" w:rsidR="00E71626" w:rsidRPr="00490DF0" w:rsidRDefault="00E71626" w:rsidP="3A9136CF">
            <w:pPr>
              <w:spacing w:after="0" w:line="240" w:lineRule="auto"/>
              <w:rPr>
                <w:rFonts w:eastAsia="Times New Roman"/>
                <w:b/>
                <w:bCs/>
                <w:lang w:val="en-GB" w:eastAsia="en-GB"/>
                <w14:ligatures w14:val="standardContextual"/>
              </w:rPr>
            </w:pPr>
          </w:p>
        </w:tc>
        <w:tc>
          <w:tcPr>
            <w:tcW w:w="4729"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AB8BABB" w14:textId="77777777" w:rsidR="00E71626" w:rsidRPr="00490DF0" w:rsidRDefault="00E71626" w:rsidP="3A9136CF">
            <w:pPr>
              <w:spacing w:after="0" w:line="240" w:lineRule="auto"/>
              <w:rPr>
                <w:rFonts w:eastAsia="Times New Roman"/>
                <w:b/>
                <w:bCs/>
                <w:lang w:val="en-GB" w:eastAsia="en-GB"/>
                <w14:ligatures w14:val="standardContextual"/>
              </w:rPr>
            </w:pPr>
          </w:p>
        </w:tc>
        <w:tc>
          <w:tcPr>
            <w:tcW w:w="211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BE05318" w14:textId="77777777" w:rsidR="00E71626" w:rsidRPr="00490DF0" w:rsidRDefault="00E71626" w:rsidP="3A9136CF">
            <w:pPr>
              <w:spacing w:after="0" w:line="240" w:lineRule="auto"/>
              <w:rPr>
                <w:rFonts w:eastAsia="Times New Roman"/>
                <w:b/>
                <w:bCs/>
                <w:lang w:val="en-GB" w:eastAsia="en-GB"/>
                <w14:ligatures w14:val="standardContextual"/>
              </w:rPr>
            </w:pPr>
          </w:p>
        </w:tc>
      </w:tr>
      <w:tr w:rsidR="00E71626" w:rsidRPr="00E71626" w14:paraId="3486FA90" w14:textId="77777777" w:rsidTr="28E6CA05">
        <w:trPr>
          <w:cantSplit/>
          <w:trHeight w:val="388"/>
        </w:trPr>
        <w:tc>
          <w:tcPr>
            <w:tcW w:w="1195" w:type="dxa"/>
            <w:tcBorders>
              <w:top w:val="single" w:sz="4" w:space="0" w:color="auto"/>
            </w:tcBorders>
          </w:tcPr>
          <w:p w14:paraId="4F0B7CB6" w14:textId="43BF6722"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Req. #</w:t>
            </w:r>
          </w:p>
        </w:tc>
        <w:tc>
          <w:tcPr>
            <w:tcW w:w="2117" w:type="dxa"/>
            <w:tcBorders>
              <w:top w:val="single" w:sz="4" w:space="0" w:color="auto"/>
            </w:tcBorders>
          </w:tcPr>
          <w:p w14:paraId="221CE138" w14:textId="1B400871"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Req. Category</w:t>
            </w:r>
          </w:p>
        </w:tc>
        <w:tc>
          <w:tcPr>
            <w:tcW w:w="4729" w:type="dxa"/>
            <w:tcBorders>
              <w:top w:val="single" w:sz="4" w:space="0" w:color="auto"/>
            </w:tcBorders>
          </w:tcPr>
          <w:p w14:paraId="0BD1A4F2" w14:textId="2752BA9A"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Requirement Details</w:t>
            </w:r>
          </w:p>
        </w:tc>
        <w:tc>
          <w:tcPr>
            <w:tcW w:w="2111" w:type="dxa"/>
            <w:tcBorders>
              <w:top w:val="single" w:sz="4" w:space="0" w:color="auto"/>
            </w:tcBorders>
          </w:tcPr>
          <w:p w14:paraId="215BE702" w14:textId="7137FE5F"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Priority</w:t>
            </w:r>
          </w:p>
        </w:tc>
      </w:tr>
      <w:tr w:rsidR="00E71626" w:rsidRPr="00E71626" w14:paraId="65D616A2" w14:textId="77777777" w:rsidTr="28E6CA05">
        <w:trPr>
          <w:cantSplit/>
          <w:trHeight w:val="334"/>
        </w:trPr>
        <w:tc>
          <w:tcPr>
            <w:tcW w:w="1195" w:type="dxa"/>
          </w:tcPr>
          <w:p w14:paraId="104188D4" w14:textId="183A249E"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SR.1.0</w:t>
            </w:r>
          </w:p>
        </w:tc>
        <w:tc>
          <w:tcPr>
            <w:tcW w:w="2117" w:type="dxa"/>
          </w:tcPr>
          <w:p w14:paraId="22AD2CDB" w14:textId="5AB700A8" w:rsidR="3A9136CF" w:rsidRDefault="3A9136CF" w:rsidP="3A9136CF">
            <w:pPr>
              <w:rPr>
                <w:rFonts w:eastAsia="Arial"/>
                <w:color w:val="000000" w:themeColor="text1"/>
                <w:szCs w:val="20"/>
              </w:rPr>
            </w:pPr>
            <w:r w:rsidRPr="3A9136CF">
              <w:rPr>
                <w:rFonts w:eastAsia="Arial"/>
                <w:color w:val="000000" w:themeColor="text1"/>
                <w:szCs w:val="20"/>
              </w:rPr>
              <w:t>Security Requirement</w:t>
            </w:r>
          </w:p>
        </w:tc>
        <w:tc>
          <w:tcPr>
            <w:tcW w:w="4729" w:type="dxa"/>
          </w:tcPr>
          <w:p w14:paraId="1B33A2C8" w14:textId="109FB756" w:rsidR="3A9136CF" w:rsidRDefault="3A9136CF" w:rsidP="3A9136CF">
            <w:pPr>
              <w:spacing w:after="60" w:line="276" w:lineRule="auto"/>
              <w:rPr>
                <w:rFonts w:eastAsia="Arial"/>
                <w:color w:val="000000" w:themeColor="text1"/>
              </w:rPr>
            </w:pPr>
            <w:r w:rsidRPr="4FD66546">
              <w:rPr>
                <w:rFonts w:eastAsia="Arial"/>
                <w:color w:val="000000" w:themeColor="text1"/>
              </w:rPr>
              <w:t>Encrypted traffic between PigPanda/Biggy and Aegon</w:t>
            </w:r>
            <w:r w:rsidR="3092A1E6" w:rsidRPr="4FD66546">
              <w:rPr>
                <w:rFonts w:eastAsia="Arial"/>
                <w:color w:val="000000" w:themeColor="text1"/>
              </w:rPr>
              <w:t>’s</w:t>
            </w:r>
            <w:r w:rsidR="3092A1E6" w:rsidRPr="564B0944">
              <w:rPr>
                <w:rFonts w:eastAsia="Arial"/>
                <w:color w:val="000000" w:themeColor="text1"/>
              </w:rPr>
              <w:t xml:space="preserve"> </w:t>
            </w:r>
            <w:r w:rsidR="3092A1E6" w:rsidRPr="450B43B4">
              <w:rPr>
                <w:rFonts w:eastAsia="Arial"/>
                <w:color w:val="000000" w:themeColor="text1"/>
              </w:rPr>
              <w:t xml:space="preserve">services </w:t>
            </w:r>
            <w:r w:rsidR="3092A1E6" w:rsidRPr="68962B70">
              <w:rPr>
                <w:rFonts w:eastAsia="Arial"/>
                <w:color w:val="000000" w:themeColor="text1"/>
              </w:rPr>
              <w:t>(</w:t>
            </w:r>
            <w:r w:rsidR="3092A1E6" w:rsidRPr="1E48D178">
              <w:rPr>
                <w:rFonts w:eastAsia="Arial"/>
                <w:color w:val="000000" w:themeColor="text1"/>
              </w:rPr>
              <w:t>ServiceNow,</w:t>
            </w:r>
            <w:r w:rsidR="3092A1E6" w:rsidRPr="14211507">
              <w:rPr>
                <w:rFonts w:eastAsia="Arial"/>
                <w:color w:val="000000" w:themeColor="text1"/>
              </w:rPr>
              <w:t xml:space="preserve"> Teams)</w:t>
            </w:r>
            <w:commentRangeStart w:id="25"/>
            <w:commentRangeEnd w:id="25"/>
            <w:r w:rsidR="00981C5C" w:rsidRPr="4FD66546">
              <w:rPr>
                <w:rStyle w:val="CommentReference"/>
                <w:rFonts w:eastAsia="Arial"/>
                <w:color w:val="000000" w:themeColor="text1"/>
                <w:sz w:val="20"/>
                <w:szCs w:val="28"/>
              </w:rPr>
              <w:commentReference w:id="25"/>
            </w:r>
            <w:r w:rsidRPr="4FD66546">
              <w:rPr>
                <w:rFonts w:eastAsia="Arial"/>
                <w:color w:val="000000" w:themeColor="text1"/>
              </w:rPr>
              <w:t xml:space="preserve"> (TLS 1.2).</w:t>
            </w:r>
          </w:p>
        </w:tc>
        <w:tc>
          <w:tcPr>
            <w:tcW w:w="2111" w:type="dxa"/>
          </w:tcPr>
          <w:p w14:paraId="020C0B3F" w14:textId="03B002AC" w:rsidR="3A9136CF" w:rsidRDefault="3A9136CF" w:rsidP="3A9136CF">
            <w:pPr>
              <w:spacing w:after="0" w:line="240" w:lineRule="auto"/>
              <w:rPr>
                <w:rFonts w:eastAsia="Arial"/>
                <w:color w:val="000000" w:themeColor="text1"/>
                <w:szCs w:val="20"/>
              </w:rPr>
            </w:pPr>
            <w:r w:rsidRPr="3A9136CF">
              <w:rPr>
                <w:rFonts w:eastAsia="Arial"/>
                <w:color w:val="000000" w:themeColor="text1"/>
                <w:szCs w:val="20"/>
                <w:lang w:val="en-GB"/>
              </w:rPr>
              <w:t>Must Have</w:t>
            </w:r>
          </w:p>
          <w:p w14:paraId="33EE13B1" w14:textId="4BB89DF4" w:rsidR="3A9136CF" w:rsidRDefault="3A9136CF" w:rsidP="3A9136CF">
            <w:pPr>
              <w:spacing w:after="0" w:line="240" w:lineRule="auto"/>
              <w:rPr>
                <w:rFonts w:eastAsia="Arial"/>
                <w:color w:val="000000" w:themeColor="text1"/>
                <w:szCs w:val="20"/>
              </w:rPr>
            </w:pPr>
          </w:p>
        </w:tc>
      </w:tr>
      <w:tr w:rsidR="28E6CA05" w14:paraId="57162DBF" w14:textId="77777777" w:rsidTr="28E6CA05">
        <w:trPr>
          <w:cantSplit/>
          <w:trHeight w:val="334"/>
        </w:trPr>
        <w:tc>
          <w:tcPr>
            <w:tcW w:w="1195" w:type="dxa"/>
          </w:tcPr>
          <w:p w14:paraId="717B58FD" w14:textId="2461AB47" w:rsidR="28E6CA05" w:rsidRDefault="736B597C" w:rsidP="697BDB37">
            <w:pPr>
              <w:spacing w:after="0" w:line="240" w:lineRule="auto"/>
              <w:rPr>
                <w:rFonts w:eastAsia="Arial"/>
                <w:color w:val="000000" w:themeColor="text1"/>
              </w:rPr>
            </w:pPr>
            <w:r w:rsidRPr="5352111E">
              <w:rPr>
                <w:rFonts w:eastAsia="Arial"/>
                <w:b/>
                <w:bCs/>
                <w:color w:val="000000" w:themeColor="text1"/>
                <w:lang w:val="en-GB"/>
              </w:rPr>
              <w:lastRenderedPageBreak/>
              <w:t>SR.</w:t>
            </w:r>
            <w:r w:rsidRPr="697BDB37">
              <w:rPr>
                <w:rFonts w:eastAsia="Arial"/>
                <w:b/>
                <w:bCs/>
                <w:color w:val="000000" w:themeColor="text1"/>
                <w:lang w:val="en-GB"/>
              </w:rPr>
              <w:t>2</w:t>
            </w:r>
            <w:r w:rsidRPr="5352111E">
              <w:rPr>
                <w:rFonts w:eastAsia="Arial"/>
                <w:b/>
                <w:bCs/>
                <w:color w:val="000000" w:themeColor="text1"/>
                <w:lang w:val="en-GB"/>
              </w:rPr>
              <w:t>.0</w:t>
            </w:r>
          </w:p>
        </w:tc>
        <w:tc>
          <w:tcPr>
            <w:tcW w:w="2117" w:type="dxa"/>
          </w:tcPr>
          <w:p w14:paraId="224F570B" w14:textId="68D00C50" w:rsidR="28E6CA05" w:rsidRDefault="6844B15C" w:rsidP="28E6CA05">
            <w:pPr>
              <w:rPr>
                <w:rFonts w:eastAsia="Arial"/>
                <w:color w:val="000000" w:themeColor="text1"/>
              </w:rPr>
            </w:pPr>
            <w:r w:rsidRPr="25B9A164">
              <w:rPr>
                <w:rFonts w:eastAsia="Arial"/>
                <w:color w:val="000000" w:themeColor="text1"/>
              </w:rPr>
              <w:t xml:space="preserve">Security Requirement </w:t>
            </w:r>
          </w:p>
        </w:tc>
        <w:tc>
          <w:tcPr>
            <w:tcW w:w="4729" w:type="dxa"/>
          </w:tcPr>
          <w:p w14:paraId="1314B155" w14:textId="3D4F4D9A" w:rsidR="28E6CA05" w:rsidRDefault="6844B15C" w:rsidP="28E6CA05">
            <w:pPr>
              <w:spacing w:line="276" w:lineRule="auto"/>
              <w:rPr>
                <w:rFonts w:eastAsia="Arial"/>
                <w:szCs w:val="20"/>
              </w:rPr>
            </w:pPr>
            <w:r w:rsidRPr="25B9A164">
              <w:rPr>
                <w:rFonts w:eastAsia="Arial"/>
                <w:szCs w:val="20"/>
              </w:rPr>
              <w:t>Use approved Hosting pattern for authentication and data query to ServiceNow</w:t>
            </w:r>
          </w:p>
        </w:tc>
        <w:tc>
          <w:tcPr>
            <w:tcW w:w="2111" w:type="dxa"/>
          </w:tcPr>
          <w:p w14:paraId="2C489E9F" w14:textId="32253621" w:rsidR="28E6CA05" w:rsidRDefault="6844B15C" w:rsidP="28E6CA05">
            <w:pPr>
              <w:spacing w:line="240" w:lineRule="auto"/>
              <w:rPr>
                <w:rFonts w:eastAsia="Arial"/>
                <w:color w:val="000000" w:themeColor="text1"/>
                <w:lang w:val="en-GB"/>
              </w:rPr>
            </w:pPr>
            <w:r w:rsidRPr="25B9A164">
              <w:rPr>
                <w:rFonts w:eastAsia="Arial"/>
                <w:color w:val="000000" w:themeColor="text1"/>
                <w:lang w:val="en-GB"/>
              </w:rPr>
              <w:t xml:space="preserve">Must Have </w:t>
            </w:r>
          </w:p>
        </w:tc>
      </w:tr>
    </w:tbl>
    <w:p w14:paraId="612F39E3" w14:textId="77777777" w:rsidR="001524EE" w:rsidRPr="00490DF0" w:rsidRDefault="001524EE" w:rsidP="00BB6943">
      <w:pPr>
        <w:rPr>
          <w:szCs w:val="20"/>
        </w:rPr>
      </w:pPr>
    </w:p>
    <w:p w14:paraId="6BCCAF06" w14:textId="77777777" w:rsidR="00637EA6" w:rsidRPr="00E4026E" w:rsidRDefault="009F68D6" w:rsidP="001F3704">
      <w:pPr>
        <w:pStyle w:val="Heading2"/>
      </w:pPr>
      <w:bookmarkStart w:id="26" w:name="_Toc205817642"/>
      <w:r w:rsidRPr="00E4026E">
        <w:t>Data Requirements</w:t>
      </w:r>
      <w:bookmarkEnd w:id="26"/>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86"/>
        <w:gridCol w:w="2216"/>
        <w:gridCol w:w="4580"/>
        <w:gridCol w:w="2170"/>
      </w:tblGrid>
      <w:tr w:rsidR="0032796A" w:rsidRPr="00E4026E" w14:paraId="512BD6A9" w14:textId="77777777" w:rsidTr="3A9136CF">
        <w:trPr>
          <w:cantSplit/>
          <w:trHeight w:val="223"/>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7817720A" w14:textId="759165C3"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 xml:space="preserve">Data Requirements </w:t>
            </w:r>
          </w:p>
        </w:tc>
      </w:tr>
      <w:tr w:rsidR="0032796A" w:rsidRPr="0032796A" w14:paraId="74D5426D" w14:textId="77777777" w:rsidTr="3A9136CF">
        <w:trPr>
          <w:cantSplit/>
          <w:trHeight w:val="223"/>
        </w:trPr>
        <w:tc>
          <w:tcPr>
            <w:tcW w:w="118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5C370CF6" w14:textId="6105E7DC"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Req. #</w:t>
            </w:r>
          </w:p>
        </w:tc>
        <w:tc>
          <w:tcPr>
            <w:tcW w:w="22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87B6685" w14:textId="6E10B4BD"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Req. Category</w:t>
            </w:r>
          </w:p>
        </w:tc>
        <w:tc>
          <w:tcPr>
            <w:tcW w:w="458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6B3CCC0" w14:textId="377B2B52" w:rsidR="3A9136CF" w:rsidRDefault="3A9136CF" w:rsidP="3A9136CF">
            <w:pPr>
              <w:spacing w:after="0" w:line="240" w:lineRule="auto"/>
              <w:rPr>
                <w:rFonts w:eastAsia="Arial"/>
                <w:color w:val="000000" w:themeColor="text1"/>
                <w:szCs w:val="20"/>
              </w:rPr>
            </w:pPr>
            <w:r w:rsidRPr="3A9136CF">
              <w:rPr>
                <w:rFonts w:eastAsia="Arial"/>
                <w:color w:val="000000" w:themeColor="text1"/>
                <w:szCs w:val="20"/>
                <w:lang w:val="en-GB"/>
              </w:rPr>
              <w:t>Requirement Details</w:t>
            </w:r>
          </w:p>
        </w:tc>
        <w:tc>
          <w:tcPr>
            <w:tcW w:w="217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6BF3C1D" w14:textId="2D4B8270"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Priority</w:t>
            </w:r>
          </w:p>
        </w:tc>
      </w:tr>
      <w:tr w:rsidR="0032796A" w:rsidRPr="0032796A" w14:paraId="29B3DCDB" w14:textId="77777777" w:rsidTr="3A9136CF">
        <w:trPr>
          <w:cantSplit/>
          <w:trHeight w:val="846"/>
        </w:trPr>
        <w:tc>
          <w:tcPr>
            <w:tcW w:w="1186" w:type="dxa"/>
            <w:tcBorders>
              <w:top w:val="single" w:sz="4" w:space="0" w:color="auto"/>
            </w:tcBorders>
          </w:tcPr>
          <w:p w14:paraId="2857DC7E" w14:textId="3B2F3BA8"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DR.1.0</w:t>
            </w:r>
          </w:p>
        </w:tc>
        <w:tc>
          <w:tcPr>
            <w:tcW w:w="2216" w:type="dxa"/>
            <w:tcBorders>
              <w:top w:val="single" w:sz="4" w:space="0" w:color="auto"/>
            </w:tcBorders>
          </w:tcPr>
          <w:p w14:paraId="1B5BB7C5" w14:textId="594683AA" w:rsidR="3A9136CF" w:rsidRDefault="3A9136CF" w:rsidP="3A9136CF">
            <w:pPr>
              <w:rPr>
                <w:rFonts w:eastAsia="Arial"/>
                <w:color w:val="000000" w:themeColor="text1"/>
                <w:szCs w:val="20"/>
              </w:rPr>
            </w:pPr>
            <w:r w:rsidRPr="3A9136CF">
              <w:rPr>
                <w:rFonts w:eastAsia="Arial"/>
                <w:color w:val="000000" w:themeColor="text1"/>
                <w:szCs w:val="20"/>
              </w:rPr>
              <w:t>Data Requirement</w:t>
            </w:r>
          </w:p>
        </w:tc>
        <w:tc>
          <w:tcPr>
            <w:tcW w:w="4580" w:type="dxa"/>
            <w:tcBorders>
              <w:top w:val="single" w:sz="4" w:space="0" w:color="auto"/>
            </w:tcBorders>
          </w:tcPr>
          <w:p w14:paraId="570D36D0" w14:textId="630C39AA" w:rsidR="3A9136CF" w:rsidRDefault="3A9136CF" w:rsidP="3A9136CF">
            <w:pPr>
              <w:spacing w:after="60" w:line="276" w:lineRule="auto"/>
              <w:rPr>
                <w:rFonts w:eastAsia="Arial"/>
                <w:color w:val="000000" w:themeColor="text1"/>
                <w:szCs w:val="20"/>
              </w:rPr>
            </w:pPr>
            <w:r w:rsidRPr="3A9136CF">
              <w:rPr>
                <w:rFonts w:eastAsia="Arial"/>
                <w:color w:val="000000" w:themeColor="text1"/>
                <w:szCs w:val="20"/>
                <w:lang w:val="en-GB"/>
              </w:rPr>
              <w:t>No AI training using Aegon Data</w:t>
            </w:r>
          </w:p>
        </w:tc>
        <w:tc>
          <w:tcPr>
            <w:tcW w:w="2170" w:type="dxa"/>
            <w:tcBorders>
              <w:top w:val="single" w:sz="4" w:space="0" w:color="auto"/>
            </w:tcBorders>
          </w:tcPr>
          <w:p w14:paraId="77764C22" w14:textId="213464C8" w:rsidR="3A9136CF" w:rsidRDefault="3A9136CF" w:rsidP="3A9136CF">
            <w:pPr>
              <w:spacing w:after="0" w:line="240" w:lineRule="auto"/>
              <w:rPr>
                <w:rFonts w:eastAsia="Arial"/>
                <w:color w:val="000000" w:themeColor="text1"/>
                <w:szCs w:val="20"/>
              </w:rPr>
            </w:pPr>
            <w:r w:rsidRPr="3A9136CF">
              <w:rPr>
                <w:rFonts w:eastAsia="Arial"/>
                <w:color w:val="000000" w:themeColor="text1"/>
                <w:szCs w:val="20"/>
                <w:lang w:val="en-GB"/>
              </w:rPr>
              <w:t>Must Have</w:t>
            </w:r>
          </w:p>
          <w:p w14:paraId="27E24AF2" w14:textId="69F89076" w:rsidR="3A9136CF" w:rsidRDefault="3A9136CF" w:rsidP="3A9136CF">
            <w:pPr>
              <w:spacing w:after="0" w:line="240" w:lineRule="auto"/>
              <w:rPr>
                <w:rFonts w:eastAsia="Arial"/>
                <w:color w:val="000000" w:themeColor="text1"/>
                <w:szCs w:val="20"/>
              </w:rPr>
            </w:pPr>
          </w:p>
        </w:tc>
      </w:tr>
      <w:tr w:rsidR="0032796A" w:rsidRPr="0032796A" w14:paraId="5630E977" w14:textId="77777777" w:rsidTr="3A9136CF">
        <w:trPr>
          <w:cantSplit/>
          <w:trHeight w:val="353"/>
        </w:trPr>
        <w:tc>
          <w:tcPr>
            <w:tcW w:w="1186" w:type="dxa"/>
          </w:tcPr>
          <w:p w14:paraId="6EABA9D5" w14:textId="4CC5BA9A" w:rsidR="3A9136CF" w:rsidRDefault="3A9136CF" w:rsidP="3A9136CF">
            <w:pPr>
              <w:spacing w:after="0" w:line="240" w:lineRule="auto"/>
              <w:rPr>
                <w:rFonts w:eastAsia="Arial"/>
                <w:color w:val="000000" w:themeColor="text1"/>
                <w:szCs w:val="20"/>
              </w:rPr>
            </w:pPr>
            <w:r w:rsidRPr="3A9136CF">
              <w:rPr>
                <w:rFonts w:eastAsia="Arial"/>
                <w:b/>
                <w:bCs/>
                <w:color w:val="000000" w:themeColor="text1"/>
                <w:szCs w:val="20"/>
                <w:lang w:val="en-GB"/>
              </w:rPr>
              <w:t>DR.2.0</w:t>
            </w:r>
          </w:p>
        </w:tc>
        <w:tc>
          <w:tcPr>
            <w:tcW w:w="2216" w:type="dxa"/>
          </w:tcPr>
          <w:p w14:paraId="3CAD8FE6" w14:textId="1C744434" w:rsidR="3A9136CF" w:rsidRDefault="3A9136CF" w:rsidP="3A9136CF">
            <w:pPr>
              <w:rPr>
                <w:rFonts w:eastAsia="Arial"/>
                <w:color w:val="000000" w:themeColor="text1"/>
                <w:szCs w:val="20"/>
              </w:rPr>
            </w:pPr>
            <w:r w:rsidRPr="3A9136CF">
              <w:rPr>
                <w:rFonts w:eastAsia="Arial"/>
                <w:color w:val="000000" w:themeColor="text1"/>
                <w:szCs w:val="20"/>
              </w:rPr>
              <w:t>Data Requirement</w:t>
            </w:r>
          </w:p>
        </w:tc>
        <w:tc>
          <w:tcPr>
            <w:tcW w:w="4580" w:type="dxa"/>
          </w:tcPr>
          <w:p w14:paraId="768537FA" w14:textId="2ED4BB35" w:rsidR="3A9136CF" w:rsidRDefault="3A9136CF" w:rsidP="3A9136CF">
            <w:pPr>
              <w:spacing w:after="60" w:line="276" w:lineRule="auto"/>
              <w:rPr>
                <w:rFonts w:eastAsia="Arial"/>
                <w:color w:val="000000" w:themeColor="text1"/>
                <w:szCs w:val="20"/>
              </w:rPr>
            </w:pPr>
            <w:r w:rsidRPr="3A9136CF">
              <w:rPr>
                <w:rFonts w:eastAsia="Arial"/>
                <w:color w:val="000000" w:themeColor="text1"/>
                <w:szCs w:val="20"/>
              </w:rPr>
              <w:t>Data should not be able to bypass DLP controls.</w:t>
            </w:r>
          </w:p>
        </w:tc>
        <w:tc>
          <w:tcPr>
            <w:tcW w:w="2170" w:type="dxa"/>
          </w:tcPr>
          <w:p w14:paraId="30F357E8" w14:textId="6CE69523" w:rsidR="3A9136CF" w:rsidRDefault="3A9136CF" w:rsidP="3A9136CF">
            <w:pPr>
              <w:spacing w:after="0" w:line="240" w:lineRule="auto"/>
              <w:rPr>
                <w:rFonts w:eastAsia="Arial"/>
                <w:color w:val="000000" w:themeColor="text1"/>
                <w:szCs w:val="20"/>
              </w:rPr>
            </w:pPr>
            <w:r w:rsidRPr="3A9136CF">
              <w:rPr>
                <w:rFonts w:eastAsia="Arial"/>
                <w:color w:val="000000" w:themeColor="text1"/>
                <w:szCs w:val="20"/>
                <w:lang w:val="en-GB"/>
              </w:rPr>
              <w:t>Must have</w:t>
            </w:r>
          </w:p>
        </w:tc>
      </w:tr>
    </w:tbl>
    <w:p w14:paraId="2D796647" w14:textId="77777777" w:rsidR="0032796A" w:rsidRPr="00490DF0" w:rsidRDefault="0032796A" w:rsidP="0032796A">
      <w:pPr>
        <w:ind w:left="720"/>
        <w:rPr>
          <w:szCs w:val="20"/>
        </w:rPr>
      </w:pPr>
    </w:p>
    <w:p w14:paraId="47801139" w14:textId="77777777" w:rsidR="00A33C29" w:rsidRPr="00490DF0" w:rsidRDefault="00A33C29" w:rsidP="3A9136CF"/>
    <w:p w14:paraId="17219E10" w14:textId="77777777" w:rsidR="00AA2FD6" w:rsidRPr="00490DF0" w:rsidRDefault="00AA2FD6">
      <w:pPr>
        <w:rPr>
          <w:rFonts w:eastAsiaTheme="majorEastAsia"/>
          <w:b/>
          <w:color w:val="641EE0"/>
          <w:szCs w:val="20"/>
        </w:rPr>
      </w:pPr>
      <w:r w:rsidRPr="00490DF0">
        <w:rPr>
          <w:szCs w:val="20"/>
        </w:rPr>
        <w:br w:type="page"/>
      </w:r>
    </w:p>
    <w:p w14:paraId="7FB983EE" w14:textId="77777777" w:rsidR="009F68D6" w:rsidRPr="00490DF0" w:rsidRDefault="009F68D6" w:rsidP="009F68D6">
      <w:pPr>
        <w:pStyle w:val="Heading1"/>
      </w:pPr>
      <w:bookmarkStart w:id="27" w:name="_Toc205817645"/>
      <w:r w:rsidRPr="008240E2">
        <w:lastRenderedPageBreak/>
        <w:t>Architecture</w:t>
      </w:r>
      <w:bookmarkEnd w:id="27"/>
    </w:p>
    <w:p w14:paraId="0B07438A" w14:textId="77777777" w:rsidR="009F68D6" w:rsidRPr="00E4026E" w:rsidRDefault="009F68D6" w:rsidP="001F3704">
      <w:pPr>
        <w:pStyle w:val="Heading2"/>
      </w:pPr>
      <w:bookmarkStart w:id="28" w:name="_Toc205817646"/>
      <w:r>
        <w:t>Alignment to Principles</w:t>
      </w:r>
      <w:bookmarkEnd w:id="28"/>
    </w:p>
    <w:p w14:paraId="48378795" w14:textId="2FB3220B" w:rsidR="3A9136CF" w:rsidRDefault="3A9136CF" w:rsidP="3A9136CF">
      <w:pPr>
        <w:ind w:left="720"/>
      </w:pPr>
    </w:p>
    <w:p w14:paraId="6EB7F49D" w14:textId="77777777" w:rsidR="00D77EA9" w:rsidRPr="00490DF0" w:rsidRDefault="00D77EA9" w:rsidP="0068754F">
      <w:pPr>
        <w:ind w:left="720"/>
        <w:rPr>
          <w:rStyle w:val="Hyperlink"/>
          <w:szCs w:val="20"/>
        </w:rPr>
      </w:pPr>
      <w:hyperlink r:id="rId17" w:history="1">
        <w:r w:rsidRPr="00490DF0">
          <w:rPr>
            <w:rStyle w:val="Hyperlink"/>
            <w:szCs w:val="20"/>
          </w:rPr>
          <w:t>Architecture Principles (sharepoint.com)</w:t>
        </w:r>
      </w:hyperlink>
    </w:p>
    <w:tbl>
      <w:tblPr>
        <w:tblStyle w:val="GridTable1Light-Accent12"/>
        <w:tblW w:w="4495"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473"/>
        <w:gridCol w:w="3077"/>
        <w:gridCol w:w="6150"/>
      </w:tblGrid>
      <w:tr w:rsidR="003461F7" w:rsidRPr="00A52A44" w14:paraId="44D7FFEB" w14:textId="77777777" w:rsidTr="3A9136CF">
        <w:trPr>
          <w:cnfStyle w:val="100000000000" w:firstRow="1" w:lastRow="0" w:firstColumn="0" w:lastColumn="0" w:oddVBand="0" w:evenVBand="0" w:oddHBand="0" w:evenHBand="0" w:firstRowFirstColumn="0" w:firstRowLastColumn="0" w:lastRowFirstColumn="0" w:lastRowLastColumn="0"/>
          <w:trHeight w:val="181"/>
        </w:trPr>
        <w:tc>
          <w:tcPr>
            <w:tcW w:w="183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6F82F52C" w14:textId="338A95E1"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Architecture Principles Alignment</w:t>
            </w:r>
          </w:p>
        </w:tc>
        <w:tc>
          <w:tcPr>
            <w:tcW w:w="317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182621ED" w14:textId="23ADD926"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Justification for lack of alignment (or a comment)</w:t>
            </w:r>
          </w:p>
        </w:tc>
      </w:tr>
      <w:tr w:rsidR="003461F7" w:rsidRPr="00A52A44" w14:paraId="14518F7A" w14:textId="77777777" w:rsidTr="3A9136CF">
        <w:trPr>
          <w:trHeight w:val="346"/>
        </w:trPr>
        <w:tc>
          <w:tcPr>
            <w:tcW w:w="244" w:type="pct"/>
            <w:tcBorders>
              <w:right w:val="single" w:sz="4" w:space="0" w:color="auto"/>
            </w:tcBorders>
          </w:tcPr>
          <w:p w14:paraId="1D0C438C" w14:textId="0387D2AB"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tcPr>
          <w:p w14:paraId="77BA1F2D" w14:textId="50375084"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Capability Driven</w:t>
            </w:r>
          </w:p>
        </w:tc>
        <w:tc>
          <w:tcPr>
            <w:tcW w:w="3170" w:type="pct"/>
            <w:tcBorders>
              <w:top w:val="single" w:sz="4" w:space="0" w:color="auto"/>
              <w:left w:val="single" w:sz="4" w:space="0" w:color="auto"/>
              <w:bottom w:val="single" w:sz="4" w:space="0" w:color="auto"/>
              <w:right w:val="single" w:sz="4" w:space="0" w:color="auto"/>
            </w:tcBorders>
          </w:tcPr>
          <w:p w14:paraId="0F383898" w14:textId="19E18ACE"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Do align.</w:t>
            </w:r>
          </w:p>
        </w:tc>
      </w:tr>
      <w:tr w:rsidR="003461F7" w:rsidRPr="00A52A44" w14:paraId="6E7F4C38" w14:textId="77777777" w:rsidTr="3A9136CF">
        <w:trPr>
          <w:trHeight w:val="346"/>
        </w:trPr>
        <w:tc>
          <w:tcPr>
            <w:tcW w:w="244" w:type="pct"/>
            <w:tcBorders>
              <w:right w:val="single" w:sz="4" w:space="0" w:color="auto"/>
            </w:tcBorders>
          </w:tcPr>
          <w:p w14:paraId="28AEAB3B" w14:textId="2E4ACA9D"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tcPr>
          <w:p w14:paraId="31EAE24B" w14:textId="02E0CBFA"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Data Excellence</w:t>
            </w:r>
          </w:p>
        </w:tc>
        <w:tc>
          <w:tcPr>
            <w:tcW w:w="3170" w:type="pct"/>
            <w:tcBorders>
              <w:top w:val="single" w:sz="4" w:space="0" w:color="auto"/>
              <w:left w:val="single" w:sz="4" w:space="0" w:color="auto"/>
              <w:bottom w:val="single" w:sz="4" w:space="0" w:color="auto"/>
              <w:right w:val="single" w:sz="4" w:space="0" w:color="auto"/>
            </w:tcBorders>
          </w:tcPr>
          <w:p w14:paraId="5705612A" w14:textId="7142CA64"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r w:rsidR="003461F7" w:rsidRPr="00A52A44" w14:paraId="1411A0C1" w14:textId="77777777" w:rsidTr="3A9136CF">
        <w:trPr>
          <w:trHeight w:val="346"/>
        </w:trPr>
        <w:tc>
          <w:tcPr>
            <w:tcW w:w="244" w:type="pct"/>
            <w:tcBorders>
              <w:right w:val="single" w:sz="4" w:space="0" w:color="auto"/>
            </w:tcBorders>
          </w:tcPr>
          <w:p w14:paraId="29F799D9" w14:textId="52CD4954"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tcPr>
          <w:p w14:paraId="3DFAC0BB" w14:textId="09ADD283"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Modern</w:t>
            </w:r>
          </w:p>
        </w:tc>
        <w:tc>
          <w:tcPr>
            <w:tcW w:w="3170" w:type="pct"/>
            <w:tcBorders>
              <w:top w:val="single" w:sz="4" w:space="0" w:color="auto"/>
              <w:left w:val="single" w:sz="4" w:space="0" w:color="auto"/>
              <w:bottom w:val="single" w:sz="4" w:space="0" w:color="auto"/>
              <w:right w:val="single" w:sz="4" w:space="0" w:color="auto"/>
            </w:tcBorders>
          </w:tcPr>
          <w:p w14:paraId="386525AE" w14:textId="3E57B257"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r w:rsidR="003461F7" w:rsidRPr="00A52A44" w14:paraId="0BCD420C" w14:textId="77777777" w:rsidTr="3A9136CF">
        <w:trPr>
          <w:trHeight w:val="346"/>
        </w:trPr>
        <w:tc>
          <w:tcPr>
            <w:tcW w:w="244" w:type="pct"/>
            <w:tcBorders>
              <w:right w:val="single" w:sz="4" w:space="0" w:color="auto"/>
            </w:tcBorders>
          </w:tcPr>
          <w:p w14:paraId="7F6F40E4" w14:textId="48E384E1"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tcPr>
          <w:p w14:paraId="1C678164" w14:textId="47A27DF7"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Secure and Compliant</w:t>
            </w:r>
          </w:p>
        </w:tc>
        <w:tc>
          <w:tcPr>
            <w:tcW w:w="3170" w:type="pct"/>
            <w:tcBorders>
              <w:top w:val="single" w:sz="4" w:space="0" w:color="auto"/>
              <w:left w:val="single" w:sz="4" w:space="0" w:color="auto"/>
              <w:bottom w:val="single" w:sz="4" w:space="0" w:color="auto"/>
              <w:right w:val="single" w:sz="4" w:space="0" w:color="auto"/>
            </w:tcBorders>
          </w:tcPr>
          <w:p w14:paraId="44113214" w14:textId="1A13C137"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r w:rsidR="003461F7" w:rsidRPr="00A52A44" w14:paraId="6C45C99B" w14:textId="77777777" w:rsidTr="3A9136CF">
        <w:trPr>
          <w:trHeight w:val="346"/>
        </w:trPr>
        <w:tc>
          <w:tcPr>
            <w:tcW w:w="244" w:type="pct"/>
            <w:tcBorders>
              <w:right w:val="single" w:sz="4" w:space="0" w:color="auto"/>
            </w:tcBorders>
          </w:tcPr>
          <w:p w14:paraId="29DF742F" w14:textId="36BD5F5F"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tcPr>
          <w:p w14:paraId="21AA98C1" w14:textId="2C58F53C"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Transparent</w:t>
            </w:r>
          </w:p>
        </w:tc>
        <w:tc>
          <w:tcPr>
            <w:tcW w:w="3170" w:type="pct"/>
            <w:tcBorders>
              <w:top w:val="single" w:sz="4" w:space="0" w:color="auto"/>
              <w:left w:val="single" w:sz="4" w:space="0" w:color="auto"/>
              <w:bottom w:val="single" w:sz="4" w:space="0" w:color="auto"/>
              <w:right w:val="single" w:sz="4" w:space="0" w:color="auto"/>
            </w:tcBorders>
          </w:tcPr>
          <w:p w14:paraId="56C296D5" w14:textId="0FE5278A"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r w:rsidR="003461F7" w:rsidRPr="00A52A44" w14:paraId="2EFF44C9" w14:textId="77777777" w:rsidTr="3A9136CF">
        <w:trPr>
          <w:trHeight w:val="346"/>
        </w:trPr>
        <w:tc>
          <w:tcPr>
            <w:tcW w:w="244" w:type="pct"/>
            <w:tcBorders>
              <w:right w:val="single" w:sz="4" w:space="0" w:color="auto"/>
            </w:tcBorders>
          </w:tcPr>
          <w:p w14:paraId="19C9D478" w14:textId="4B871C1A"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vAlign w:val="center"/>
          </w:tcPr>
          <w:p w14:paraId="287DE39F" w14:textId="30853517"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Future Proof</w:t>
            </w:r>
          </w:p>
        </w:tc>
        <w:tc>
          <w:tcPr>
            <w:tcW w:w="3170" w:type="pct"/>
            <w:tcBorders>
              <w:top w:val="single" w:sz="4" w:space="0" w:color="auto"/>
              <w:left w:val="single" w:sz="4" w:space="0" w:color="auto"/>
              <w:bottom w:val="single" w:sz="4" w:space="0" w:color="auto"/>
              <w:right w:val="single" w:sz="4" w:space="0" w:color="auto"/>
            </w:tcBorders>
          </w:tcPr>
          <w:p w14:paraId="6D588A6A" w14:textId="3466D1A5"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r w:rsidR="003461F7" w:rsidRPr="00A52A44" w14:paraId="66F7FCC3" w14:textId="77777777" w:rsidTr="3A9136CF">
        <w:trPr>
          <w:trHeight w:val="354"/>
        </w:trPr>
        <w:tc>
          <w:tcPr>
            <w:tcW w:w="244" w:type="pct"/>
            <w:tcBorders>
              <w:right w:val="single" w:sz="4" w:space="0" w:color="auto"/>
            </w:tcBorders>
          </w:tcPr>
          <w:p w14:paraId="629BEDF1" w14:textId="375ACABE"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vAlign w:val="center"/>
          </w:tcPr>
          <w:p w14:paraId="4062F6D4" w14:textId="39BF576D"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Reliable</w:t>
            </w:r>
          </w:p>
        </w:tc>
        <w:tc>
          <w:tcPr>
            <w:tcW w:w="3170" w:type="pct"/>
            <w:tcBorders>
              <w:top w:val="single" w:sz="4" w:space="0" w:color="auto"/>
              <w:left w:val="single" w:sz="4" w:space="0" w:color="auto"/>
              <w:bottom w:val="single" w:sz="4" w:space="0" w:color="auto"/>
              <w:right w:val="single" w:sz="4" w:space="0" w:color="auto"/>
            </w:tcBorders>
          </w:tcPr>
          <w:p w14:paraId="27EA4A51" w14:textId="480F128C"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r w:rsidR="003461F7" w:rsidRPr="00A52A44" w14:paraId="7D7CD141" w14:textId="77777777" w:rsidTr="3A9136CF">
        <w:trPr>
          <w:trHeight w:val="346"/>
        </w:trPr>
        <w:tc>
          <w:tcPr>
            <w:tcW w:w="244" w:type="pct"/>
            <w:tcBorders>
              <w:right w:val="single" w:sz="4" w:space="0" w:color="auto"/>
            </w:tcBorders>
          </w:tcPr>
          <w:p w14:paraId="78A77EF1" w14:textId="0E724D4B"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vAlign w:val="center"/>
          </w:tcPr>
          <w:p w14:paraId="2A20924E" w14:textId="74B1773B"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Interoperable</w:t>
            </w:r>
          </w:p>
        </w:tc>
        <w:tc>
          <w:tcPr>
            <w:tcW w:w="3170" w:type="pct"/>
            <w:tcBorders>
              <w:top w:val="single" w:sz="4" w:space="0" w:color="auto"/>
              <w:left w:val="single" w:sz="4" w:space="0" w:color="auto"/>
              <w:bottom w:val="single" w:sz="4" w:space="0" w:color="auto"/>
              <w:right w:val="single" w:sz="4" w:space="0" w:color="auto"/>
            </w:tcBorders>
          </w:tcPr>
          <w:p w14:paraId="67BC816A" w14:textId="355A09D6"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r w:rsidR="003461F7" w:rsidRPr="00A52A44" w14:paraId="7550A203" w14:textId="77777777" w:rsidTr="3A9136CF">
        <w:trPr>
          <w:trHeight w:val="346"/>
        </w:trPr>
        <w:tc>
          <w:tcPr>
            <w:tcW w:w="244" w:type="pct"/>
            <w:tcBorders>
              <w:right w:val="single" w:sz="4" w:space="0" w:color="auto"/>
            </w:tcBorders>
          </w:tcPr>
          <w:p w14:paraId="762B5A0E" w14:textId="55C2DBE2"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vAlign w:val="center"/>
          </w:tcPr>
          <w:p w14:paraId="31DB824C" w14:textId="4151FD72"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Standardized</w:t>
            </w:r>
          </w:p>
        </w:tc>
        <w:tc>
          <w:tcPr>
            <w:tcW w:w="3170" w:type="pct"/>
            <w:tcBorders>
              <w:top w:val="single" w:sz="4" w:space="0" w:color="auto"/>
              <w:left w:val="single" w:sz="4" w:space="0" w:color="auto"/>
              <w:bottom w:val="single" w:sz="4" w:space="0" w:color="auto"/>
              <w:right w:val="single" w:sz="4" w:space="0" w:color="auto"/>
            </w:tcBorders>
          </w:tcPr>
          <w:p w14:paraId="743E7468" w14:textId="2D2C149B"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r w:rsidR="003461F7" w:rsidRPr="00A52A44" w14:paraId="1403175D" w14:textId="77777777" w:rsidTr="3A9136CF">
        <w:trPr>
          <w:trHeight w:val="346"/>
        </w:trPr>
        <w:tc>
          <w:tcPr>
            <w:tcW w:w="244" w:type="pct"/>
            <w:tcBorders>
              <w:right w:val="single" w:sz="4" w:space="0" w:color="auto"/>
            </w:tcBorders>
          </w:tcPr>
          <w:p w14:paraId="20110E62" w14:textId="4CD4DA75" w:rsidR="3A9136CF" w:rsidRDefault="3A9136CF" w:rsidP="3A9136CF">
            <w:pPr>
              <w:jc w:val="center"/>
              <w:rPr>
                <w:rFonts w:ascii="Arial" w:eastAsia="Arial" w:hAnsi="Arial" w:cs="Arial"/>
                <w:color w:val="000000" w:themeColor="text1"/>
                <w:szCs w:val="20"/>
              </w:rPr>
            </w:pPr>
            <w:r w:rsidRPr="3A9136CF">
              <w:rPr>
                <w:rFonts w:ascii="Arial" w:eastAsia="Arial" w:hAnsi="Arial" w:cs="Arial"/>
                <w:color w:val="000000" w:themeColor="text1"/>
                <w:szCs w:val="20"/>
              </w:rPr>
              <w:t xml:space="preserve">  </w:t>
            </w:r>
            <w:r w:rsidRPr="3A9136CF">
              <w:rPr>
                <w:rFonts w:ascii="Segoe UI Symbol" w:eastAsia="Segoe UI Symbol" w:hAnsi="Segoe UI Symbol" w:cs="Segoe UI Symbol"/>
                <w:color w:val="000000" w:themeColor="text1"/>
                <w:szCs w:val="20"/>
              </w:rPr>
              <w:t>☐</w:t>
            </w:r>
            <w:r w:rsidRPr="3A9136CF">
              <w:rPr>
                <w:rFonts w:ascii="Arial" w:eastAsia="Arial" w:hAnsi="Arial" w:cs="Arial"/>
                <w:color w:val="000000" w:themeColor="text1"/>
                <w:szCs w:val="20"/>
              </w:rPr>
              <w:t xml:space="preserve"> </w:t>
            </w:r>
          </w:p>
        </w:tc>
        <w:tc>
          <w:tcPr>
            <w:tcW w:w="1586" w:type="pct"/>
            <w:tcBorders>
              <w:top w:val="single" w:sz="4" w:space="0" w:color="auto"/>
              <w:left w:val="single" w:sz="4" w:space="0" w:color="auto"/>
              <w:bottom w:val="single" w:sz="4" w:space="0" w:color="auto"/>
              <w:right w:val="single" w:sz="4" w:space="0" w:color="auto"/>
            </w:tcBorders>
            <w:vAlign w:val="center"/>
          </w:tcPr>
          <w:p w14:paraId="556484A9" w14:textId="6468CC59"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Value Oriented</w:t>
            </w:r>
          </w:p>
        </w:tc>
        <w:tc>
          <w:tcPr>
            <w:tcW w:w="3170" w:type="pct"/>
            <w:tcBorders>
              <w:top w:val="single" w:sz="4" w:space="0" w:color="auto"/>
              <w:left w:val="single" w:sz="4" w:space="0" w:color="auto"/>
              <w:bottom w:val="single" w:sz="4" w:space="0" w:color="auto"/>
              <w:right w:val="single" w:sz="4" w:space="0" w:color="auto"/>
            </w:tcBorders>
          </w:tcPr>
          <w:p w14:paraId="0119B804" w14:textId="4D5C86D9" w:rsidR="3A9136CF" w:rsidRDefault="3A9136CF" w:rsidP="3A9136CF">
            <w:pPr>
              <w:rPr>
                <w:rFonts w:ascii="Arial" w:eastAsia="Arial" w:hAnsi="Arial" w:cs="Arial"/>
                <w:color w:val="000000" w:themeColor="text1"/>
                <w:szCs w:val="20"/>
              </w:rPr>
            </w:pPr>
            <w:r w:rsidRPr="3A9136CF">
              <w:rPr>
                <w:rFonts w:ascii="Arial" w:eastAsia="Arial" w:hAnsi="Arial" w:cs="Arial"/>
                <w:color w:val="000000" w:themeColor="text1"/>
                <w:szCs w:val="20"/>
              </w:rPr>
              <w:t xml:space="preserve"> Do align.</w:t>
            </w:r>
          </w:p>
        </w:tc>
      </w:tr>
    </w:tbl>
    <w:p w14:paraId="55A40647" w14:textId="77777777" w:rsidR="00D617F3" w:rsidRPr="00490DF0" w:rsidRDefault="00D617F3" w:rsidP="00D617F3">
      <w:pPr>
        <w:rPr>
          <w:szCs w:val="20"/>
        </w:rPr>
      </w:pPr>
    </w:p>
    <w:p w14:paraId="1091B42D" w14:textId="77777777" w:rsidR="00D617F3" w:rsidRPr="00490DF0" w:rsidRDefault="00D617F3">
      <w:pPr>
        <w:rPr>
          <w:rFonts w:eastAsiaTheme="majorEastAsia" w:cstheme="majorBidi"/>
          <w:color w:val="63B6FF"/>
          <w:szCs w:val="20"/>
        </w:rPr>
      </w:pPr>
      <w:r w:rsidRPr="00490DF0">
        <w:rPr>
          <w:szCs w:val="20"/>
        </w:rPr>
        <w:br w:type="page"/>
      </w:r>
    </w:p>
    <w:p w14:paraId="40B9E8C8" w14:textId="77777777" w:rsidR="009F68D6" w:rsidRPr="00E4026E" w:rsidRDefault="3A0387AF" w:rsidP="001F3704">
      <w:pPr>
        <w:pStyle w:val="Heading2"/>
      </w:pPr>
      <w:bookmarkStart w:id="29" w:name="_Toc205817647"/>
      <w:r>
        <w:lastRenderedPageBreak/>
        <w:t>Baseline Architecture</w:t>
      </w:r>
      <w:bookmarkEnd w:id="29"/>
    </w:p>
    <w:p w14:paraId="69161730" w14:textId="0F574DB6" w:rsidR="4BF158F4" w:rsidRDefault="4BF158F4" w:rsidP="4BF158F4">
      <w:pPr>
        <w:ind w:left="720"/>
        <w:rPr>
          <w:rFonts w:eastAsia="Arial"/>
          <w:b/>
          <w:bCs/>
          <w:color w:val="000000" w:themeColor="text1"/>
          <w:szCs w:val="20"/>
        </w:rPr>
      </w:pPr>
    </w:p>
    <w:p w14:paraId="1B70187E" w14:textId="527BA2F9" w:rsidR="4D9CFD34" w:rsidRDefault="43E0B200" w:rsidP="00E0652E">
      <w:pPr>
        <w:pStyle w:val="Heading3"/>
        <w:rPr>
          <w:rFonts w:eastAsia="Arial"/>
          <w:color w:val="000000" w:themeColor="text1"/>
        </w:rPr>
      </w:pPr>
      <w:r>
        <w:t xml:space="preserve">Baseline </w:t>
      </w:r>
      <w:r w:rsidR="4D9CFD34">
        <w:t>Architecture Overview</w:t>
      </w:r>
    </w:p>
    <w:p w14:paraId="41F67429" w14:textId="265C0BC5" w:rsidR="4D9CFD34" w:rsidRDefault="4D9CFD34" w:rsidP="3A9136CF">
      <w:pPr>
        <w:ind w:left="720"/>
        <w:rPr>
          <w:rFonts w:eastAsia="Arial"/>
          <w:color w:val="000000" w:themeColor="text1"/>
        </w:rPr>
      </w:pPr>
      <w:r w:rsidRPr="1474330E">
        <w:rPr>
          <w:rFonts w:eastAsia="Arial"/>
          <w:color w:val="000000" w:themeColor="text1"/>
        </w:rPr>
        <w:t>Big</w:t>
      </w:r>
      <w:r w:rsidR="2E68BEF2" w:rsidRPr="1474330E">
        <w:rPr>
          <w:rFonts w:eastAsia="Arial"/>
          <w:color w:val="000000" w:themeColor="text1"/>
        </w:rPr>
        <w:t>Panda</w:t>
      </w:r>
      <w:r w:rsidRPr="0040DA05">
        <w:rPr>
          <w:rFonts w:eastAsia="Arial"/>
          <w:color w:val="000000" w:themeColor="text1"/>
        </w:rPr>
        <w:t xml:space="preserve"> is an incident management platform, an approved solution used to automate and streamline IT operations by correlating alerts from disparate monitoring tools, reducing noise, and prioritizing incidents based on impact. It is integrated with Neptune, ServiceNow, and Office 365.</w:t>
      </w:r>
    </w:p>
    <w:p w14:paraId="2ED17D98" w14:textId="6BCF6632" w:rsidR="5FDB9939" w:rsidRDefault="3ED181D8" w:rsidP="2D5BE55F">
      <w:pPr>
        <w:pStyle w:val="ListParagraph"/>
        <w:numPr>
          <w:ilvl w:val="1"/>
          <w:numId w:val="48"/>
        </w:numPr>
        <w:spacing w:before="20"/>
        <w:contextualSpacing w:val="0"/>
        <w:rPr>
          <w:rFonts w:eastAsia="Arial"/>
          <w:color w:val="000000" w:themeColor="text1"/>
          <w:szCs w:val="20"/>
        </w:rPr>
      </w:pPr>
      <w:r w:rsidRPr="2D5BE55F">
        <w:rPr>
          <w:rFonts w:eastAsia="Arial"/>
          <w:color w:val="000000" w:themeColor="text1"/>
          <w:szCs w:val="20"/>
        </w:rPr>
        <w:t>Automates the creation of incidents in ServiceNow based on correlated, insight-rich events generated by BigPanda, improving incident management efficiency.</w:t>
      </w:r>
    </w:p>
    <w:p w14:paraId="164B0C72" w14:textId="18E52D49" w:rsidR="5FDB9939" w:rsidRDefault="3ED181D8" w:rsidP="2D5BE55F">
      <w:pPr>
        <w:pStyle w:val="ListParagraph"/>
        <w:numPr>
          <w:ilvl w:val="1"/>
          <w:numId w:val="48"/>
        </w:numPr>
        <w:spacing w:before="20"/>
        <w:contextualSpacing w:val="0"/>
        <w:rPr>
          <w:rFonts w:eastAsia="Arial"/>
          <w:color w:val="000000" w:themeColor="text1"/>
        </w:rPr>
      </w:pPr>
      <w:r w:rsidRPr="64B208D3">
        <w:rPr>
          <w:rFonts w:eastAsia="Arial"/>
          <w:color w:val="000000" w:themeColor="text1"/>
        </w:rPr>
        <w:t>Automates the creation of incidents in ServiceNow based on correlated, insight-rich events generated by BigPanda, improving incident management efficiency.</w:t>
      </w:r>
    </w:p>
    <w:p w14:paraId="567472BE" w14:textId="703E580E" w:rsidR="0581BB61" w:rsidRDefault="0581BB61" w:rsidP="64B208D3">
      <w:pPr>
        <w:pStyle w:val="ListParagraph"/>
        <w:numPr>
          <w:ilvl w:val="1"/>
          <w:numId w:val="48"/>
        </w:numPr>
        <w:spacing w:before="20"/>
        <w:contextualSpacing w:val="0"/>
        <w:rPr>
          <w:rFonts w:eastAsia="Arial"/>
          <w:color w:val="000000" w:themeColor="text1"/>
        </w:rPr>
      </w:pPr>
      <w:r w:rsidRPr="64B208D3">
        <w:rPr>
          <w:rFonts w:eastAsia="Arial"/>
          <w:color w:val="000000" w:themeColor="text1"/>
        </w:rPr>
        <w:t xml:space="preserve">Enhances alerts by enriching them with configuration and asset details sourced from the ServiceNow Configuration Management Database (CMDB), enabling more informed decision-making.  </w:t>
      </w:r>
    </w:p>
    <w:p w14:paraId="14BAB35E" w14:textId="45DCD5A3" w:rsidR="1DC7B54F" w:rsidRDefault="1DC7B54F" w:rsidP="7D51C38F">
      <w:pPr>
        <w:pStyle w:val="ListParagraph"/>
        <w:numPr>
          <w:ilvl w:val="1"/>
          <w:numId w:val="48"/>
        </w:numPr>
        <w:spacing w:before="20"/>
        <w:contextualSpacing w:val="0"/>
        <w:rPr>
          <w:rFonts w:eastAsia="Arial"/>
          <w:color w:val="000000" w:themeColor="text1"/>
        </w:rPr>
      </w:pPr>
      <w:r>
        <w:t>Automated messages to Teams via the Office 365 corporate Teams dedicated email inbox</w:t>
      </w:r>
    </w:p>
    <w:p w14:paraId="644A9A14" w14:textId="641276FA" w:rsidR="5FDB9939" w:rsidRDefault="5FDB9939" w:rsidP="4D01A4A1">
      <w:pPr>
        <w:spacing w:before="20"/>
        <w:rPr>
          <w:rFonts w:eastAsia="Arial"/>
          <w:color w:val="000000" w:themeColor="text1"/>
        </w:rPr>
      </w:pPr>
    </w:p>
    <w:p w14:paraId="5B4E507E" w14:textId="31CB6D10" w:rsidR="3A9136CF" w:rsidRDefault="3A9136CF" w:rsidP="3A9136CF">
      <w:pPr>
        <w:ind w:left="720"/>
        <w:rPr>
          <w:rFonts w:eastAsia="Arial"/>
          <w:color w:val="000000" w:themeColor="text1"/>
          <w:szCs w:val="20"/>
        </w:rPr>
      </w:pPr>
    </w:p>
    <w:p w14:paraId="58144043" w14:textId="1993149D" w:rsidR="4D9CFD34" w:rsidRDefault="4D9CFD34" w:rsidP="3A9136CF">
      <w:pPr>
        <w:ind w:left="720"/>
        <w:rPr>
          <w:rFonts w:eastAsia="Arial"/>
          <w:color w:val="000000" w:themeColor="text1"/>
        </w:rPr>
      </w:pPr>
      <w:r w:rsidRPr="1474330E">
        <w:rPr>
          <w:rFonts w:eastAsia="Arial"/>
          <w:b/>
          <w:color w:val="000000" w:themeColor="text1"/>
        </w:rPr>
        <w:t>ServiceNow Integrations</w:t>
      </w:r>
    </w:p>
    <w:p w14:paraId="09B5C11E" w14:textId="5029F859" w:rsidR="4D9CFD34" w:rsidRDefault="00024230" w:rsidP="3A9136CF">
      <w:pPr>
        <w:ind w:left="720"/>
        <w:rPr>
          <w:rFonts w:eastAsia="Arial"/>
          <w:color w:val="000000" w:themeColor="text1"/>
        </w:rPr>
      </w:pPr>
      <w:r w:rsidRPr="612B627A">
        <w:rPr>
          <w:rFonts w:eastAsia="Arial"/>
          <w:color w:val="000000" w:themeColor="text1"/>
        </w:rPr>
        <w:t xml:space="preserve">As BiggyAI is a new product, there are no existing </w:t>
      </w:r>
      <w:r w:rsidR="00660A74" w:rsidRPr="612B627A">
        <w:rPr>
          <w:rFonts w:eastAsia="Arial"/>
          <w:color w:val="000000" w:themeColor="text1"/>
        </w:rPr>
        <w:t>integrations with ServiceNow</w:t>
      </w:r>
      <w:r w:rsidR="42BFFF41" w:rsidRPr="612B627A">
        <w:rPr>
          <w:rFonts w:eastAsia="Arial"/>
          <w:color w:val="000000" w:themeColor="text1"/>
        </w:rPr>
        <w:t>.</w:t>
      </w:r>
    </w:p>
    <w:p w14:paraId="7C55F472" w14:textId="075BA5A8" w:rsidR="4D9CFD34" w:rsidRDefault="4D9CFD34" w:rsidP="3A9136CF">
      <w:pPr>
        <w:ind w:left="720"/>
        <w:rPr>
          <w:rFonts w:eastAsia="Arial"/>
          <w:color w:val="000000" w:themeColor="text1"/>
          <w:szCs w:val="20"/>
        </w:rPr>
      </w:pPr>
      <w:r w:rsidRPr="3A9136CF">
        <w:rPr>
          <w:rFonts w:eastAsia="Arial"/>
          <w:color w:val="000000" w:themeColor="text1"/>
          <w:szCs w:val="20"/>
        </w:rPr>
        <w:t xml:space="preserve"> </w:t>
      </w:r>
    </w:p>
    <w:p w14:paraId="7FB7D484" w14:textId="72A86CAE" w:rsidR="4D9CFD34" w:rsidRDefault="4D9CFD34" w:rsidP="3A9136CF">
      <w:pPr>
        <w:ind w:left="720"/>
        <w:rPr>
          <w:rFonts w:eastAsia="Arial"/>
          <w:color w:val="000000" w:themeColor="text1"/>
          <w:szCs w:val="20"/>
        </w:rPr>
      </w:pPr>
      <w:r w:rsidRPr="3A9136CF">
        <w:rPr>
          <w:rFonts w:eastAsia="Arial"/>
          <w:b/>
          <w:bCs/>
          <w:color w:val="000000" w:themeColor="text1"/>
          <w:szCs w:val="20"/>
        </w:rPr>
        <w:t>Neptune Stack Integration</w:t>
      </w:r>
    </w:p>
    <w:p w14:paraId="0D83C89F" w14:textId="66F83914" w:rsidR="0EEB67CB" w:rsidRDefault="0EEB67CB" w:rsidP="3A9136CF">
      <w:pPr>
        <w:ind w:left="720"/>
        <w:rPr>
          <w:rFonts w:eastAsia="Arial"/>
          <w:color w:val="000000" w:themeColor="text1"/>
          <w:szCs w:val="20"/>
        </w:rPr>
      </w:pPr>
      <w:r w:rsidRPr="3A9136CF">
        <w:rPr>
          <w:rFonts w:eastAsia="Arial"/>
          <w:color w:val="000000" w:themeColor="text1"/>
          <w:szCs w:val="20"/>
        </w:rPr>
        <w:t xml:space="preserve">Sending Neptune metrics to BiggyAI is not </w:t>
      </w:r>
      <w:r w:rsidR="12277BE0" w:rsidRPr="3A9136CF">
        <w:rPr>
          <w:rFonts w:eastAsia="Arial"/>
          <w:color w:val="000000" w:themeColor="text1"/>
          <w:szCs w:val="20"/>
        </w:rPr>
        <w:t>considered</w:t>
      </w:r>
      <w:r w:rsidR="77EF3EE0" w:rsidRPr="3A9136CF">
        <w:rPr>
          <w:rFonts w:eastAsia="Arial"/>
          <w:color w:val="000000" w:themeColor="text1"/>
          <w:szCs w:val="20"/>
        </w:rPr>
        <w:t xml:space="preserve"> in this solution design</w:t>
      </w:r>
      <w:r w:rsidRPr="3A9136CF">
        <w:rPr>
          <w:rFonts w:eastAsia="Arial"/>
          <w:color w:val="000000" w:themeColor="text1"/>
          <w:szCs w:val="20"/>
        </w:rPr>
        <w:t>. However, this integration can be tested and applied in the future following existing approved Aegon’s pattern.</w:t>
      </w:r>
    </w:p>
    <w:p w14:paraId="67DF5BBD" w14:textId="5A5CB4D0" w:rsidR="3A9136CF" w:rsidRDefault="3A9136CF" w:rsidP="3A9136CF">
      <w:pPr>
        <w:ind w:left="720"/>
        <w:rPr>
          <w:rFonts w:eastAsia="Arial"/>
          <w:color w:val="000000" w:themeColor="text1"/>
          <w:szCs w:val="20"/>
        </w:rPr>
      </w:pPr>
    </w:p>
    <w:p w14:paraId="071D86C2" w14:textId="5DD7BB11" w:rsidR="4D9CFD34" w:rsidRDefault="4D9CFD34" w:rsidP="3A9136CF">
      <w:pPr>
        <w:ind w:left="720"/>
        <w:rPr>
          <w:rFonts w:eastAsia="Arial"/>
          <w:color w:val="000000" w:themeColor="text1"/>
          <w:szCs w:val="20"/>
        </w:rPr>
      </w:pPr>
      <w:r w:rsidRPr="3A9136CF">
        <w:rPr>
          <w:rFonts w:eastAsia="Arial"/>
          <w:b/>
          <w:bCs/>
          <w:color w:val="000000" w:themeColor="text1"/>
          <w:szCs w:val="20"/>
        </w:rPr>
        <w:t>Email Handling</w:t>
      </w:r>
    </w:p>
    <w:p w14:paraId="2B865337" w14:textId="743AF72F" w:rsidR="4D9CFD34" w:rsidRDefault="4D9CFD34" w:rsidP="3A9136CF">
      <w:pPr>
        <w:ind w:left="720"/>
        <w:rPr>
          <w:rFonts w:eastAsia="Arial"/>
          <w:color w:val="000000" w:themeColor="text1"/>
          <w:szCs w:val="20"/>
        </w:rPr>
      </w:pPr>
      <w:r w:rsidRPr="3A9136CF">
        <w:rPr>
          <w:rFonts w:eastAsia="Arial"/>
          <w:color w:val="000000" w:themeColor="text1"/>
          <w:szCs w:val="20"/>
        </w:rPr>
        <w:t>BigPanda utilizes Microsoft Office 365 as its email delivery platform for notifications and alert communications.</w:t>
      </w:r>
    </w:p>
    <w:p w14:paraId="1734EEEA" w14:textId="789BB2FB" w:rsidR="3A9136CF" w:rsidRDefault="3A9136CF" w:rsidP="3A9136CF">
      <w:pPr>
        <w:ind w:left="720"/>
        <w:rPr>
          <w:rFonts w:eastAsia="Arial"/>
          <w:color w:val="000000" w:themeColor="text1"/>
          <w:szCs w:val="20"/>
        </w:rPr>
      </w:pPr>
    </w:p>
    <w:p w14:paraId="3A728187" w14:textId="39B4A2BF" w:rsidR="4D9CFD34" w:rsidRDefault="4D9CFD34" w:rsidP="3A9136CF">
      <w:pPr>
        <w:ind w:left="720"/>
        <w:rPr>
          <w:rFonts w:eastAsia="Arial"/>
          <w:color w:val="000000" w:themeColor="text1"/>
          <w:szCs w:val="20"/>
        </w:rPr>
      </w:pPr>
      <w:r w:rsidRPr="3A9136CF">
        <w:rPr>
          <w:rFonts w:eastAsia="Arial"/>
          <w:b/>
          <w:bCs/>
          <w:color w:val="000000" w:themeColor="text1"/>
          <w:szCs w:val="20"/>
        </w:rPr>
        <w:t>Baseline Architecture reference</w:t>
      </w:r>
    </w:p>
    <w:p w14:paraId="0A289C9A" w14:textId="4B8312A3" w:rsidR="4D9CFD34" w:rsidRDefault="4D9CFD34" w:rsidP="3A9136CF">
      <w:pPr>
        <w:ind w:left="720"/>
        <w:rPr>
          <w:rFonts w:eastAsia="Arial"/>
          <w:color w:val="000000" w:themeColor="text1"/>
        </w:rPr>
      </w:pPr>
      <w:r w:rsidRPr="00E0652E">
        <w:rPr>
          <w:rFonts w:eastAsia="Arial"/>
          <w:color w:val="000000" w:themeColor="text1"/>
        </w:rPr>
        <w:t>Existing BigPanda architecture (</w:t>
      </w:r>
      <w:hyperlink r:id="rId18">
        <w:r w:rsidRPr="00E0652E">
          <w:rPr>
            <w:rStyle w:val="Hyperlink"/>
            <w:rFonts w:eastAsia="Arial"/>
          </w:rPr>
          <w:t>RITM0051519-ACBSD-2049- BigPanda</w:t>
        </w:r>
        <w:bookmarkStart w:id="30" w:name="_Hlt218588610"/>
        <w:r w:rsidRPr="00E0652E">
          <w:rPr>
            <w:rStyle w:val="Hyperlink"/>
            <w:rFonts w:eastAsia="Arial"/>
          </w:rPr>
          <w:t xml:space="preserve"> </w:t>
        </w:r>
        <w:bookmarkEnd w:id="30"/>
        <w:r w:rsidRPr="00E0652E">
          <w:rPr>
            <w:rStyle w:val="Hyperlink"/>
            <w:rFonts w:eastAsia="Arial"/>
          </w:rPr>
          <w:t>Event Management Solution.docx)</w:t>
        </w:r>
      </w:hyperlink>
    </w:p>
    <w:p w14:paraId="4BE9A5BD" w14:textId="3D533350" w:rsidR="00E0652E" w:rsidRDefault="00E0652E" w:rsidP="00E0652E">
      <w:pPr>
        <w:ind w:left="720"/>
        <w:rPr>
          <w:rFonts w:eastAsia="Arial"/>
        </w:rPr>
      </w:pPr>
    </w:p>
    <w:p w14:paraId="265CC06A" w14:textId="407FCF67" w:rsidR="00E0652E" w:rsidRDefault="00E0652E" w:rsidP="00E0652E">
      <w:pPr>
        <w:ind w:left="720"/>
        <w:rPr>
          <w:rFonts w:eastAsia="Arial"/>
        </w:rPr>
      </w:pPr>
    </w:p>
    <w:p w14:paraId="758803BD" w14:textId="4D451814" w:rsidR="00E0652E" w:rsidRDefault="00E0652E" w:rsidP="00E0652E">
      <w:pPr>
        <w:ind w:left="720"/>
        <w:rPr>
          <w:rFonts w:eastAsia="Arial"/>
        </w:rPr>
      </w:pPr>
    </w:p>
    <w:p w14:paraId="003B4863" w14:textId="1A37BDB3" w:rsidR="781404D6" w:rsidRDefault="781404D6" w:rsidP="00E0652E">
      <w:pPr>
        <w:pStyle w:val="Heading3"/>
        <w:rPr>
          <w:rFonts w:eastAsia="Arial"/>
          <w:color w:val="000000" w:themeColor="text1"/>
        </w:rPr>
      </w:pPr>
      <w:r>
        <w:lastRenderedPageBreak/>
        <w:t>Baseline Architecture Diagram</w:t>
      </w:r>
    </w:p>
    <w:p w14:paraId="7FBE496B" w14:textId="51C127EC" w:rsidR="00E0652E" w:rsidRDefault="00E0652E" w:rsidP="00E0652E">
      <w:pPr>
        <w:ind w:left="720"/>
        <w:rPr>
          <w:rFonts w:eastAsia="Arial"/>
        </w:rPr>
      </w:pPr>
    </w:p>
    <w:p w14:paraId="78472D20" w14:textId="4332CE27" w:rsidR="74DFA783" w:rsidRDefault="5B4EFE81" w:rsidP="3A9136CF">
      <w:pPr>
        <w:ind w:left="180"/>
      </w:pPr>
      <w:r>
        <w:rPr>
          <w:noProof/>
        </w:rPr>
        <w:drawing>
          <wp:inline distT="0" distB="0" distL="0" distR="0" wp14:anchorId="2670281A" wp14:editId="36BF1A0C">
            <wp:extent cx="6858000" cy="5734050"/>
            <wp:effectExtent l="0" t="0" r="0" b="0"/>
            <wp:docPr id="904526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6527" name="Picture 904526527"/>
                    <pic:cNvPicPr/>
                  </pic:nvPicPr>
                  <pic:blipFill>
                    <a:blip r:embed="rId19">
                      <a:extLst>
                        <a:ext uri="{28A0092B-C50C-407E-A947-70E740481C1C}">
                          <a14:useLocalDpi xmlns:a14="http://schemas.microsoft.com/office/drawing/2010/main"/>
                        </a:ext>
                      </a:extLst>
                    </a:blip>
                    <a:stretch>
                      <a:fillRect/>
                    </a:stretch>
                  </pic:blipFill>
                  <pic:spPr>
                    <a:xfrm>
                      <a:off x="0" y="0"/>
                      <a:ext cx="6858000" cy="5734050"/>
                    </a:xfrm>
                    <a:prstGeom prst="rect">
                      <a:avLst/>
                    </a:prstGeom>
                  </pic:spPr>
                </pic:pic>
              </a:graphicData>
            </a:graphic>
          </wp:inline>
        </w:drawing>
      </w:r>
    </w:p>
    <w:p w14:paraId="7D9DDCE0" w14:textId="3A47216C" w:rsidR="00475ECC" w:rsidRPr="00490DF0" w:rsidRDefault="00475ECC" w:rsidP="00865E87">
      <w:pPr>
        <w:ind w:left="720"/>
      </w:pPr>
    </w:p>
    <w:p w14:paraId="2C2F8406" w14:textId="77777777" w:rsidR="001D30C5" w:rsidRPr="00490DF0" w:rsidRDefault="00FD759A" w:rsidP="001C51C3">
      <w:pPr>
        <w:rPr>
          <w:color w:val="FF0000"/>
          <w:szCs w:val="20"/>
        </w:rPr>
      </w:pPr>
      <w:r w:rsidRPr="00490DF0">
        <w:rPr>
          <w:color w:val="FF0000"/>
          <w:szCs w:val="20"/>
        </w:rPr>
        <w:br w:type="page"/>
      </w:r>
    </w:p>
    <w:p w14:paraId="35E89D64" w14:textId="77777777" w:rsidR="009F68D6" w:rsidRPr="00E4026E" w:rsidRDefault="009F68D6" w:rsidP="001F3704">
      <w:pPr>
        <w:pStyle w:val="Heading2"/>
      </w:pPr>
      <w:bookmarkStart w:id="31" w:name="_Toc205817648"/>
      <w:r w:rsidRPr="00E4026E">
        <w:lastRenderedPageBreak/>
        <w:t>Target Architecture</w:t>
      </w:r>
      <w:bookmarkEnd w:id="31"/>
    </w:p>
    <w:p w14:paraId="37EADC8C" w14:textId="77777777" w:rsidR="009F68D6" w:rsidRPr="00490DF0" w:rsidRDefault="3A0387AF" w:rsidP="00296810">
      <w:pPr>
        <w:pStyle w:val="Heading3"/>
        <w:rPr>
          <w:rFonts w:cs="Arial"/>
          <w:szCs w:val="20"/>
        </w:rPr>
      </w:pPr>
      <w:bookmarkStart w:id="32" w:name="_Toc205817649"/>
      <w:commentRangeStart w:id="33"/>
      <w:r w:rsidRPr="4BF158F4">
        <w:rPr>
          <w:rFonts w:cs="Arial"/>
        </w:rPr>
        <w:t>Overview</w:t>
      </w:r>
      <w:bookmarkEnd w:id="32"/>
      <w:commentRangeEnd w:id="33"/>
      <w:r w:rsidR="00F607DD" w:rsidRPr="00490DF0">
        <w:rPr>
          <w:rStyle w:val="CommentReference"/>
          <w:rFonts w:cs="Arial"/>
          <w:sz w:val="20"/>
          <w:szCs w:val="20"/>
        </w:rPr>
        <w:commentReference w:id="33"/>
      </w:r>
    </w:p>
    <w:p w14:paraId="4298C4DC" w14:textId="11C2DE4C" w:rsidR="3A9136CF" w:rsidRDefault="3A9136CF" w:rsidP="3A9136CF">
      <w:pPr>
        <w:ind w:left="720"/>
        <w:rPr>
          <w:rFonts w:eastAsia="Arial"/>
          <w:color w:val="000000" w:themeColor="text1"/>
          <w:szCs w:val="20"/>
        </w:rPr>
      </w:pPr>
    </w:p>
    <w:p w14:paraId="7EFD6EFC" w14:textId="4315C5A3" w:rsidR="52ED932E" w:rsidRDefault="52ED932E" w:rsidP="3A9136CF">
      <w:pPr>
        <w:spacing w:before="20"/>
        <w:ind w:left="720"/>
        <w:rPr>
          <w:rFonts w:eastAsia="Arial"/>
          <w:color w:val="000000" w:themeColor="text1"/>
          <w:szCs w:val="20"/>
        </w:rPr>
      </w:pPr>
      <w:r w:rsidRPr="3A9136CF">
        <w:rPr>
          <w:rFonts w:eastAsia="Arial"/>
          <w:color w:val="000000" w:themeColor="text1"/>
          <w:szCs w:val="20"/>
        </w:rPr>
        <w:t xml:space="preserve">The target solution integrates BigPanda AI seamlessly into the existing enterprise architecture by enabling the following </w:t>
      </w:r>
      <w:commentRangeStart w:id="34"/>
      <w:r w:rsidRPr="3A9136CF">
        <w:rPr>
          <w:rFonts w:eastAsia="Arial"/>
          <w:color w:val="000000" w:themeColor="text1"/>
          <w:szCs w:val="20"/>
        </w:rPr>
        <w:t>services:</w:t>
      </w:r>
      <w:commentRangeEnd w:id="34"/>
      <w:r w:rsidR="00886E4D">
        <w:rPr>
          <w:rStyle w:val="CommentReference"/>
          <w:rFonts w:eastAsia="Arial"/>
          <w:color w:val="000000" w:themeColor="text1"/>
          <w:sz w:val="20"/>
          <w:szCs w:val="20"/>
        </w:rPr>
        <w:commentReference w:id="34"/>
      </w:r>
    </w:p>
    <w:p w14:paraId="7046EA3E" w14:textId="4D0DE9B2" w:rsidR="52ED932E" w:rsidRDefault="52ED932E" w:rsidP="3A9136CF">
      <w:pPr>
        <w:spacing w:before="20"/>
        <w:ind w:left="720"/>
      </w:pPr>
      <w:r w:rsidRPr="3A9136CF">
        <w:rPr>
          <w:rFonts w:eastAsia="Arial"/>
          <w:color w:val="000000" w:themeColor="text1"/>
          <w:szCs w:val="20"/>
        </w:rPr>
        <w:t xml:space="preserve"> </w:t>
      </w:r>
    </w:p>
    <w:p w14:paraId="1643E938" w14:textId="77777777" w:rsidR="00033D37" w:rsidRPr="00033D37" w:rsidRDefault="52ED932E" w:rsidP="69DC131A">
      <w:pPr>
        <w:pStyle w:val="ListParagraph"/>
        <w:numPr>
          <w:ilvl w:val="0"/>
          <w:numId w:val="3"/>
        </w:numPr>
        <w:spacing w:before="20"/>
        <w:contextualSpacing w:val="0"/>
      </w:pPr>
      <w:commentRangeStart w:id="35"/>
      <w:r w:rsidRPr="739746C0">
        <w:rPr>
          <w:rFonts w:eastAsia="Arial"/>
          <w:b/>
          <w:color w:val="000000" w:themeColor="text1"/>
        </w:rPr>
        <w:t>Microsoft Teams Integration</w:t>
      </w:r>
      <w:r w:rsidRPr="69DC131A">
        <w:rPr>
          <w:rFonts w:eastAsia="Arial"/>
          <w:color w:val="000000" w:themeColor="text1"/>
        </w:rPr>
        <w:t xml:space="preserve">: </w:t>
      </w:r>
      <w:commentRangeEnd w:id="35"/>
      <w:r w:rsidRPr="00033D37">
        <w:rPr>
          <w:rStyle w:val="CommentReference"/>
          <w:sz w:val="20"/>
          <w:szCs w:val="28"/>
        </w:rPr>
        <w:commentReference w:id="35"/>
      </w:r>
    </w:p>
    <w:p w14:paraId="20771449" w14:textId="0D086629" w:rsidR="52ED932E" w:rsidRPr="00033D37" w:rsidRDefault="0578B50E" w:rsidP="00033D37">
      <w:pPr>
        <w:pStyle w:val="ListParagraph"/>
        <w:numPr>
          <w:ilvl w:val="1"/>
          <w:numId w:val="3"/>
        </w:numPr>
        <w:spacing w:before="20"/>
        <w:contextualSpacing w:val="0"/>
      </w:pPr>
      <w:r w:rsidRPr="69DC131A">
        <w:rPr>
          <w:rFonts w:eastAsia="Arial"/>
          <w:color w:val="000000" w:themeColor="text1"/>
        </w:rPr>
        <w:t>Microsoft Teams will integrate with BiggyAI to enable notifications, data retrieval, and direct interaction through the Teams chat interface. The Collaboration team will install the BiggyAI app in Aegon’s Azure tenant following provided guidelines</w:t>
      </w:r>
      <w:r w:rsidR="5A4671AF" w:rsidRPr="73E49D6F">
        <w:rPr>
          <w:rFonts w:eastAsia="Arial"/>
          <w:color w:val="000000" w:themeColor="text1"/>
        </w:rPr>
        <w:t>.</w:t>
      </w:r>
      <w:r w:rsidR="5A4671AF" w:rsidRPr="03724270">
        <w:rPr>
          <w:rFonts w:eastAsia="Arial"/>
          <w:color w:val="000000" w:themeColor="text1"/>
        </w:rPr>
        <w:t xml:space="preserve"> </w:t>
      </w:r>
      <w:hyperlink r:id="rId20">
        <w:r w:rsidR="5A4671AF" w:rsidRPr="03724270">
          <w:rPr>
            <w:rStyle w:val="Hyperlink"/>
            <w:rFonts w:eastAsia="Arial"/>
            <w:szCs w:val="20"/>
          </w:rPr>
          <w:t>The Biggy Teams app</w:t>
        </w:r>
      </w:hyperlink>
      <w:r w:rsidR="5A4671AF" w:rsidRPr="03724270">
        <w:rPr>
          <w:rFonts w:eastAsia="Arial"/>
          <w:color w:val="000000" w:themeColor="text1"/>
          <w:szCs w:val="20"/>
        </w:rPr>
        <w:t xml:space="preserve"> is installed and restricted to authorized AD groups only.</w:t>
      </w:r>
    </w:p>
    <w:p w14:paraId="6EBD5EDD" w14:textId="4AA3DDC5" w:rsidR="00033D37" w:rsidRDefault="00033D37" w:rsidP="00033D37">
      <w:pPr>
        <w:pStyle w:val="ListParagraph"/>
        <w:numPr>
          <w:ilvl w:val="1"/>
          <w:numId w:val="3"/>
        </w:numPr>
        <w:spacing w:before="20"/>
        <w:contextualSpacing w:val="0"/>
      </w:pPr>
      <w:r>
        <w:rPr>
          <w:rFonts w:eastAsia="Arial"/>
          <w:color w:val="000000" w:themeColor="text1"/>
          <w:szCs w:val="20"/>
        </w:rPr>
        <w:t>The Microsoft Teams Integration for actions</w:t>
      </w:r>
      <w:r w:rsidR="00DE5D61">
        <w:rPr>
          <w:rFonts w:eastAsia="Arial"/>
          <w:color w:val="000000" w:themeColor="text1"/>
          <w:szCs w:val="20"/>
        </w:rPr>
        <w:t xml:space="preserve"> taken by Biggy (such as opening a bridge call, creation of major incident channel, etc) will be managed by</w:t>
      </w:r>
      <w:r w:rsidR="000B5FF9">
        <w:rPr>
          <w:rFonts w:eastAsia="Arial"/>
          <w:color w:val="000000" w:themeColor="text1"/>
          <w:szCs w:val="20"/>
        </w:rPr>
        <w:t xml:space="preserve"> an Active Directory Service Account</w:t>
      </w:r>
      <w:r w:rsidR="005169BF">
        <w:rPr>
          <w:rFonts w:eastAsia="Arial"/>
          <w:color w:val="000000" w:themeColor="text1"/>
          <w:szCs w:val="20"/>
        </w:rPr>
        <w:t xml:space="preserve">.  This Service Account will be maintained in CyberArk and manual password rotations will be performed every 90 days </w:t>
      </w:r>
      <w:r w:rsidR="00634AAA">
        <w:rPr>
          <w:rFonts w:eastAsia="Arial"/>
          <w:color w:val="000000" w:themeColor="text1"/>
          <w:szCs w:val="20"/>
        </w:rPr>
        <w:t>using the BiggyAI Administration console.</w:t>
      </w:r>
      <w:r w:rsidR="00743E15">
        <w:rPr>
          <w:rFonts w:eastAsia="Arial"/>
          <w:color w:val="000000" w:themeColor="text1"/>
          <w:szCs w:val="20"/>
        </w:rPr>
        <w:t xml:space="preserve"> </w:t>
      </w:r>
    </w:p>
    <w:p w14:paraId="2FAB1566" w14:textId="534CD9C8" w:rsidR="5F793DC9" w:rsidRDefault="5F793DC9" w:rsidP="46B8254E">
      <w:pPr>
        <w:pStyle w:val="ListParagraph"/>
        <w:numPr>
          <w:ilvl w:val="0"/>
          <w:numId w:val="3"/>
        </w:numPr>
        <w:spacing w:before="20"/>
        <w:contextualSpacing w:val="0"/>
        <w:rPr>
          <w:rFonts w:eastAsia="Arial"/>
          <w:color w:val="000000" w:themeColor="text1"/>
        </w:rPr>
      </w:pPr>
      <w:r w:rsidRPr="46B8254E">
        <w:rPr>
          <w:rFonts w:eastAsia="Arial"/>
          <w:b/>
          <w:bCs/>
          <w:color w:val="000000" w:themeColor="text1"/>
        </w:rPr>
        <w:t>OpenAI LLMs</w:t>
      </w:r>
      <w:r w:rsidRPr="46B8254E">
        <w:rPr>
          <w:rFonts w:eastAsia="Arial"/>
          <w:color w:val="000000" w:themeColor="text1"/>
        </w:rPr>
        <w:t>: BiggyAI leverages OpenAI language models hosted within BigPanda’s Azure tenant. Aegon does not have direct connectivity to these LLMs.</w:t>
      </w:r>
    </w:p>
    <w:p w14:paraId="1D853B2A" w14:textId="0391B3FE" w:rsidR="52ED932E" w:rsidRDefault="52ED932E" w:rsidP="00903FA6">
      <w:pPr>
        <w:pStyle w:val="ListParagraph"/>
        <w:numPr>
          <w:ilvl w:val="0"/>
          <w:numId w:val="3"/>
        </w:numPr>
        <w:spacing w:before="20"/>
        <w:contextualSpacing w:val="0"/>
        <w:rPr>
          <w:rFonts w:eastAsia="Arial"/>
          <w:b/>
          <w:color w:val="000000" w:themeColor="text1"/>
        </w:rPr>
      </w:pPr>
      <w:commentRangeStart w:id="36"/>
      <w:commentRangeStart w:id="37"/>
      <w:r w:rsidRPr="2BBA55F4">
        <w:rPr>
          <w:rFonts w:eastAsia="Arial"/>
          <w:b/>
          <w:color w:val="000000" w:themeColor="text1"/>
        </w:rPr>
        <w:t>ServiceNow Integ</w:t>
      </w:r>
      <w:r w:rsidR="73B13021" w:rsidRPr="2BBA55F4">
        <w:rPr>
          <w:rFonts w:eastAsia="Arial"/>
          <w:b/>
          <w:color w:val="000000" w:themeColor="text1"/>
        </w:rPr>
        <w:t>ration:</w:t>
      </w:r>
      <w:commentRangeEnd w:id="36"/>
      <w:r w:rsidR="007B53ED">
        <w:rPr>
          <w:rStyle w:val="CommentReference"/>
          <w:rFonts w:eastAsia="Arial"/>
          <w:b/>
          <w:color w:val="000000" w:themeColor="text1"/>
          <w:sz w:val="20"/>
          <w:szCs w:val="28"/>
        </w:rPr>
        <w:commentReference w:id="36"/>
      </w:r>
      <w:commentRangeEnd w:id="37"/>
      <w:r>
        <w:rPr>
          <w:rStyle w:val="CommentReference"/>
        </w:rPr>
        <w:commentReference w:id="37"/>
      </w:r>
    </w:p>
    <w:p w14:paraId="2B66DB43" w14:textId="77777777" w:rsidR="00A06968" w:rsidRPr="00A06968" w:rsidRDefault="00A06968" w:rsidP="00A06968">
      <w:pPr>
        <w:pStyle w:val="ListParagraph"/>
        <w:numPr>
          <w:ilvl w:val="1"/>
          <w:numId w:val="3"/>
        </w:numPr>
        <w:rPr>
          <w:rFonts w:eastAsia="Arial"/>
          <w:color w:val="000000" w:themeColor="text1"/>
          <w:szCs w:val="20"/>
        </w:rPr>
      </w:pPr>
      <w:r w:rsidRPr="00A06968">
        <w:rPr>
          <w:rFonts w:eastAsia="Arial"/>
          <w:color w:val="000000" w:themeColor="text1"/>
          <w:szCs w:val="20"/>
        </w:rPr>
        <w:t>The ServiceNow integration from BiggyAI enables two capabilities.</w:t>
      </w:r>
    </w:p>
    <w:p w14:paraId="23F65C2E" w14:textId="77777777" w:rsidR="00A06968" w:rsidRDefault="00A06968" w:rsidP="00AA02D3">
      <w:pPr>
        <w:pStyle w:val="ListParagraph"/>
        <w:numPr>
          <w:ilvl w:val="2"/>
          <w:numId w:val="3"/>
        </w:numPr>
        <w:rPr>
          <w:rFonts w:eastAsia="Arial"/>
          <w:color w:val="000000" w:themeColor="text1"/>
          <w:szCs w:val="20"/>
        </w:rPr>
      </w:pPr>
      <w:r w:rsidRPr="00A06968">
        <w:rPr>
          <w:rFonts w:eastAsia="Arial"/>
          <w:color w:val="000000" w:themeColor="text1"/>
          <w:szCs w:val="20"/>
        </w:rPr>
        <w:t>The UDC (Unified Data Connector) connects to the ServiceNow environment, and indexes 1 year of historical Change, Incident, Problem data, as well as CMDB CI and Knowledge data.  Additionally, it will check in a configurable cadence for any of the above that have been updated, and index that learned data as well.</w:t>
      </w:r>
    </w:p>
    <w:p w14:paraId="3D3B0516" w14:textId="77777777" w:rsidR="00A06968" w:rsidRDefault="00A06968" w:rsidP="00AA02D3">
      <w:pPr>
        <w:pStyle w:val="ListParagraph"/>
        <w:numPr>
          <w:ilvl w:val="2"/>
          <w:numId w:val="3"/>
        </w:numPr>
        <w:rPr>
          <w:rFonts w:eastAsia="Arial"/>
          <w:color w:val="000000" w:themeColor="text1"/>
          <w:szCs w:val="20"/>
        </w:rPr>
      </w:pPr>
      <w:r w:rsidRPr="00A06968">
        <w:rPr>
          <w:rFonts w:eastAsia="Arial"/>
          <w:color w:val="000000" w:themeColor="text1"/>
          <w:szCs w:val="20"/>
        </w:rPr>
        <w:t>The other capability is a live query for current state of any specific item of the above list.  This originates from the same source as the UDC connection, but is used to ensure that the data provided is the current data, and not older indexed data (for example, when a customer asks about the Problem Tasks on a current Problem ticket, it retrieves the current state, and not historical learned data from the UDC connection).</w:t>
      </w:r>
    </w:p>
    <w:p w14:paraId="3F8D50F0" w14:textId="77777777" w:rsidR="00A06968" w:rsidRDefault="00A06968" w:rsidP="00A06968">
      <w:pPr>
        <w:pStyle w:val="ListParagraph"/>
        <w:spacing w:before="20"/>
        <w:ind w:left="1800"/>
        <w:contextualSpacing w:val="0"/>
        <w:rPr>
          <w:rFonts w:eastAsia="Arial"/>
          <w:color w:val="000000" w:themeColor="text1"/>
        </w:rPr>
      </w:pPr>
    </w:p>
    <w:p w14:paraId="703839C8" w14:textId="7724E1D0" w:rsidR="00E829AE" w:rsidRDefault="00E829AE" w:rsidP="762CE8B9">
      <w:pPr>
        <w:pStyle w:val="ListParagraph"/>
        <w:numPr>
          <w:ilvl w:val="1"/>
          <w:numId w:val="3"/>
        </w:numPr>
        <w:spacing w:before="20"/>
        <w:contextualSpacing w:val="0"/>
        <w:rPr>
          <w:rFonts w:eastAsia="Arial"/>
          <w:color w:val="000000" w:themeColor="text1"/>
        </w:rPr>
      </w:pPr>
      <w:r>
        <w:rPr>
          <w:rFonts w:eastAsia="Arial"/>
          <w:color w:val="000000" w:themeColor="text1"/>
        </w:rPr>
        <w:t xml:space="preserve">Service Account: A local Service Account within ServiceNow </w:t>
      </w:r>
      <w:r w:rsidR="00E56B5B">
        <w:rPr>
          <w:rFonts w:eastAsia="Arial"/>
          <w:color w:val="000000" w:themeColor="text1"/>
        </w:rPr>
        <w:t>is used</w:t>
      </w:r>
      <w:r w:rsidR="00FC64CC">
        <w:rPr>
          <w:rFonts w:eastAsia="Arial"/>
          <w:color w:val="000000" w:themeColor="text1"/>
        </w:rPr>
        <w:t xml:space="preserve"> for authentication.  This authentication </w:t>
      </w:r>
      <w:r w:rsidR="000A7D17">
        <w:rPr>
          <w:rFonts w:eastAsia="Arial"/>
          <w:color w:val="000000" w:themeColor="text1"/>
        </w:rPr>
        <w:t>connects via the API Gateway, using OAuth 2.0.</w:t>
      </w:r>
      <w:r w:rsidR="00526371">
        <w:rPr>
          <w:rFonts w:eastAsia="Arial"/>
          <w:color w:val="000000" w:themeColor="text1"/>
        </w:rPr>
        <w:t xml:space="preserve">  Password rotation for this account is the responsibility of the ServiceNow team.</w:t>
      </w:r>
    </w:p>
    <w:p w14:paraId="0D44A62D" w14:textId="7D93C7E0" w:rsidR="52ED932E" w:rsidRDefault="52ED932E" w:rsidP="762CE8B9">
      <w:pPr>
        <w:pStyle w:val="ListParagraph"/>
        <w:numPr>
          <w:ilvl w:val="1"/>
          <w:numId w:val="3"/>
        </w:numPr>
        <w:spacing w:before="20"/>
        <w:contextualSpacing w:val="0"/>
        <w:rPr>
          <w:rFonts w:eastAsia="Arial"/>
          <w:color w:val="000000" w:themeColor="text1"/>
        </w:rPr>
      </w:pPr>
      <w:r w:rsidRPr="762CE8B9">
        <w:rPr>
          <w:rFonts w:eastAsia="Arial"/>
          <w:color w:val="000000" w:themeColor="text1"/>
        </w:rPr>
        <w:t>Access via API Gateway:</w:t>
      </w:r>
      <w:r w:rsidR="56F37B8F" w:rsidRPr="762CE8B9">
        <w:rPr>
          <w:rFonts w:eastAsia="Arial"/>
          <w:color w:val="000000" w:themeColor="text1"/>
        </w:rPr>
        <w:t xml:space="preserve"> Real time data access in read only is required for the following ServiceNow tables</w:t>
      </w:r>
      <w:r w:rsidR="56F37B8F" w:rsidRPr="4E139403">
        <w:rPr>
          <w:rFonts w:eastAsia="Arial"/>
          <w:color w:val="000000" w:themeColor="text1"/>
        </w:rPr>
        <w:t xml:space="preserve">. </w:t>
      </w:r>
      <w:r w:rsidR="56F37B8F">
        <w:t xml:space="preserve">Access to ServiceNow will be implemented following approved hosting and browsing patterns by enabling secure and standardized access through </w:t>
      </w:r>
      <w:r w:rsidR="152D946A">
        <w:t>Aegon’s</w:t>
      </w:r>
      <w:r w:rsidR="56F37B8F">
        <w:t xml:space="preserve"> API Gateway</w:t>
      </w:r>
      <w:r w:rsidR="56F37B8F" w:rsidRPr="762CE8B9">
        <w:rPr>
          <w:rFonts w:eastAsia="Arial"/>
          <w:color w:val="000000" w:themeColor="text1"/>
        </w:rPr>
        <w:t>:</w:t>
      </w:r>
    </w:p>
    <w:p w14:paraId="16616A41" w14:textId="4A4CB79F" w:rsidR="009260BE" w:rsidRDefault="009260BE" w:rsidP="009260BE">
      <w:pPr>
        <w:pStyle w:val="ListParagraph"/>
        <w:numPr>
          <w:ilvl w:val="2"/>
          <w:numId w:val="3"/>
        </w:numPr>
        <w:spacing w:before="20"/>
        <w:contextualSpacing w:val="0"/>
        <w:rPr>
          <w:rFonts w:eastAsia="Arial"/>
          <w:color w:val="000000" w:themeColor="text1"/>
        </w:rPr>
      </w:pPr>
      <w:r>
        <w:rPr>
          <w:rFonts w:eastAsia="Arial"/>
          <w:color w:val="000000" w:themeColor="text1"/>
        </w:rPr>
        <w:t>List of Tables that BiggyAI will be able to access</w:t>
      </w:r>
    </w:p>
    <w:p w14:paraId="7410506A" w14:textId="43AEDCCD" w:rsidR="52ED932E" w:rsidRDefault="003352C3" w:rsidP="009260BE">
      <w:pPr>
        <w:pStyle w:val="ListParagraph"/>
        <w:numPr>
          <w:ilvl w:val="3"/>
          <w:numId w:val="3"/>
        </w:numPr>
        <w:spacing w:before="20"/>
        <w:contextualSpacing w:val="0"/>
        <w:rPr>
          <w:szCs w:val="20"/>
        </w:rPr>
      </w:pPr>
      <w:r>
        <w:lastRenderedPageBreak/>
        <w:t>i</w:t>
      </w:r>
      <w:r w:rsidR="56F37B8F">
        <w:t>ncident</w:t>
      </w:r>
    </w:p>
    <w:p w14:paraId="7F3FEED7" w14:textId="7F65BD5D" w:rsidR="52ED932E" w:rsidRPr="00A06968" w:rsidRDefault="56F37B8F" w:rsidP="009260BE">
      <w:pPr>
        <w:pStyle w:val="ListParagraph"/>
        <w:numPr>
          <w:ilvl w:val="3"/>
          <w:numId w:val="3"/>
        </w:numPr>
        <w:spacing w:before="20"/>
        <w:contextualSpacing w:val="0"/>
        <w:rPr>
          <w:szCs w:val="20"/>
        </w:rPr>
      </w:pPr>
      <w:r>
        <w:t>change_request</w:t>
      </w:r>
    </w:p>
    <w:p w14:paraId="49086857" w14:textId="61C710FC" w:rsidR="52ED932E" w:rsidRPr="00A940F1" w:rsidRDefault="56F37B8F" w:rsidP="009260BE">
      <w:pPr>
        <w:pStyle w:val="ListParagraph"/>
        <w:numPr>
          <w:ilvl w:val="3"/>
          <w:numId w:val="3"/>
        </w:numPr>
        <w:spacing w:before="20"/>
        <w:contextualSpacing w:val="0"/>
        <w:rPr>
          <w:szCs w:val="20"/>
        </w:rPr>
      </w:pPr>
      <w:r>
        <w:t>problem</w:t>
      </w:r>
    </w:p>
    <w:p w14:paraId="12818E48" w14:textId="5A1DF55A" w:rsidR="52ED932E" w:rsidRDefault="56F37B8F" w:rsidP="009260BE">
      <w:pPr>
        <w:pStyle w:val="ListParagraph"/>
        <w:numPr>
          <w:ilvl w:val="3"/>
          <w:numId w:val="3"/>
        </w:numPr>
        <w:spacing w:before="20"/>
        <w:contextualSpacing w:val="0"/>
        <w:rPr>
          <w:szCs w:val="20"/>
        </w:rPr>
      </w:pPr>
      <w:r>
        <w:t>kb_knowledge</w:t>
      </w:r>
    </w:p>
    <w:p w14:paraId="56B25223" w14:textId="5BFAAFB5" w:rsidR="52ED932E" w:rsidRDefault="56F37B8F" w:rsidP="009260BE">
      <w:pPr>
        <w:pStyle w:val="ListParagraph"/>
        <w:numPr>
          <w:ilvl w:val="3"/>
          <w:numId w:val="3"/>
        </w:numPr>
        <w:spacing w:before="20"/>
        <w:contextualSpacing w:val="0"/>
        <w:rPr>
          <w:szCs w:val="20"/>
        </w:rPr>
      </w:pPr>
      <w:r>
        <w:t>cmdb_ci</w:t>
      </w:r>
    </w:p>
    <w:p w14:paraId="24C85035" w14:textId="3DDDD84C" w:rsidR="52ED932E" w:rsidRPr="00463795" w:rsidRDefault="56F37B8F" w:rsidP="009260BE">
      <w:pPr>
        <w:pStyle w:val="ListParagraph"/>
        <w:numPr>
          <w:ilvl w:val="3"/>
          <w:numId w:val="3"/>
        </w:numPr>
        <w:spacing w:before="20"/>
        <w:contextualSpacing w:val="0"/>
        <w:rPr>
          <w:rFonts w:eastAsia="Arial"/>
          <w:color w:val="000000" w:themeColor="text1"/>
        </w:rPr>
      </w:pPr>
      <w:r>
        <w:t>task_ci</w:t>
      </w:r>
    </w:p>
    <w:p w14:paraId="26950BB2" w14:textId="0D0BA590" w:rsidR="00463795" w:rsidRPr="00463795" w:rsidRDefault="00463795" w:rsidP="009260BE">
      <w:pPr>
        <w:pStyle w:val="ListParagraph"/>
        <w:numPr>
          <w:ilvl w:val="3"/>
          <w:numId w:val="3"/>
        </w:numPr>
        <w:spacing w:before="20"/>
        <w:contextualSpacing w:val="0"/>
        <w:rPr>
          <w:rFonts w:eastAsia="Arial"/>
          <w:color w:val="000000" w:themeColor="text1"/>
        </w:rPr>
      </w:pPr>
      <w:r>
        <w:t>change_task</w:t>
      </w:r>
    </w:p>
    <w:p w14:paraId="0151D5B6" w14:textId="672B4F40" w:rsidR="00463795" w:rsidRPr="009260BE" w:rsidRDefault="00463795" w:rsidP="009260BE">
      <w:pPr>
        <w:pStyle w:val="ListParagraph"/>
        <w:numPr>
          <w:ilvl w:val="3"/>
          <w:numId w:val="3"/>
        </w:numPr>
        <w:spacing w:before="20"/>
        <w:contextualSpacing w:val="0"/>
        <w:rPr>
          <w:rFonts w:eastAsia="Arial"/>
          <w:color w:val="000000" w:themeColor="text1"/>
        </w:rPr>
      </w:pPr>
      <w:r>
        <w:t>problem_task</w:t>
      </w:r>
    </w:p>
    <w:p w14:paraId="35C6521D" w14:textId="637D0573" w:rsidR="009260BE" w:rsidRPr="006A607F" w:rsidRDefault="009260BE" w:rsidP="009260BE">
      <w:pPr>
        <w:pStyle w:val="ListParagraph"/>
        <w:numPr>
          <w:ilvl w:val="3"/>
          <w:numId w:val="3"/>
        </w:numPr>
        <w:spacing w:before="20"/>
        <w:contextualSpacing w:val="0"/>
        <w:rPr>
          <w:rFonts w:eastAsia="Arial"/>
          <w:color w:val="000000" w:themeColor="text1"/>
        </w:rPr>
      </w:pPr>
      <w:r>
        <w:t>sys_user</w:t>
      </w:r>
    </w:p>
    <w:p w14:paraId="7702F0BF" w14:textId="5E6C6DE5" w:rsidR="006A607F" w:rsidRDefault="006A607F" w:rsidP="009260BE">
      <w:pPr>
        <w:pStyle w:val="ListParagraph"/>
        <w:numPr>
          <w:ilvl w:val="3"/>
          <w:numId w:val="3"/>
        </w:numPr>
        <w:spacing w:before="20"/>
        <w:contextualSpacing w:val="0"/>
        <w:rPr>
          <w:rFonts w:eastAsia="Arial"/>
          <w:color w:val="000000" w:themeColor="text1"/>
        </w:rPr>
      </w:pPr>
      <w:r w:rsidRPr="006A607F">
        <w:rPr>
          <w:rFonts w:eastAsia="Arial"/>
          <w:color w:val="000000" w:themeColor="text1"/>
        </w:rPr>
        <w:t>u_kb_template_how_to_it</w:t>
      </w:r>
    </w:p>
    <w:p w14:paraId="16D4B5D9" w14:textId="4794B543" w:rsidR="006A607F" w:rsidRPr="009260BE" w:rsidRDefault="00D75D30" w:rsidP="009260BE">
      <w:pPr>
        <w:pStyle w:val="ListParagraph"/>
        <w:numPr>
          <w:ilvl w:val="3"/>
          <w:numId w:val="3"/>
        </w:numPr>
        <w:spacing w:before="20"/>
        <w:contextualSpacing w:val="0"/>
        <w:rPr>
          <w:rFonts w:eastAsia="Arial"/>
          <w:color w:val="000000" w:themeColor="text1"/>
        </w:rPr>
      </w:pPr>
      <w:r>
        <w:rPr>
          <w:rFonts w:eastAsia="Arial"/>
          <w:color w:val="000000" w:themeColor="text1"/>
        </w:rPr>
        <w:t>sys_user_group</w:t>
      </w:r>
    </w:p>
    <w:p w14:paraId="29D9DD31" w14:textId="0E231F73" w:rsidR="009260BE" w:rsidRPr="007925B7" w:rsidRDefault="009260BE" w:rsidP="009260BE">
      <w:pPr>
        <w:pStyle w:val="ListParagraph"/>
        <w:numPr>
          <w:ilvl w:val="2"/>
          <w:numId w:val="3"/>
        </w:numPr>
        <w:spacing w:before="20"/>
        <w:contextualSpacing w:val="0"/>
        <w:rPr>
          <w:rFonts w:eastAsia="Arial"/>
          <w:color w:val="000000" w:themeColor="text1"/>
        </w:rPr>
      </w:pPr>
      <w:r>
        <w:t xml:space="preserve">List of API Endpoints that BiggyAI will be able to interact </w:t>
      </w:r>
      <w:r w:rsidR="00F16906">
        <w:t>(</w:t>
      </w:r>
      <w:r>
        <w:t>with</w:t>
      </w:r>
      <w:r w:rsidR="00A8615E">
        <w:t xml:space="preserve"> {table} in the below list is represented by the list of tables above)</w:t>
      </w:r>
    </w:p>
    <w:p w14:paraId="1C5E0CE7" w14:textId="77777777" w:rsidR="007925B7" w:rsidRDefault="007925B7" w:rsidP="007925B7">
      <w:pPr>
        <w:pStyle w:val="NormalWeb"/>
        <w:numPr>
          <w:ilvl w:val="3"/>
          <w:numId w:val="3"/>
        </w:numPr>
      </w:pPr>
      <w:r>
        <w:t>GET /api/now/table/{table}</w:t>
      </w:r>
    </w:p>
    <w:p w14:paraId="5F21B7A8" w14:textId="77777777" w:rsidR="007925B7" w:rsidRDefault="007925B7" w:rsidP="007925B7">
      <w:pPr>
        <w:pStyle w:val="NormalWeb"/>
        <w:numPr>
          <w:ilvl w:val="3"/>
          <w:numId w:val="3"/>
        </w:numPr>
      </w:pPr>
      <w:r>
        <w:t>GET /api/now/table/{table}/{sys_id}</w:t>
      </w:r>
    </w:p>
    <w:p w14:paraId="6003BCEE" w14:textId="4E1F4D05" w:rsidR="4F46BA84" w:rsidRDefault="4F46BA84" w:rsidP="4EB5E335">
      <w:pPr>
        <w:pStyle w:val="NormalWeb"/>
        <w:numPr>
          <w:ilvl w:val="3"/>
          <w:numId w:val="3"/>
        </w:numPr>
      </w:pPr>
      <w:r>
        <w:t>GET /api/now/on_call_rota/oncallgroups</w:t>
      </w:r>
    </w:p>
    <w:p w14:paraId="2B8F9BA6" w14:textId="77777777" w:rsidR="007925B7" w:rsidRDefault="007925B7" w:rsidP="007925B7">
      <w:pPr>
        <w:pStyle w:val="NormalWeb"/>
        <w:numPr>
          <w:ilvl w:val="3"/>
          <w:numId w:val="3"/>
        </w:numPr>
      </w:pPr>
      <w:r>
        <w:t>GET /api/now/stats/{table}</w:t>
      </w:r>
    </w:p>
    <w:p w14:paraId="3F52ED32" w14:textId="77777777" w:rsidR="007925B7" w:rsidRDefault="007925B7" w:rsidP="007925B7">
      <w:pPr>
        <w:pStyle w:val="NormalWeb"/>
        <w:numPr>
          <w:ilvl w:val="3"/>
          <w:numId w:val="3"/>
        </w:numPr>
      </w:pPr>
      <w:r>
        <w:t>GET /api/now/ui/meta/{table}</w:t>
      </w:r>
    </w:p>
    <w:p w14:paraId="2BE04D6F" w14:textId="1FE88D35" w:rsidR="007925B7" w:rsidRPr="007925B7" w:rsidRDefault="007925B7" w:rsidP="007925B7">
      <w:pPr>
        <w:pStyle w:val="NormalWeb"/>
        <w:numPr>
          <w:ilvl w:val="3"/>
          <w:numId w:val="3"/>
        </w:numPr>
      </w:pPr>
      <w:r>
        <w:t>GET /api/now/doc/table/schema</w:t>
      </w:r>
    </w:p>
    <w:p w14:paraId="10E78EA0" w14:textId="77777777" w:rsidR="009260BE" w:rsidRPr="0059545F" w:rsidRDefault="009260BE" w:rsidP="007925B7">
      <w:pPr>
        <w:pStyle w:val="ListParagraph"/>
        <w:spacing w:before="20"/>
        <w:ind w:left="1800"/>
        <w:contextualSpacing w:val="0"/>
        <w:rPr>
          <w:rFonts w:eastAsia="Arial"/>
          <w:color w:val="000000" w:themeColor="text1"/>
        </w:rPr>
      </w:pPr>
    </w:p>
    <w:p w14:paraId="0A93F927" w14:textId="4F606DA8" w:rsidR="00714716" w:rsidRPr="00714716" w:rsidRDefault="00714716" w:rsidP="0059545F">
      <w:pPr>
        <w:pStyle w:val="ListParagraph"/>
        <w:numPr>
          <w:ilvl w:val="1"/>
          <w:numId w:val="3"/>
        </w:numPr>
        <w:spacing w:before="20"/>
        <w:contextualSpacing w:val="0"/>
        <w:rPr>
          <w:rFonts w:eastAsia="Arial"/>
          <w:color w:val="000000" w:themeColor="text1"/>
        </w:rPr>
      </w:pPr>
      <w:r>
        <w:rPr>
          <w:rFonts w:eastAsia="Arial"/>
          <w:color w:val="000000" w:themeColor="text1"/>
        </w:rPr>
        <w:t>Incident/Change/Problem Attachments: Biggy</w:t>
      </w:r>
      <w:r w:rsidR="003A0D62">
        <w:rPr>
          <w:rFonts w:eastAsia="Arial"/>
          <w:color w:val="000000" w:themeColor="text1"/>
        </w:rPr>
        <w:t xml:space="preserve">AI’s access will be restricted from reading </w:t>
      </w:r>
      <w:r w:rsidR="003A46EF">
        <w:rPr>
          <w:rFonts w:eastAsia="Arial"/>
          <w:color w:val="000000" w:themeColor="text1"/>
        </w:rPr>
        <w:t xml:space="preserve">or retrieving </w:t>
      </w:r>
      <w:r w:rsidR="003A0D62">
        <w:rPr>
          <w:rFonts w:eastAsia="Arial"/>
          <w:color w:val="000000" w:themeColor="text1"/>
        </w:rPr>
        <w:t>attachments</w:t>
      </w:r>
      <w:r w:rsidR="003A46EF">
        <w:rPr>
          <w:rFonts w:eastAsia="Arial"/>
          <w:color w:val="000000" w:themeColor="text1"/>
        </w:rPr>
        <w:t xml:space="preserve"> on Incident Tickets, Change Tickets, Problem Tickets, or their associated tasks.  </w:t>
      </w:r>
      <w:r w:rsidR="00253842">
        <w:rPr>
          <w:rFonts w:eastAsia="Arial"/>
          <w:color w:val="000000" w:themeColor="text1"/>
        </w:rPr>
        <w:t>This is a capability of BiggyAI</w:t>
      </w:r>
      <w:r w:rsidR="001F39A4">
        <w:rPr>
          <w:rFonts w:eastAsia="Arial"/>
          <w:color w:val="000000" w:themeColor="text1"/>
        </w:rPr>
        <w:t xml:space="preserve">, but we will not be leveraging it at the current time.  Agreement has been made that this can be revisited </w:t>
      </w:r>
      <w:r w:rsidR="00D03558">
        <w:rPr>
          <w:rFonts w:eastAsia="Arial"/>
          <w:color w:val="000000" w:themeColor="text1"/>
        </w:rPr>
        <w:t>with the Architecture Board at a later time if it is determined to be valuable to collect this data, an</w:t>
      </w:r>
      <w:r w:rsidR="0036458D">
        <w:rPr>
          <w:rFonts w:eastAsia="Arial"/>
          <w:color w:val="000000" w:themeColor="text1"/>
        </w:rPr>
        <w:t xml:space="preserve">d security controls </w:t>
      </w:r>
      <w:r w:rsidR="00E243D6">
        <w:rPr>
          <w:rFonts w:eastAsia="Arial"/>
          <w:color w:val="000000" w:themeColor="text1"/>
        </w:rPr>
        <w:t xml:space="preserve">will be reviewed if </w:t>
      </w:r>
      <w:r w:rsidR="00DC49F2">
        <w:rPr>
          <w:rFonts w:eastAsia="Arial"/>
          <w:color w:val="000000" w:themeColor="text1"/>
        </w:rPr>
        <w:t>this discussion occurs</w:t>
      </w:r>
      <w:r w:rsidR="00E243D6">
        <w:rPr>
          <w:rFonts w:eastAsia="Arial"/>
          <w:color w:val="000000" w:themeColor="text1"/>
        </w:rPr>
        <w:t>.</w:t>
      </w:r>
    </w:p>
    <w:p w14:paraId="676FA589" w14:textId="64EED1C7" w:rsidR="0059545F" w:rsidRDefault="00A32910" w:rsidP="0059545F">
      <w:pPr>
        <w:pStyle w:val="ListParagraph"/>
        <w:numPr>
          <w:ilvl w:val="1"/>
          <w:numId w:val="3"/>
        </w:numPr>
        <w:spacing w:before="20"/>
        <w:contextualSpacing w:val="0"/>
        <w:rPr>
          <w:rFonts w:eastAsia="Arial"/>
          <w:color w:val="000000" w:themeColor="text1"/>
        </w:rPr>
      </w:pPr>
      <w:r>
        <w:t xml:space="preserve">SNOW Integration </w:t>
      </w:r>
      <w:r w:rsidR="0059545F">
        <w:t xml:space="preserve">DR – The API Gateway connectivity into ServiceNow Model will be maintained </w:t>
      </w:r>
      <w:r>
        <w:t xml:space="preserve">to be used for </w:t>
      </w:r>
      <w:r w:rsidR="00E829AE">
        <w:t>connecting to ServiceNow Model should ServiceNow Production become unavailable in a disaster.</w:t>
      </w:r>
      <w:r w:rsidR="00331F11">
        <w:t xml:space="preserve"> This would be invoked by a request to the BigPanda vendor to point their ServiceNow UDC Integration to the ServiceNow Model office API Gateway connection.</w:t>
      </w:r>
    </w:p>
    <w:p w14:paraId="0FA0C374" w14:textId="5970FB5F" w:rsidR="52ED932E" w:rsidRDefault="52ED932E" w:rsidP="307C794C">
      <w:pPr>
        <w:pStyle w:val="ListParagraph"/>
        <w:spacing w:before="20"/>
        <w:ind w:left="2520"/>
        <w:contextualSpacing w:val="0"/>
        <w:rPr>
          <w:rFonts w:eastAsia="Arial"/>
          <w:color w:val="000000" w:themeColor="text1"/>
        </w:rPr>
      </w:pPr>
    </w:p>
    <w:p w14:paraId="5163532A" w14:textId="02EC85A4" w:rsidR="52ED932E" w:rsidRDefault="058C98C2" w:rsidP="77045AD2">
      <w:pPr>
        <w:pStyle w:val="ListParagraph"/>
        <w:numPr>
          <w:ilvl w:val="0"/>
          <w:numId w:val="3"/>
        </w:numPr>
        <w:spacing w:before="20"/>
        <w:contextualSpacing w:val="0"/>
        <w:rPr>
          <w:rFonts w:eastAsia="Arial"/>
          <w:b/>
          <w:color w:val="000000" w:themeColor="text1"/>
        </w:rPr>
      </w:pPr>
      <w:r w:rsidRPr="7C6F1728">
        <w:rPr>
          <w:rFonts w:eastAsia="Arial"/>
          <w:b/>
          <w:bCs/>
          <w:color w:val="000000" w:themeColor="text1"/>
        </w:rPr>
        <w:t>Big</w:t>
      </w:r>
      <w:r w:rsidR="1CF3F3E4" w:rsidRPr="7C6F1728">
        <w:rPr>
          <w:rFonts w:eastAsia="Arial"/>
          <w:b/>
          <w:bCs/>
          <w:color w:val="000000" w:themeColor="text1"/>
        </w:rPr>
        <w:t>gyAI</w:t>
      </w:r>
      <w:del w:id="38" w:author="Microsoft Word" w:date="2026-01-05T13:28:00Z" w16du:dateUtc="2026-01-05T19:28:00Z">
        <w:r w:rsidR="52ED932E" w:rsidRPr="27F547F9">
          <w:rPr>
            <w:rFonts w:eastAsia="Arial"/>
            <w:b/>
            <w:bCs/>
            <w:color w:val="000000" w:themeColor="text1"/>
          </w:rPr>
          <w:delText xml:space="preserve"> </w:delText>
        </w:r>
      </w:del>
    </w:p>
    <w:p w14:paraId="298A2AB9" w14:textId="320E8393" w:rsidR="00F75AEE" w:rsidRDefault="00F75AEE" w:rsidP="5C0284B8">
      <w:pPr>
        <w:pStyle w:val="ListParagraph"/>
        <w:numPr>
          <w:ilvl w:val="1"/>
          <w:numId w:val="3"/>
        </w:numPr>
        <w:spacing w:before="20"/>
        <w:contextualSpacing w:val="0"/>
        <w:rPr>
          <w:rFonts w:eastAsia="Arial"/>
          <w:color w:val="000000" w:themeColor="text1"/>
        </w:rPr>
      </w:pPr>
      <w:r>
        <w:rPr>
          <w:rFonts w:eastAsia="Arial"/>
          <w:color w:val="000000" w:themeColor="text1"/>
        </w:rPr>
        <w:lastRenderedPageBreak/>
        <w:t>AI Agent</w:t>
      </w:r>
      <w:r w:rsidR="00146747">
        <w:rPr>
          <w:rFonts w:eastAsia="Arial"/>
          <w:color w:val="000000" w:themeColor="text1"/>
        </w:rPr>
        <w:t xml:space="preserve"> </w:t>
      </w:r>
      <w:r w:rsidR="00F12E47">
        <w:rPr>
          <w:rFonts w:eastAsia="Arial"/>
          <w:color w:val="000000" w:themeColor="text1"/>
        </w:rPr>
        <w:t xml:space="preserve">Assistant </w:t>
      </w:r>
      <w:r w:rsidR="00146747">
        <w:rPr>
          <w:rFonts w:eastAsia="Arial"/>
          <w:color w:val="000000" w:themeColor="text1"/>
        </w:rPr>
        <w:t>–</w:t>
      </w:r>
      <w:r w:rsidR="009D3A40">
        <w:rPr>
          <w:rFonts w:eastAsia="Arial"/>
          <w:color w:val="000000" w:themeColor="text1"/>
        </w:rPr>
        <w:t xml:space="preserve"> Agentic AI </w:t>
      </w:r>
      <w:r w:rsidR="00F12E47">
        <w:rPr>
          <w:rFonts w:eastAsia="Arial"/>
          <w:color w:val="000000" w:themeColor="text1"/>
        </w:rPr>
        <w:t xml:space="preserve">Agent </w:t>
      </w:r>
      <w:r w:rsidR="001C1372">
        <w:rPr>
          <w:rFonts w:eastAsia="Arial"/>
          <w:color w:val="000000" w:themeColor="text1"/>
        </w:rPr>
        <w:t xml:space="preserve">accessible through Microsoft Teams </w:t>
      </w:r>
      <w:r w:rsidR="00F12E47">
        <w:rPr>
          <w:rFonts w:eastAsia="Arial"/>
          <w:color w:val="000000" w:themeColor="text1"/>
        </w:rPr>
        <w:t xml:space="preserve">which enables users to ask BiggyAI for assistance troubleshooting, can operate </w:t>
      </w:r>
      <w:r w:rsidR="009D3A40">
        <w:rPr>
          <w:rFonts w:eastAsia="Arial"/>
          <w:color w:val="000000" w:themeColor="text1"/>
        </w:rPr>
        <w:t xml:space="preserve">and transcribe </w:t>
      </w:r>
      <w:r w:rsidR="002B19E6">
        <w:rPr>
          <w:rFonts w:eastAsia="Arial"/>
          <w:color w:val="000000" w:themeColor="text1"/>
        </w:rPr>
        <w:t xml:space="preserve">critical incident bridge calls, </w:t>
      </w:r>
      <w:r w:rsidR="009D3A40">
        <w:rPr>
          <w:rFonts w:eastAsia="Arial"/>
          <w:color w:val="000000" w:themeColor="text1"/>
        </w:rPr>
        <w:t>and perform advanced analytic requests based upon natural language requests.</w:t>
      </w:r>
    </w:p>
    <w:p w14:paraId="1548D97C" w14:textId="364D07EC" w:rsidR="00146747" w:rsidRDefault="00146747" w:rsidP="5C0284B8">
      <w:pPr>
        <w:pStyle w:val="ListParagraph"/>
        <w:numPr>
          <w:ilvl w:val="1"/>
          <w:numId w:val="3"/>
        </w:numPr>
        <w:spacing w:before="20"/>
        <w:contextualSpacing w:val="0"/>
        <w:rPr>
          <w:rFonts w:eastAsia="Arial"/>
          <w:color w:val="000000" w:themeColor="text1"/>
        </w:rPr>
      </w:pPr>
      <w:r>
        <w:rPr>
          <w:rFonts w:eastAsia="Arial"/>
          <w:color w:val="000000" w:themeColor="text1"/>
        </w:rPr>
        <w:t>Incident Prevention Dashboards – AI Analysis of incidents and changes to predict risk of an upcoming change, or identify problems by trending across incidents.</w:t>
      </w:r>
    </w:p>
    <w:p w14:paraId="20647B81" w14:textId="4B5455A0" w:rsidR="00F115B7" w:rsidRDefault="00F115B7" w:rsidP="5C0284B8">
      <w:pPr>
        <w:pStyle w:val="ListParagraph"/>
        <w:numPr>
          <w:ilvl w:val="1"/>
          <w:numId w:val="3"/>
        </w:numPr>
        <w:spacing w:before="20"/>
        <w:contextualSpacing w:val="0"/>
        <w:rPr>
          <w:rFonts w:eastAsia="Arial"/>
          <w:color w:val="000000" w:themeColor="text1"/>
        </w:rPr>
      </w:pPr>
      <w:r>
        <w:rPr>
          <w:rFonts w:eastAsia="Arial"/>
          <w:color w:val="000000" w:themeColor="text1"/>
        </w:rPr>
        <w:t xml:space="preserve">AIA </w:t>
      </w:r>
      <w:r w:rsidR="006C0C2C">
        <w:rPr>
          <w:rFonts w:eastAsia="Arial"/>
          <w:color w:val="000000" w:themeColor="text1"/>
        </w:rPr>
        <w:t>–</w:t>
      </w:r>
      <w:r>
        <w:rPr>
          <w:rFonts w:eastAsia="Arial"/>
          <w:color w:val="000000" w:themeColor="text1"/>
        </w:rPr>
        <w:t xml:space="preserve"> A</w:t>
      </w:r>
      <w:r w:rsidR="006C0C2C">
        <w:rPr>
          <w:rFonts w:eastAsia="Arial"/>
          <w:color w:val="000000" w:themeColor="text1"/>
        </w:rPr>
        <w:t>I Incident Analysis</w:t>
      </w:r>
      <w:r w:rsidR="003D7B32">
        <w:rPr>
          <w:rFonts w:eastAsia="Arial"/>
          <w:color w:val="000000" w:themeColor="text1"/>
        </w:rPr>
        <w:t xml:space="preserve"> </w:t>
      </w:r>
      <w:r w:rsidR="00A25B80">
        <w:rPr>
          <w:rFonts w:eastAsia="Arial"/>
          <w:color w:val="000000" w:themeColor="text1"/>
        </w:rPr>
        <w:t>–</w:t>
      </w:r>
      <w:r w:rsidR="003D7B32">
        <w:rPr>
          <w:rFonts w:eastAsia="Arial"/>
          <w:color w:val="000000" w:themeColor="text1"/>
        </w:rPr>
        <w:t xml:space="preserve"> </w:t>
      </w:r>
      <w:r w:rsidR="00D40DE1">
        <w:rPr>
          <w:rFonts w:eastAsia="Arial"/>
          <w:color w:val="000000" w:themeColor="text1"/>
        </w:rPr>
        <w:t>Function</w:t>
      </w:r>
      <w:r w:rsidR="00A25B80">
        <w:rPr>
          <w:rFonts w:eastAsia="Arial"/>
          <w:color w:val="000000" w:themeColor="text1"/>
        </w:rPr>
        <w:t xml:space="preserve"> in BigPanda </w:t>
      </w:r>
      <w:r w:rsidR="00D40DE1">
        <w:rPr>
          <w:rFonts w:eastAsia="Arial"/>
          <w:color w:val="000000" w:themeColor="text1"/>
        </w:rPr>
        <w:t xml:space="preserve">to use GenAI to summarize </w:t>
      </w:r>
      <w:r w:rsidR="00947782">
        <w:rPr>
          <w:rFonts w:eastAsia="Arial"/>
          <w:color w:val="000000" w:themeColor="text1"/>
        </w:rPr>
        <w:t>alert in human readable language.</w:t>
      </w:r>
    </w:p>
    <w:p w14:paraId="40412BE5" w14:textId="544D46E6" w:rsidR="00947782" w:rsidRDefault="00947782" w:rsidP="5C0284B8">
      <w:pPr>
        <w:pStyle w:val="ListParagraph"/>
        <w:numPr>
          <w:ilvl w:val="1"/>
          <w:numId w:val="3"/>
        </w:numPr>
        <w:spacing w:before="20"/>
        <w:contextualSpacing w:val="0"/>
        <w:rPr>
          <w:rFonts w:eastAsia="Arial"/>
          <w:color w:val="000000" w:themeColor="text1"/>
        </w:rPr>
      </w:pPr>
      <w:r>
        <w:rPr>
          <w:rFonts w:eastAsia="Arial"/>
          <w:color w:val="000000" w:themeColor="text1"/>
        </w:rPr>
        <w:t xml:space="preserve">Similar Incidents – Function in BigPanda to </w:t>
      </w:r>
      <w:r w:rsidR="002214C1">
        <w:rPr>
          <w:rFonts w:eastAsia="Arial"/>
          <w:color w:val="000000" w:themeColor="text1"/>
        </w:rPr>
        <w:t>intelligently</w:t>
      </w:r>
      <w:r>
        <w:rPr>
          <w:rFonts w:eastAsia="Arial"/>
          <w:color w:val="000000" w:themeColor="text1"/>
        </w:rPr>
        <w:t xml:space="preserve"> identify similar alerts that have occurred in the past within BigPanda.</w:t>
      </w:r>
    </w:p>
    <w:p w14:paraId="68750A76" w14:textId="694F1FA7" w:rsidR="0086232B" w:rsidRPr="00490DF0" w:rsidRDefault="0086232B" w:rsidP="3A9136CF">
      <w:pPr>
        <w:ind w:left="90"/>
        <w:jc w:val="center"/>
      </w:pPr>
    </w:p>
    <w:p w14:paraId="65B285AE" w14:textId="55113BD1" w:rsidR="3A9136CF" w:rsidRDefault="66691DD6" w:rsidP="02497EF6">
      <w:pPr>
        <w:ind w:left="-90"/>
        <w:jc w:val="center"/>
      </w:pPr>
      <w:r>
        <w:rPr>
          <w:noProof/>
        </w:rPr>
        <w:lastRenderedPageBreak/>
        <w:drawing>
          <wp:inline distT="0" distB="0" distL="0" distR="0" wp14:anchorId="2454983D" wp14:editId="3EF8C110">
            <wp:extent cx="6858000" cy="6667500"/>
            <wp:effectExtent l="0" t="0" r="0" b="0"/>
            <wp:docPr id="1271051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51631" name="Picture 1271051631"/>
                    <pic:cNvPicPr/>
                  </pic:nvPicPr>
                  <pic:blipFill>
                    <a:blip r:embed="rId21">
                      <a:extLst>
                        <a:ext uri="{28A0092B-C50C-407E-A947-70E740481C1C}">
                          <a14:useLocalDpi xmlns:a14="http://schemas.microsoft.com/office/drawing/2010/main"/>
                        </a:ext>
                      </a:extLst>
                    </a:blip>
                    <a:stretch>
                      <a:fillRect/>
                    </a:stretch>
                  </pic:blipFill>
                  <pic:spPr>
                    <a:xfrm>
                      <a:off x="0" y="0"/>
                      <a:ext cx="6858000" cy="6667500"/>
                    </a:xfrm>
                    <a:prstGeom prst="rect">
                      <a:avLst/>
                    </a:prstGeom>
                  </pic:spPr>
                </pic:pic>
              </a:graphicData>
            </a:graphic>
          </wp:inline>
        </w:drawing>
      </w:r>
    </w:p>
    <w:p w14:paraId="3F999EA8" w14:textId="74432C07" w:rsidR="784FD36B" w:rsidRDefault="784FD36B" w:rsidP="784FD36B">
      <w:pPr>
        <w:ind w:left="-90"/>
        <w:jc w:val="center"/>
      </w:pPr>
    </w:p>
    <w:p w14:paraId="139D7B6C" w14:textId="383BC6AE" w:rsidR="784FD36B" w:rsidRDefault="784FD36B" w:rsidP="784FD36B">
      <w:pPr>
        <w:ind w:left="-90"/>
        <w:jc w:val="center"/>
      </w:pPr>
    </w:p>
    <w:p w14:paraId="6D1F3857" w14:textId="77777777" w:rsidR="00C3506E" w:rsidRPr="007D3862" w:rsidRDefault="00C3506E" w:rsidP="007D3862">
      <w:pPr>
        <w:pStyle w:val="Heading3"/>
        <w:rPr>
          <w:rFonts w:cs="Arial"/>
          <w:szCs w:val="20"/>
        </w:rPr>
      </w:pPr>
      <w:bookmarkStart w:id="39" w:name="_Toc163544574"/>
      <w:bookmarkStart w:id="40" w:name="_Toc205817650"/>
      <w:r w:rsidRPr="007D3862">
        <w:rPr>
          <w:rFonts w:cs="Arial"/>
          <w:szCs w:val="20"/>
        </w:rPr>
        <w:lastRenderedPageBreak/>
        <w:t>Technology Components &amp; Architecture Impacts</w:t>
      </w:r>
      <w:bookmarkEnd w:id="39"/>
      <w:bookmarkEnd w:id="40"/>
    </w:p>
    <w:p w14:paraId="61C15BE3" w14:textId="77777777" w:rsidR="001D4666" w:rsidRDefault="001D4666" w:rsidP="1ADBB0BE">
      <w:pPr>
        <w:ind w:left="720"/>
      </w:pPr>
      <w:r>
        <w:t xml:space="preserve">List the technology components impacted by the change. </w:t>
      </w:r>
    </w:p>
    <w:tbl>
      <w:tblPr>
        <w:tblStyle w:val="TableGrid"/>
        <w:tblW w:w="0" w:type="auto"/>
        <w:tblInd w:w="-113" w:type="dxa"/>
        <w:tblLook w:val="0480" w:firstRow="0" w:lastRow="0" w:firstColumn="1" w:lastColumn="0" w:noHBand="0" w:noVBand="1"/>
      </w:tblPr>
      <w:tblGrid>
        <w:gridCol w:w="2070"/>
        <w:gridCol w:w="2174"/>
        <w:gridCol w:w="2331"/>
        <w:gridCol w:w="1599"/>
        <w:gridCol w:w="1325"/>
        <w:gridCol w:w="1404"/>
      </w:tblGrid>
      <w:tr w:rsidR="00B60F9A" w:rsidRPr="003C109E" w14:paraId="207C0595" w14:textId="77777777" w:rsidTr="391A7D0B">
        <w:trPr>
          <w:trHeight w:val="1936"/>
        </w:trPr>
        <w:tc>
          <w:tcPr>
            <w:tcW w:w="2070" w:type="dxa"/>
            <w:shd w:val="clear" w:color="auto" w:fill="A5C9EB" w:themeFill="text2" w:themeFillTint="40"/>
          </w:tcPr>
          <w:p w14:paraId="4546BFBF" w14:textId="3638247D" w:rsidR="3A9136CF" w:rsidRDefault="3A9136CF" w:rsidP="3A9136CF">
            <w:pPr>
              <w:spacing w:after="60"/>
              <w:rPr>
                <w:rFonts w:eastAsia="Arial"/>
                <w:color w:val="000000" w:themeColor="text1"/>
                <w:sz w:val="21"/>
                <w:szCs w:val="21"/>
              </w:rPr>
            </w:pPr>
            <w:r w:rsidRPr="3A9136CF">
              <w:rPr>
                <w:rFonts w:eastAsia="Arial"/>
                <w:b/>
                <w:bCs/>
                <w:color w:val="000000" w:themeColor="text1"/>
                <w:sz w:val="21"/>
                <w:szCs w:val="21"/>
              </w:rPr>
              <w:t>Technology Component Type</w:t>
            </w:r>
          </w:p>
        </w:tc>
        <w:tc>
          <w:tcPr>
            <w:tcW w:w="2174" w:type="dxa"/>
            <w:shd w:val="clear" w:color="auto" w:fill="A5C9EB" w:themeFill="text2" w:themeFillTint="40"/>
          </w:tcPr>
          <w:p w14:paraId="44307BF9" w14:textId="54C91070" w:rsidR="3A9136CF" w:rsidRDefault="3A9136CF" w:rsidP="3A9136CF">
            <w:pPr>
              <w:rPr>
                <w:rFonts w:eastAsia="Arial"/>
                <w:color w:val="000000" w:themeColor="text1"/>
                <w:sz w:val="21"/>
                <w:szCs w:val="21"/>
              </w:rPr>
            </w:pPr>
            <w:r w:rsidRPr="3A9136CF">
              <w:rPr>
                <w:rFonts w:eastAsia="Arial"/>
                <w:b/>
                <w:bCs/>
                <w:color w:val="000000" w:themeColor="text1"/>
                <w:sz w:val="21"/>
                <w:szCs w:val="21"/>
              </w:rPr>
              <w:t>Technology Component Name</w:t>
            </w:r>
          </w:p>
        </w:tc>
        <w:tc>
          <w:tcPr>
            <w:tcW w:w="2331" w:type="dxa"/>
            <w:shd w:val="clear" w:color="auto" w:fill="A5C9EB" w:themeFill="text2" w:themeFillTint="40"/>
          </w:tcPr>
          <w:p w14:paraId="56BDE218" w14:textId="26C2297C" w:rsidR="3A9136CF" w:rsidRDefault="3A9136CF" w:rsidP="3A9136CF">
            <w:pPr>
              <w:rPr>
                <w:rFonts w:eastAsia="Arial"/>
                <w:color w:val="000000" w:themeColor="text1"/>
                <w:sz w:val="21"/>
                <w:szCs w:val="21"/>
              </w:rPr>
            </w:pPr>
            <w:r w:rsidRPr="3A9136CF">
              <w:rPr>
                <w:rFonts w:eastAsia="Arial"/>
                <w:b/>
                <w:bCs/>
                <w:color w:val="000000" w:themeColor="text1"/>
                <w:sz w:val="21"/>
                <w:szCs w:val="21"/>
              </w:rPr>
              <w:t>CMDB ID</w:t>
            </w:r>
          </w:p>
        </w:tc>
        <w:tc>
          <w:tcPr>
            <w:tcW w:w="1599" w:type="dxa"/>
            <w:shd w:val="clear" w:color="auto" w:fill="A5C9EB" w:themeFill="text2" w:themeFillTint="40"/>
          </w:tcPr>
          <w:p w14:paraId="62C72220" w14:textId="32488613" w:rsidR="3A9136CF" w:rsidRDefault="3A9136CF" w:rsidP="3A9136CF">
            <w:pPr>
              <w:rPr>
                <w:rFonts w:eastAsia="Arial"/>
                <w:color w:val="000000" w:themeColor="text1"/>
                <w:sz w:val="21"/>
                <w:szCs w:val="21"/>
              </w:rPr>
            </w:pPr>
            <w:r w:rsidRPr="3A9136CF">
              <w:rPr>
                <w:rFonts w:eastAsia="Arial"/>
                <w:b/>
                <w:bCs/>
                <w:color w:val="000000" w:themeColor="text1"/>
                <w:sz w:val="21"/>
                <w:szCs w:val="21"/>
              </w:rPr>
              <w:t>Architecture Impact</w:t>
            </w:r>
          </w:p>
        </w:tc>
        <w:tc>
          <w:tcPr>
            <w:tcW w:w="1325" w:type="dxa"/>
            <w:shd w:val="clear" w:color="auto" w:fill="A5C9EB" w:themeFill="text2" w:themeFillTint="40"/>
          </w:tcPr>
          <w:p w14:paraId="736E4F34" w14:textId="7031FC7E" w:rsidR="3A9136CF" w:rsidRDefault="3A9136CF" w:rsidP="3A9136CF">
            <w:pPr>
              <w:rPr>
                <w:rFonts w:eastAsia="Arial"/>
                <w:color w:val="000000" w:themeColor="text1"/>
                <w:sz w:val="21"/>
                <w:szCs w:val="21"/>
              </w:rPr>
            </w:pPr>
            <w:r w:rsidRPr="3A9136CF">
              <w:rPr>
                <w:rFonts w:eastAsia="Arial"/>
                <w:b/>
                <w:bCs/>
                <w:color w:val="000000" w:themeColor="text1"/>
                <w:sz w:val="21"/>
                <w:szCs w:val="21"/>
              </w:rPr>
              <w:t>Tech Lifecycle Strategy </w:t>
            </w:r>
          </w:p>
        </w:tc>
        <w:tc>
          <w:tcPr>
            <w:tcW w:w="1404" w:type="dxa"/>
            <w:shd w:val="clear" w:color="auto" w:fill="A5C9EB" w:themeFill="text2" w:themeFillTint="40"/>
          </w:tcPr>
          <w:p w14:paraId="6B34A2ED" w14:textId="7BB603F4" w:rsidR="3A9136CF" w:rsidRDefault="3A9136CF" w:rsidP="3A9136CF">
            <w:pPr>
              <w:rPr>
                <w:rFonts w:eastAsia="Arial"/>
                <w:color w:val="000000" w:themeColor="text1"/>
                <w:sz w:val="21"/>
                <w:szCs w:val="21"/>
              </w:rPr>
            </w:pPr>
            <w:r w:rsidRPr="3A9136CF">
              <w:rPr>
                <w:rFonts w:eastAsia="Arial"/>
                <w:b/>
                <w:bCs/>
                <w:color w:val="000000" w:themeColor="text1"/>
                <w:sz w:val="21"/>
                <w:szCs w:val="21"/>
              </w:rPr>
              <w:t>Application Risk Rating</w:t>
            </w:r>
          </w:p>
        </w:tc>
      </w:tr>
      <w:tr w:rsidR="00B60F9A" w:rsidRPr="00804233" w14:paraId="21473583" w14:textId="77777777" w:rsidTr="391A7D0B">
        <w:trPr>
          <w:trHeight w:val="2743"/>
        </w:trPr>
        <w:tc>
          <w:tcPr>
            <w:tcW w:w="2070" w:type="dxa"/>
            <w:shd w:val="clear" w:color="auto" w:fill="A5C9EB" w:themeFill="text2" w:themeFillTint="40"/>
          </w:tcPr>
          <w:p w14:paraId="6CD0C155" w14:textId="159E0F2C" w:rsidR="3A9136CF" w:rsidRDefault="3A9136CF" w:rsidP="3A9136CF">
            <w:pPr>
              <w:rPr>
                <w:rFonts w:eastAsia="Arial"/>
                <w:color w:val="000000" w:themeColor="text1"/>
                <w:sz w:val="18"/>
                <w:szCs w:val="18"/>
              </w:rPr>
            </w:pPr>
            <w:r w:rsidRPr="3A9136CF">
              <w:rPr>
                <w:rFonts w:eastAsia="Arial"/>
                <w:color w:val="000000" w:themeColor="text1"/>
                <w:sz w:val="18"/>
                <w:szCs w:val="18"/>
              </w:rPr>
              <w:t>Business Application, Software, Hardware, Cloud Component</w:t>
            </w:r>
          </w:p>
        </w:tc>
        <w:tc>
          <w:tcPr>
            <w:tcW w:w="2174" w:type="dxa"/>
            <w:shd w:val="clear" w:color="auto" w:fill="A5C9EB" w:themeFill="text2" w:themeFillTint="40"/>
          </w:tcPr>
          <w:p w14:paraId="55462181" w14:textId="589284CE" w:rsidR="3A9136CF" w:rsidRDefault="3A9136CF" w:rsidP="3A9136CF">
            <w:pPr>
              <w:rPr>
                <w:rFonts w:eastAsia="Arial"/>
                <w:color w:val="000000" w:themeColor="text1"/>
                <w:sz w:val="18"/>
                <w:szCs w:val="18"/>
              </w:rPr>
            </w:pPr>
            <w:r w:rsidRPr="3A9136CF">
              <w:rPr>
                <w:rFonts w:eastAsia="Arial"/>
                <w:color w:val="000000" w:themeColor="text1"/>
                <w:sz w:val="18"/>
                <w:szCs w:val="18"/>
              </w:rPr>
              <w:t>Application Name, Software Name, Hardware Name, Cloud Component Name</w:t>
            </w:r>
          </w:p>
        </w:tc>
        <w:tc>
          <w:tcPr>
            <w:tcW w:w="2331" w:type="dxa"/>
            <w:shd w:val="clear" w:color="auto" w:fill="A5C9EB" w:themeFill="text2" w:themeFillTint="40"/>
          </w:tcPr>
          <w:p w14:paraId="3C150605" w14:textId="497B61AD" w:rsidR="3A9136CF" w:rsidRDefault="3A9136CF" w:rsidP="3A9136CF">
            <w:pPr>
              <w:rPr>
                <w:rFonts w:eastAsia="Arial"/>
                <w:color w:val="467886"/>
                <w:sz w:val="18"/>
                <w:szCs w:val="18"/>
              </w:rPr>
            </w:pPr>
            <w:r w:rsidRPr="3A9136CF">
              <w:rPr>
                <w:rFonts w:eastAsia="Arial"/>
                <w:color w:val="000000" w:themeColor="text1"/>
                <w:sz w:val="18"/>
                <w:szCs w:val="18"/>
              </w:rPr>
              <w:t xml:space="preserve">CMDB ID if in the </w:t>
            </w:r>
            <w:hyperlink r:id="rId22">
              <w:r w:rsidRPr="3A9136CF">
                <w:rPr>
                  <w:rStyle w:val="Hyperlink"/>
                  <w:rFonts w:eastAsia="Arial"/>
                  <w:sz w:val="18"/>
                  <w:szCs w:val="18"/>
                </w:rPr>
                <w:t>CMDB</w:t>
              </w:r>
            </w:hyperlink>
          </w:p>
          <w:p w14:paraId="1702A26C" w14:textId="49FFB3F8" w:rsidR="3A9136CF" w:rsidRDefault="3A9136CF" w:rsidP="3A9136CF">
            <w:pPr>
              <w:rPr>
                <w:rFonts w:eastAsia="Arial"/>
                <w:color w:val="000000" w:themeColor="text1"/>
                <w:sz w:val="18"/>
                <w:szCs w:val="18"/>
              </w:rPr>
            </w:pPr>
          </w:p>
          <w:p w14:paraId="6E997E4B" w14:textId="1938AF7A" w:rsidR="3A9136CF" w:rsidRDefault="3A9136CF" w:rsidP="3A9136CF">
            <w:pPr>
              <w:rPr>
                <w:rFonts w:eastAsia="Arial"/>
                <w:color w:val="000000" w:themeColor="text1"/>
                <w:sz w:val="18"/>
                <w:szCs w:val="18"/>
              </w:rPr>
            </w:pPr>
            <w:r w:rsidRPr="3A9136CF">
              <w:rPr>
                <w:rFonts w:eastAsia="Arial"/>
                <w:color w:val="000000" w:themeColor="text1"/>
                <w:sz w:val="18"/>
                <w:szCs w:val="18"/>
              </w:rPr>
              <w:t xml:space="preserve">If not in the CMDB, indicate ‘New’  </w:t>
            </w:r>
          </w:p>
          <w:p w14:paraId="29A04FA9" w14:textId="6827BE7D" w:rsidR="3A9136CF" w:rsidRDefault="3A9136CF" w:rsidP="3A9136CF">
            <w:pPr>
              <w:rPr>
                <w:rFonts w:eastAsia="Arial"/>
                <w:color w:val="000000" w:themeColor="text1"/>
                <w:sz w:val="18"/>
                <w:szCs w:val="18"/>
              </w:rPr>
            </w:pPr>
          </w:p>
          <w:p w14:paraId="429D3F96" w14:textId="26C0EFB9" w:rsidR="3A9136CF" w:rsidRDefault="3A9136CF" w:rsidP="3A9136CF">
            <w:pPr>
              <w:rPr>
                <w:rFonts w:eastAsia="Arial"/>
                <w:color w:val="000000" w:themeColor="text1"/>
                <w:sz w:val="18"/>
                <w:szCs w:val="18"/>
              </w:rPr>
            </w:pPr>
            <w:r w:rsidRPr="3A9136CF">
              <w:rPr>
                <w:rFonts w:eastAsia="Arial"/>
                <w:color w:val="000000" w:themeColor="text1"/>
                <w:sz w:val="18"/>
                <w:szCs w:val="18"/>
              </w:rPr>
              <w:t>Prior to Project Solution - Final ARB, ‘New’ items must have a CMDB id to receive a passing score within the Architecture Alignment to Standards scorecard</w:t>
            </w:r>
          </w:p>
        </w:tc>
        <w:tc>
          <w:tcPr>
            <w:tcW w:w="1599" w:type="dxa"/>
            <w:shd w:val="clear" w:color="auto" w:fill="A5C9EB" w:themeFill="text2" w:themeFillTint="40"/>
          </w:tcPr>
          <w:p w14:paraId="4E076A9B" w14:textId="272A1415" w:rsidR="3A9136CF" w:rsidRDefault="3A9136CF" w:rsidP="3A9136CF">
            <w:pPr>
              <w:rPr>
                <w:rFonts w:eastAsia="Arial"/>
                <w:color w:val="000000" w:themeColor="text1"/>
                <w:sz w:val="18"/>
                <w:szCs w:val="18"/>
              </w:rPr>
            </w:pPr>
            <w:r w:rsidRPr="3A9136CF">
              <w:rPr>
                <w:rFonts w:eastAsia="Arial"/>
                <w:color w:val="000000" w:themeColor="text1"/>
                <w:sz w:val="18"/>
                <w:szCs w:val="18"/>
              </w:rPr>
              <w:t>Replace, Decom, Migrate, Re-use, Enhance, New</w:t>
            </w:r>
          </w:p>
        </w:tc>
        <w:tc>
          <w:tcPr>
            <w:tcW w:w="1325" w:type="dxa"/>
            <w:shd w:val="clear" w:color="auto" w:fill="A5C9EB" w:themeFill="text2" w:themeFillTint="40"/>
          </w:tcPr>
          <w:p w14:paraId="5F0D97F7" w14:textId="0F9250F0" w:rsidR="3A9136CF" w:rsidRDefault="3A9136CF" w:rsidP="3A9136CF">
            <w:pPr>
              <w:rPr>
                <w:rFonts w:eastAsia="Arial"/>
                <w:color w:val="000000" w:themeColor="text1"/>
                <w:sz w:val="18"/>
                <w:szCs w:val="18"/>
              </w:rPr>
            </w:pPr>
            <w:r w:rsidRPr="3A9136CF">
              <w:rPr>
                <w:rFonts w:eastAsia="Arial"/>
                <w:color w:val="000000" w:themeColor="text1"/>
                <w:sz w:val="18"/>
                <w:szCs w:val="18"/>
              </w:rPr>
              <w:t>Buy, Hold, Sell</w:t>
            </w:r>
          </w:p>
          <w:p w14:paraId="338AF2B1" w14:textId="28792D8B" w:rsidR="3A9136CF" w:rsidRDefault="3A9136CF" w:rsidP="3A9136CF">
            <w:pPr>
              <w:rPr>
                <w:rFonts w:eastAsia="Arial"/>
                <w:color w:val="000000" w:themeColor="text1"/>
                <w:sz w:val="18"/>
                <w:szCs w:val="18"/>
              </w:rPr>
            </w:pPr>
            <w:r w:rsidRPr="3A9136CF">
              <w:rPr>
                <w:rFonts w:eastAsia="Arial"/>
                <w:color w:val="000000" w:themeColor="text1"/>
                <w:sz w:val="18"/>
                <w:szCs w:val="18"/>
              </w:rPr>
              <w:t xml:space="preserve">This is located in the Application IT Compliance Data in </w:t>
            </w:r>
            <w:hyperlink r:id="rId23">
              <w:r w:rsidRPr="3A9136CF">
                <w:rPr>
                  <w:rStyle w:val="Hyperlink"/>
                  <w:rFonts w:eastAsia="Arial"/>
                  <w:sz w:val="18"/>
                  <w:szCs w:val="18"/>
                </w:rPr>
                <w:t>CMDB</w:t>
              </w:r>
            </w:hyperlink>
            <w:r w:rsidRPr="3A9136CF">
              <w:rPr>
                <w:rFonts w:eastAsia="Arial"/>
                <w:color w:val="000000" w:themeColor="text1"/>
                <w:sz w:val="18"/>
                <w:szCs w:val="18"/>
              </w:rPr>
              <w:t>.</w:t>
            </w:r>
          </w:p>
          <w:p w14:paraId="349AEF74" w14:textId="03334B64" w:rsidR="3A9136CF" w:rsidRDefault="3A9136CF" w:rsidP="3A9136CF">
            <w:pPr>
              <w:rPr>
                <w:rFonts w:eastAsia="Arial"/>
                <w:color w:val="000000" w:themeColor="text1"/>
                <w:sz w:val="18"/>
                <w:szCs w:val="18"/>
              </w:rPr>
            </w:pPr>
          </w:p>
          <w:p w14:paraId="29F59A89" w14:textId="7D249471" w:rsidR="3A9136CF" w:rsidRDefault="3A9136CF" w:rsidP="3A9136CF">
            <w:pPr>
              <w:rPr>
                <w:rFonts w:eastAsia="Arial"/>
                <w:color w:val="000000" w:themeColor="text1"/>
                <w:sz w:val="18"/>
                <w:szCs w:val="18"/>
              </w:rPr>
            </w:pPr>
            <w:r w:rsidRPr="3A9136CF">
              <w:rPr>
                <w:rFonts w:eastAsia="Arial"/>
                <w:color w:val="000000" w:themeColor="text1"/>
                <w:sz w:val="18"/>
                <w:szCs w:val="18"/>
              </w:rPr>
              <w:t>Search for the application an select the latest UPDATED date.  The Application Lifecycle Strategy is on the right</w:t>
            </w:r>
          </w:p>
        </w:tc>
        <w:tc>
          <w:tcPr>
            <w:tcW w:w="1404" w:type="dxa"/>
            <w:shd w:val="clear" w:color="auto" w:fill="A5C9EB" w:themeFill="text2" w:themeFillTint="40"/>
          </w:tcPr>
          <w:p w14:paraId="3EB17B87" w14:textId="03C2FB14" w:rsidR="3A9136CF" w:rsidRDefault="3A9136CF" w:rsidP="3A9136CF">
            <w:pPr>
              <w:rPr>
                <w:rFonts w:eastAsia="Arial"/>
                <w:color w:val="000000" w:themeColor="text1"/>
                <w:sz w:val="18"/>
                <w:szCs w:val="18"/>
              </w:rPr>
            </w:pPr>
            <w:r w:rsidRPr="3A9136CF">
              <w:rPr>
                <w:rFonts w:eastAsia="Arial"/>
                <w:color w:val="000000" w:themeColor="text1"/>
                <w:sz w:val="18"/>
                <w:szCs w:val="18"/>
              </w:rPr>
              <w:t xml:space="preserve">Application Risk Rating is found by clicking on the link within the Application IT Compliance Data tab at the bottom of the application’s </w:t>
            </w:r>
            <w:hyperlink r:id="rId24">
              <w:r w:rsidRPr="3A9136CF">
                <w:rPr>
                  <w:rStyle w:val="Hyperlink"/>
                  <w:rFonts w:eastAsia="Arial"/>
                  <w:sz w:val="18"/>
                  <w:szCs w:val="18"/>
                </w:rPr>
                <w:t>CMDB</w:t>
              </w:r>
            </w:hyperlink>
            <w:r w:rsidRPr="3A9136CF">
              <w:rPr>
                <w:rFonts w:eastAsia="Arial"/>
                <w:color w:val="000000" w:themeColor="text1"/>
                <w:sz w:val="18"/>
                <w:szCs w:val="18"/>
              </w:rPr>
              <w:t xml:space="preserve"> entry</w:t>
            </w:r>
          </w:p>
        </w:tc>
      </w:tr>
      <w:tr w:rsidR="00C658B2" w:rsidRPr="00AF7838" w14:paraId="0D6630BD" w14:textId="77777777" w:rsidTr="391A7D0B">
        <w:trPr>
          <w:trHeight w:val="524"/>
        </w:trPr>
        <w:tc>
          <w:tcPr>
            <w:tcW w:w="2070" w:type="dxa"/>
          </w:tcPr>
          <w:p w14:paraId="6858ECA7" w14:textId="329DD30C" w:rsidR="3A9136CF" w:rsidRDefault="3A9136CF" w:rsidP="3A9136CF">
            <w:pPr>
              <w:rPr>
                <w:rFonts w:eastAsia="Arial"/>
                <w:color w:val="000000" w:themeColor="text1"/>
                <w:szCs w:val="20"/>
              </w:rPr>
            </w:pPr>
            <w:r w:rsidRPr="3A9136CF">
              <w:rPr>
                <w:rFonts w:eastAsia="Arial"/>
                <w:color w:val="000000" w:themeColor="text1"/>
                <w:szCs w:val="20"/>
              </w:rPr>
              <w:t>SaaS</w:t>
            </w:r>
          </w:p>
        </w:tc>
        <w:tc>
          <w:tcPr>
            <w:tcW w:w="2174" w:type="dxa"/>
          </w:tcPr>
          <w:p w14:paraId="7BB6FA43" w14:textId="7BC53FB4" w:rsidR="3A9136CF" w:rsidRDefault="3A9136CF" w:rsidP="3A9136CF">
            <w:pPr>
              <w:rPr>
                <w:rFonts w:eastAsia="Arial"/>
                <w:color w:val="000000" w:themeColor="text1"/>
                <w:szCs w:val="20"/>
              </w:rPr>
            </w:pPr>
            <w:r w:rsidRPr="3A9136CF">
              <w:rPr>
                <w:rFonts w:eastAsia="Arial"/>
                <w:color w:val="000000" w:themeColor="text1"/>
                <w:szCs w:val="20"/>
              </w:rPr>
              <w:t>Teams</w:t>
            </w:r>
          </w:p>
        </w:tc>
        <w:tc>
          <w:tcPr>
            <w:tcW w:w="2331" w:type="dxa"/>
          </w:tcPr>
          <w:p w14:paraId="2686EB6E" w14:textId="037D107B" w:rsidR="3A9136CF" w:rsidRDefault="3A9136CF" w:rsidP="3A9136CF">
            <w:pPr>
              <w:rPr>
                <w:rFonts w:eastAsia="Arial"/>
                <w:color w:val="000000" w:themeColor="text1"/>
                <w:szCs w:val="20"/>
              </w:rPr>
            </w:pPr>
            <w:r w:rsidRPr="3A9136CF">
              <w:rPr>
                <w:rFonts w:eastAsia="Arial"/>
                <w:color w:val="000000" w:themeColor="text1"/>
                <w:szCs w:val="20"/>
              </w:rPr>
              <w:t>CI018550166</w:t>
            </w:r>
          </w:p>
        </w:tc>
        <w:tc>
          <w:tcPr>
            <w:tcW w:w="1599" w:type="dxa"/>
          </w:tcPr>
          <w:p w14:paraId="691A281F" w14:textId="733BFD93" w:rsidR="3A9136CF" w:rsidRDefault="3A9136CF" w:rsidP="3A9136CF">
            <w:pPr>
              <w:rPr>
                <w:rFonts w:eastAsia="Arial"/>
                <w:color w:val="000000" w:themeColor="text1"/>
                <w:szCs w:val="20"/>
              </w:rPr>
            </w:pPr>
            <w:r w:rsidRPr="3A9136CF">
              <w:rPr>
                <w:rFonts w:eastAsia="Arial"/>
                <w:color w:val="000000" w:themeColor="text1"/>
                <w:szCs w:val="20"/>
              </w:rPr>
              <w:t>Reuse</w:t>
            </w:r>
          </w:p>
          <w:p w14:paraId="06CCAF1F" w14:textId="56FB78D5" w:rsidR="3A9136CF" w:rsidRDefault="3A9136CF" w:rsidP="3A9136CF">
            <w:pPr>
              <w:rPr>
                <w:rFonts w:eastAsia="Arial"/>
                <w:color w:val="000000" w:themeColor="text1"/>
                <w:szCs w:val="20"/>
              </w:rPr>
            </w:pPr>
          </w:p>
        </w:tc>
        <w:tc>
          <w:tcPr>
            <w:tcW w:w="1325" w:type="dxa"/>
          </w:tcPr>
          <w:p w14:paraId="32AC02C5" w14:textId="2443B10E" w:rsidR="3A9136CF" w:rsidRDefault="3A9136CF" w:rsidP="3A9136CF">
            <w:pPr>
              <w:rPr>
                <w:rFonts w:eastAsia="Arial"/>
                <w:color w:val="000000" w:themeColor="text1"/>
                <w:szCs w:val="20"/>
              </w:rPr>
            </w:pPr>
            <w:r w:rsidRPr="3A9136CF">
              <w:rPr>
                <w:rFonts w:eastAsia="Arial"/>
                <w:color w:val="000000" w:themeColor="text1"/>
                <w:szCs w:val="20"/>
              </w:rPr>
              <w:t>Buy</w:t>
            </w:r>
          </w:p>
          <w:p w14:paraId="08551240" w14:textId="2243A726" w:rsidR="3A9136CF" w:rsidRDefault="3A9136CF" w:rsidP="3A9136CF">
            <w:pPr>
              <w:rPr>
                <w:rFonts w:eastAsia="Arial"/>
                <w:color w:val="000000" w:themeColor="text1"/>
                <w:szCs w:val="20"/>
              </w:rPr>
            </w:pPr>
          </w:p>
        </w:tc>
        <w:tc>
          <w:tcPr>
            <w:tcW w:w="1404" w:type="dxa"/>
          </w:tcPr>
          <w:p w14:paraId="54E3A28C" w14:textId="18403245" w:rsidR="3A9136CF" w:rsidRDefault="3A9136CF" w:rsidP="3A9136CF">
            <w:pPr>
              <w:rPr>
                <w:rFonts w:eastAsia="Arial"/>
                <w:color w:val="000000" w:themeColor="text1"/>
                <w:szCs w:val="20"/>
              </w:rPr>
            </w:pPr>
            <w:r w:rsidRPr="3A9136CF">
              <w:rPr>
                <w:rFonts w:eastAsia="Arial"/>
                <w:color w:val="000000" w:themeColor="text1"/>
                <w:szCs w:val="20"/>
              </w:rPr>
              <w:t>Low</w:t>
            </w:r>
          </w:p>
        </w:tc>
      </w:tr>
      <w:tr w:rsidR="00C658B2" w:rsidRPr="00AF7838" w14:paraId="4AD78E54" w14:textId="77777777" w:rsidTr="391A7D0B">
        <w:trPr>
          <w:trHeight w:val="524"/>
        </w:trPr>
        <w:tc>
          <w:tcPr>
            <w:tcW w:w="2070" w:type="dxa"/>
          </w:tcPr>
          <w:p w14:paraId="140831E9" w14:textId="368F00C3" w:rsidR="3A9136CF" w:rsidRDefault="64FAC289" w:rsidP="391A7D0B">
            <w:pPr>
              <w:rPr>
                <w:rFonts w:eastAsia="Arial"/>
                <w:color w:val="000000" w:themeColor="text1"/>
              </w:rPr>
            </w:pPr>
            <w:r w:rsidRPr="391A7D0B">
              <w:rPr>
                <w:rFonts w:eastAsia="Arial"/>
                <w:color w:val="000000" w:themeColor="text1"/>
              </w:rPr>
              <w:t>Business Application</w:t>
            </w:r>
          </w:p>
        </w:tc>
        <w:tc>
          <w:tcPr>
            <w:tcW w:w="2174" w:type="dxa"/>
          </w:tcPr>
          <w:p w14:paraId="2AC5166E" w14:textId="0F20B579" w:rsidR="3A9136CF" w:rsidRDefault="3A9136CF" w:rsidP="3A9136CF">
            <w:pPr>
              <w:rPr>
                <w:rFonts w:eastAsia="Arial"/>
                <w:color w:val="000000" w:themeColor="text1"/>
                <w:szCs w:val="20"/>
              </w:rPr>
            </w:pPr>
            <w:r w:rsidRPr="3A9136CF">
              <w:rPr>
                <w:rFonts w:eastAsia="Arial"/>
                <w:color w:val="000000" w:themeColor="text1"/>
                <w:szCs w:val="20"/>
              </w:rPr>
              <w:t>ServiceNow</w:t>
            </w:r>
          </w:p>
        </w:tc>
        <w:tc>
          <w:tcPr>
            <w:tcW w:w="2331" w:type="dxa"/>
          </w:tcPr>
          <w:p w14:paraId="24EFD35E" w14:textId="5B337F5C" w:rsidR="3A9136CF" w:rsidRDefault="3A9136CF" w:rsidP="3A9136CF">
            <w:pPr>
              <w:rPr>
                <w:rFonts w:eastAsia="Arial"/>
                <w:color w:val="000000" w:themeColor="text1"/>
                <w:szCs w:val="20"/>
              </w:rPr>
            </w:pPr>
            <w:r w:rsidRPr="3A9136CF">
              <w:rPr>
                <w:rFonts w:eastAsia="Arial"/>
                <w:color w:val="000000" w:themeColor="text1"/>
                <w:szCs w:val="20"/>
              </w:rPr>
              <w:t>CI002457504</w:t>
            </w:r>
          </w:p>
        </w:tc>
        <w:tc>
          <w:tcPr>
            <w:tcW w:w="1599" w:type="dxa"/>
          </w:tcPr>
          <w:p w14:paraId="6742665B" w14:textId="31E9B763" w:rsidR="3A9136CF" w:rsidRDefault="3A9136CF" w:rsidP="3A9136CF">
            <w:pPr>
              <w:rPr>
                <w:rFonts w:eastAsia="Arial"/>
                <w:color w:val="000000" w:themeColor="text1"/>
                <w:szCs w:val="20"/>
              </w:rPr>
            </w:pPr>
            <w:r w:rsidRPr="3A9136CF">
              <w:rPr>
                <w:rFonts w:eastAsia="Arial"/>
                <w:color w:val="000000" w:themeColor="text1"/>
                <w:szCs w:val="20"/>
              </w:rPr>
              <w:t>Reuse</w:t>
            </w:r>
          </w:p>
          <w:p w14:paraId="630427E5" w14:textId="40C275B5" w:rsidR="3A9136CF" w:rsidRDefault="3A9136CF" w:rsidP="3A9136CF">
            <w:pPr>
              <w:rPr>
                <w:rFonts w:eastAsia="Arial"/>
                <w:color w:val="000000" w:themeColor="text1"/>
                <w:szCs w:val="20"/>
              </w:rPr>
            </w:pPr>
          </w:p>
        </w:tc>
        <w:tc>
          <w:tcPr>
            <w:tcW w:w="1325" w:type="dxa"/>
          </w:tcPr>
          <w:p w14:paraId="227CCF54" w14:textId="0E99F7A9" w:rsidR="3A9136CF" w:rsidRDefault="3A9136CF" w:rsidP="3A9136CF">
            <w:pPr>
              <w:rPr>
                <w:rFonts w:eastAsia="Arial"/>
                <w:color w:val="000000" w:themeColor="text1"/>
                <w:szCs w:val="20"/>
              </w:rPr>
            </w:pPr>
            <w:r w:rsidRPr="3A9136CF">
              <w:rPr>
                <w:rFonts w:eastAsia="Arial"/>
                <w:color w:val="000000" w:themeColor="text1"/>
                <w:szCs w:val="20"/>
              </w:rPr>
              <w:t>Buy</w:t>
            </w:r>
          </w:p>
          <w:p w14:paraId="5BC87D08" w14:textId="5CCFDCFC" w:rsidR="3A9136CF" w:rsidRDefault="3A9136CF" w:rsidP="3A9136CF">
            <w:pPr>
              <w:rPr>
                <w:rFonts w:eastAsia="Arial"/>
                <w:color w:val="000000" w:themeColor="text1"/>
                <w:szCs w:val="20"/>
              </w:rPr>
            </w:pPr>
          </w:p>
        </w:tc>
        <w:tc>
          <w:tcPr>
            <w:tcW w:w="1404" w:type="dxa"/>
          </w:tcPr>
          <w:p w14:paraId="01A2FCE9" w14:textId="00267C44" w:rsidR="3A9136CF" w:rsidRDefault="3A9136CF" w:rsidP="3A9136CF">
            <w:pPr>
              <w:rPr>
                <w:rFonts w:eastAsia="Arial"/>
                <w:color w:val="000000" w:themeColor="text1"/>
                <w:szCs w:val="20"/>
              </w:rPr>
            </w:pPr>
            <w:r w:rsidRPr="3A9136CF">
              <w:rPr>
                <w:rFonts w:eastAsia="Arial"/>
                <w:color w:val="000000" w:themeColor="text1"/>
                <w:szCs w:val="20"/>
              </w:rPr>
              <w:t>High</w:t>
            </w:r>
          </w:p>
        </w:tc>
      </w:tr>
      <w:tr w:rsidR="391A7D0B" w14:paraId="77DA4574" w14:textId="77777777" w:rsidTr="391A7D0B">
        <w:trPr>
          <w:trHeight w:val="524"/>
        </w:trPr>
        <w:tc>
          <w:tcPr>
            <w:tcW w:w="2070" w:type="dxa"/>
          </w:tcPr>
          <w:p w14:paraId="6A338C8C" w14:textId="27A89A48" w:rsidR="53914E87" w:rsidRDefault="53914E87" w:rsidP="391A7D0B">
            <w:pPr>
              <w:rPr>
                <w:rFonts w:eastAsia="Arial"/>
                <w:color w:val="000000" w:themeColor="text1"/>
              </w:rPr>
            </w:pPr>
            <w:r w:rsidRPr="391A7D0B">
              <w:rPr>
                <w:rFonts w:eastAsia="Arial"/>
                <w:color w:val="000000" w:themeColor="text1"/>
              </w:rPr>
              <w:t>COTS</w:t>
            </w:r>
          </w:p>
        </w:tc>
        <w:tc>
          <w:tcPr>
            <w:tcW w:w="2174" w:type="dxa"/>
          </w:tcPr>
          <w:p w14:paraId="3C2C9D7C" w14:textId="48D1B11A" w:rsidR="53914E87" w:rsidRDefault="53914E87" w:rsidP="391A7D0B">
            <w:pPr>
              <w:rPr>
                <w:rFonts w:eastAsia="Arial"/>
                <w:color w:val="000000" w:themeColor="text1"/>
              </w:rPr>
            </w:pPr>
            <w:r w:rsidRPr="391A7D0B">
              <w:rPr>
                <w:rFonts w:eastAsia="Arial"/>
                <w:color w:val="000000" w:themeColor="text1"/>
              </w:rPr>
              <w:t>API Gateway</w:t>
            </w:r>
            <w:r>
              <w:br/>
            </w:r>
            <w:r w:rsidRPr="391A7D0B">
              <w:rPr>
                <w:rFonts w:eastAsia="Arial"/>
                <w:color w:val="000000" w:themeColor="text1"/>
              </w:rPr>
              <w:t>(GTS SAAS-PAAS TO SAAS-PAAS API GATEWAY)</w:t>
            </w:r>
          </w:p>
        </w:tc>
        <w:tc>
          <w:tcPr>
            <w:tcW w:w="2331" w:type="dxa"/>
          </w:tcPr>
          <w:p w14:paraId="3ED57152" w14:textId="5B62A782" w:rsidR="53914E87" w:rsidRDefault="53914E87" w:rsidP="391A7D0B">
            <w:pPr>
              <w:rPr>
                <w:rFonts w:eastAsia="Arial"/>
                <w:color w:val="000000" w:themeColor="text1"/>
              </w:rPr>
            </w:pPr>
            <w:r w:rsidRPr="391A7D0B">
              <w:rPr>
                <w:rFonts w:eastAsia="Arial"/>
                <w:color w:val="000000" w:themeColor="text1"/>
              </w:rPr>
              <w:t>APM0004873</w:t>
            </w:r>
          </w:p>
        </w:tc>
        <w:tc>
          <w:tcPr>
            <w:tcW w:w="1599" w:type="dxa"/>
          </w:tcPr>
          <w:p w14:paraId="1D9AEE4B" w14:textId="59052227" w:rsidR="53914E87" w:rsidRDefault="53914E87" w:rsidP="391A7D0B">
            <w:pPr>
              <w:rPr>
                <w:rFonts w:eastAsia="Arial"/>
                <w:color w:val="000000" w:themeColor="text1"/>
              </w:rPr>
            </w:pPr>
            <w:r w:rsidRPr="391A7D0B">
              <w:rPr>
                <w:rFonts w:eastAsia="Arial"/>
                <w:color w:val="000000" w:themeColor="text1"/>
              </w:rPr>
              <w:t>Reuse</w:t>
            </w:r>
          </w:p>
        </w:tc>
        <w:tc>
          <w:tcPr>
            <w:tcW w:w="1325" w:type="dxa"/>
          </w:tcPr>
          <w:p w14:paraId="69A80D5D" w14:textId="7FCDEAD6" w:rsidR="382748F3" w:rsidRDefault="382748F3" w:rsidP="391A7D0B">
            <w:pPr>
              <w:rPr>
                <w:rFonts w:eastAsia="Arial"/>
                <w:color w:val="000000" w:themeColor="text1"/>
              </w:rPr>
            </w:pPr>
            <w:r w:rsidRPr="391A7D0B">
              <w:rPr>
                <w:rFonts w:eastAsia="Arial"/>
                <w:color w:val="000000" w:themeColor="text1"/>
              </w:rPr>
              <w:t>Buy</w:t>
            </w:r>
          </w:p>
        </w:tc>
        <w:tc>
          <w:tcPr>
            <w:tcW w:w="1404" w:type="dxa"/>
          </w:tcPr>
          <w:p w14:paraId="0700D021" w14:textId="49FE60F3" w:rsidR="382748F3" w:rsidRDefault="382748F3" w:rsidP="391A7D0B">
            <w:pPr>
              <w:rPr>
                <w:rFonts w:eastAsia="Arial"/>
                <w:color w:val="000000" w:themeColor="text1"/>
              </w:rPr>
            </w:pPr>
            <w:r w:rsidRPr="391A7D0B">
              <w:rPr>
                <w:rFonts w:eastAsia="Arial"/>
                <w:color w:val="000000" w:themeColor="text1"/>
              </w:rPr>
              <w:t>Critical</w:t>
            </w:r>
          </w:p>
        </w:tc>
      </w:tr>
      <w:tr w:rsidR="00C658B2" w:rsidRPr="00AF7838" w14:paraId="40F952C9" w14:textId="77777777" w:rsidTr="391A7D0B">
        <w:trPr>
          <w:trHeight w:val="524"/>
        </w:trPr>
        <w:tc>
          <w:tcPr>
            <w:tcW w:w="2070" w:type="dxa"/>
          </w:tcPr>
          <w:p w14:paraId="552D9D42" w14:textId="5745EB0D" w:rsidR="3A9136CF" w:rsidRDefault="3A9136CF" w:rsidP="3A9136CF">
            <w:pPr>
              <w:rPr>
                <w:rFonts w:eastAsia="Arial"/>
                <w:color w:val="000000" w:themeColor="text1"/>
                <w:szCs w:val="20"/>
              </w:rPr>
            </w:pPr>
            <w:r w:rsidRPr="3A9136CF">
              <w:rPr>
                <w:rFonts w:eastAsia="Arial"/>
                <w:color w:val="000000" w:themeColor="text1"/>
                <w:szCs w:val="20"/>
              </w:rPr>
              <w:t>SaaS</w:t>
            </w:r>
          </w:p>
        </w:tc>
        <w:tc>
          <w:tcPr>
            <w:tcW w:w="2174" w:type="dxa"/>
          </w:tcPr>
          <w:p w14:paraId="333002B1" w14:textId="73D462EE" w:rsidR="49225D12" w:rsidRDefault="49225D12" w:rsidP="3A9136CF">
            <w:pPr>
              <w:rPr>
                <w:rFonts w:eastAsia="Arial"/>
                <w:color w:val="000000" w:themeColor="text1"/>
                <w:szCs w:val="20"/>
              </w:rPr>
            </w:pPr>
            <w:r w:rsidRPr="3A9136CF">
              <w:rPr>
                <w:rFonts w:eastAsia="Arial"/>
                <w:color w:val="000000" w:themeColor="text1"/>
                <w:szCs w:val="20"/>
              </w:rPr>
              <w:t xml:space="preserve">BIGPANDA AI INCIDENT </w:t>
            </w:r>
            <w:r w:rsidR="49970BE5" w:rsidRPr="3A9136CF">
              <w:rPr>
                <w:rFonts w:eastAsia="Arial"/>
                <w:color w:val="000000" w:themeColor="text1"/>
                <w:szCs w:val="20"/>
              </w:rPr>
              <w:t>ASSISTANT (</w:t>
            </w:r>
            <w:r w:rsidR="3A9136CF" w:rsidRPr="3A9136CF">
              <w:rPr>
                <w:rFonts w:eastAsia="Arial"/>
                <w:color w:val="000000" w:themeColor="text1"/>
                <w:szCs w:val="20"/>
              </w:rPr>
              <w:t>BiggyAI</w:t>
            </w:r>
            <w:r w:rsidR="0103555F" w:rsidRPr="3A9136CF">
              <w:rPr>
                <w:rFonts w:eastAsia="Arial"/>
                <w:color w:val="000000" w:themeColor="text1"/>
                <w:szCs w:val="20"/>
              </w:rPr>
              <w:t>)</w:t>
            </w:r>
          </w:p>
        </w:tc>
        <w:tc>
          <w:tcPr>
            <w:tcW w:w="2331" w:type="dxa"/>
          </w:tcPr>
          <w:p w14:paraId="571B2A94" w14:textId="628EAD9F" w:rsidR="39F4D468" w:rsidRDefault="39F4D468" w:rsidP="3A9136CF">
            <w:pPr>
              <w:rPr>
                <w:rFonts w:eastAsia="Arial"/>
                <w:color w:val="000000" w:themeColor="text1"/>
                <w:szCs w:val="20"/>
              </w:rPr>
            </w:pPr>
            <w:r w:rsidRPr="3A9136CF">
              <w:rPr>
                <w:rFonts w:eastAsia="Arial"/>
                <w:color w:val="000000" w:themeColor="text1"/>
                <w:szCs w:val="20"/>
              </w:rPr>
              <w:t>APM0006366</w:t>
            </w:r>
          </w:p>
        </w:tc>
        <w:tc>
          <w:tcPr>
            <w:tcW w:w="1599" w:type="dxa"/>
          </w:tcPr>
          <w:p w14:paraId="68DA4B7D" w14:textId="142BABE6" w:rsidR="3A9136CF" w:rsidRDefault="3A9136CF" w:rsidP="3A9136CF">
            <w:pPr>
              <w:rPr>
                <w:rFonts w:eastAsia="Arial"/>
                <w:color w:val="000000" w:themeColor="text1"/>
                <w:szCs w:val="20"/>
              </w:rPr>
            </w:pPr>
            <w:r w:rsidRPr="3A9136CF">
              <w:rPr>
                <w:rFonts w:eastAsia="Arial"/>
                <w:color w:val="000000" w:themeColor="text1"/>
                <w:szCs w:val="20"/>
              </w:rPr>
              <w:t>New</w:t>
            </w:r>
          </w:p>
        </w:tc>
        <w:tc>
          <w:tcPr>
            <w:tcW w:w="1325" w:type="dxa"/>
          </w:tcPr>
          <w:p w14:paraId="09CB7E21" w14:textId="2188313C" w:rsidR="5BAAAFC3" w:rsidRDefault="5BAAAFC3" w:rsidP="3A9136CF">
            <w:r w:rsidRPr="3A9136CF">
              <w:rPr>
                <w:rFonts w:eastAsia="Arial"/>
                <w:color w:val="000000" w:themeColor="text1"/>
                <w:szCs w:val="20"/>
              </w:rPr>
              <w:t>Buy</w:t>
            </w:r>
          </w:p>
        </w:tc>
        <w:tc>
          <w:tcPr>
            <w:tcW w:w="1404" w:type="dxa"/>
          </w:tcPr>
          <w:p w14:paraId="062C0D7F" w14:textId="7B0071D9" w:rsidR="3A9136CF" w:rsidRDefault="3A9136CF" w:rsidP="3A9136CF">
            <w:pPr>
              <w:rPr>
                <w:rFonts w:eastAsia="Arial"/>
                <w:color w:val="000000" w:themeColor="text1"/>
                <w:szCs w:val="20"/>
              </w:rPr>
            </w:pPr>
            <w:r w:rsidRPr="3A9136CF">
              <w:rPr>
                <w:rFonts w:eastAsia="Arial"/>
                <w:color w:val="000000" w:themeColor="text1"/>
                <w:szCs w:val="20"/>
              </w:rPr>
              <w:t>Low</w:t>
            </w:r>
          </w:p>
        </w:tc>
      </w:tr>
    </w:tbl>
    <w:p w14:paraId="0CA513EB" w14:textId="303A38FE" w:rsidR="4BF158F4" w:rsidRDefault="4BF158F4"/>
    <w:p w14:paraId="6F0072FD" w14:textId="77777777" w:rsidR="001D4666" w:rsidRDefault="001D4666" w:rsidP="00B3418B"/>
    <w:p w14:paraId="7F4855AF" w14:textId="103F3A69" w:rsidR="009F68D6" w:rsidRPr="00490DF0" w:rsidRDefault="009F68D6" w:rsidP="00FE3AB8">
      <w:pPr>
        <w:pStyle w:val="Heading3"/>
        <w:rPr>
          <w:rFonts w:cs="Arial"/>
          <w:szCs w:val="20"/>
        </w:rPr>
      </w:pPr>
      <w:bookmarkStart w:id="41" w:name="_Toc205817651"/>
      <w:commentRangeStart w:id="42"/>
      <w:commentRangeStart w:id="43"/>
      <w:commentRangeStart w:id="44"/>
      <w:r w:rsidRPr="3A9136CF">
        <w:rPr>
          <w:rFonts w:cs="Arial"/>
        </w:rPr>
        <w:t>Gap Analysis</w:t>
      </w:r>
      <w:bookmarkEnd w:id="41"/>
      <w:commentRangeEnd w:id="42"/>
      <w:r w:rsidR="008333BC" w:rsidRPr="00490DF0">
        <w:rPr>
          <w:rStyle w:val="CommentReference"/>
          <w:rFonts w:cs="Arial"/>
          <w:sz w:val="20"/>
          <w:szCs w:val="20"/>
        </w:rPr>
        <w:commentReference w:id="42"/>
      </w:r>
      <w:commentRangeEnd w:id="43"/>
      <w:r>
        <w:rPr>
          <w:rStyle w:val="CommentReference"/>
        </w:rPr>
        <w:commentReference w:id="43"/>
      </w:r>
      <w:commentRangeEnd w:id="44"/>
      <w:r>
        <w:rPr>
          <w:rStyle w:val="CommentReference"/>
        </w:rPr>
        <w:commentReference w:id="44"/>
      </w:r>
    </w:p>
    <w:p w14:paraId="6E37CD72" w14:textId="4AB8A957" w:rsidR="3A9136CF" w:rsidRDefault="3A9136CF" w:rsidP="3A9136CF">
      <w:pPr>
        <w:spacing w:after="40" w:line="276" w:lineRule="auto"/>
        <w:ind w:left="589"/>
        <w:rPr>
          <w:rFonts w:eastAsia="Arial"/>
          <w:i/>
          <w:iCs/>
          <w:color w:val="FF0000"/>
          <w:szCs w:val="20"/>
        </w:rPr>
      </w:pPr>
    </w:p>
    <w:p w14:paraId="63F5A9E7" w14:textId="5679AA03" w:rsidR="1FD652AF" w:rsidRDefault="1FD652AF" w:rsidP="207AE768">
      <w:pPr>
        <w:ind w:left="720"/>
        <w:rPr>
          <w:rFonts w:eastAsia="Arial"/>
          <w:color w:val="000000" w:themeColor="text1"/>
          <w:lang w:val="en-GB"/>
        </w:rPr>
      </w:pPr>
      <w:r w:rsidRPr="207AE768">
        <w:rPr>
          <w:rFonts w:eastAsia="Arial"/>
          <w:color w:val="000000" w:themeColor="text1"/>
          <w:lang w:val="en-GB"/>
        </w:rPr>
        <w:t xml:space="preserve">To reach the final target design, a proof of concept was executed in which an API Gateway in Aegon’s tenant was used as a proxy between BiggyAI, UDC, and the ServiceNow development environment. This setup enabled </w:t>
      </w:r>
      <w:r w:rsidRPr="207AE768">
        <w:rPr>
          <w:rFonts w:eastAsia="Arial"/>
          <w:color w:val="000000" w:themeColor="text1"/>
          <w:lang w:val="en-GB"/>
        </w:rPr>
        <w:lastRenderedPageBreak/>
        <w:t>validation of the API Gateway pattern required by Aegon’s architectural standards and confirmed that the proposed approach met the expected integration requirements. In parallel, the integration with Microsoft Teams was verified by installing the BiggyAI module in Teams according to the vendor’s deployment instructions, ensuring that the required functionality operated correctly within the Teams environment.</w:t>
      </w:r>
    </w:p>
    <w:p w14:paraId="4F327DFA" w14:textId="6E8C5964" w:rsidR="1FD652AF" w:rsidRDefault="1FD652AF" w:rsidP="207AE768">
      <w:pPr>
        <w:ind w:left="720"/>
      </w:pPr>
      <w:r w:rsidRPr="207AE768">
        <w:rPr>
          <w:rFonts w:eastAsia="Arial"/>
          <w:color w:val="000000" w:themeColor="text1"/>
          <w:lang w:val="en-GB"/>
        </w:rPr>
        <w:t>All system accesses involved in this validation were provisioned using Entra ID groups, which ensured appropriate authorization and alignment with the organization’s access‑control model. The validation activities were performed across both the development and model environments, demonstrating that the intended design behaved as expected under these conditions.</w:t>
      </w:r>
    </w:p>
    <w:p w14:paraId="607515A2" w14:textId="3B859C0D" w:rsidR="1FD652AF" w:rsidRDefault="1FD652AF" w:rsidP="207AE768">
      <w:pPr>
        <w:ind w:left="720"/>
      </w:pPr>
      <w:r w:rsidRPr="207AE768">
        <w:rPr>
          <w:rFonts w:eastAsia="Arial"/>
          <w:color w:val="000000" w:themeColor="text1"/>
          <w:lang w:val="en-GB"/>
        </w:rPr>
        <w:t>Once the final Architecture Review Board (ARB) approval is obtained, the validated solution will proceed to deployment in the production environment</w:t>
      </w:r>
    </w:p>
    <w:p w14:paraId="778AF9D4" w14:textId="2DC86668" w:rsidR="207AE768" w:rsidRDefault="207AE768" w:rsidP="207AE768">
      <w:pPr>
        <w:ind w:left="720"/>
        <w:rPr>
          <w:rFonts w:eastAsia="Arial"/>
          <w:color w:val="000000" w:themeColor="text1"/>
          <w:lang w:val="en-GB"/>
        </w:rPr>
      </w:pPr>
    </w:p>
    <w:p w14:paraId="7F30A7FF" w14:textId="566375AB" w:rsidR="4BF158F4" w:rsidRDefault="4BF158F4" w:rsidP="4BF158F4">
      <w:pPr>
        <w:rPr>
          <w:szCs w:val="20"/>
        </w:rPr>
      </w:pPr>
    </w:p>
    <w:p w14:paraId="0A21B06D" w14:textId="1CF8351D" w:rsidR="007515EF" w:rsidRPr="00490DF0" w:rsidRDefault="007515EF"/>
    <w:p w14:paraId="4979FC4C" w14:textId="77777777" w:rsidR="009F68D6" w:rsidRPr="00490DF0" w:rsidRDefault="009F68D6" w:rsidP="009F68D6">
      <w:pPr>
        <w:pStyle w:val="Heading1"/>
      </w:pPr>
      <w:bookmarkStart w:id="45" w:name="_Toc205817652"/>
      <w:r w:rsidRPr="00714A12">
        <w:t>Components</w:t>
      </w:r>
      <w:bookmarkEnd w:id="45"/>
    </w:p>
    <w:p w14:paraId="67D0BA03" w14:textId="77777777" w:rsidR="009F68D6" w:rsidRPr="00E4026E" w:rsidRDefault="009F68D6" w:rsidP="001F3704">
      <w:pPr>
        <w:pStyle w:val="Heading2"/>
      </w:pPr>
      <w:bookmarkStart w:id="46" w:name="_Toc205817653"/>
      <w:r w:rsidRPr="00E4026E">
        <w:t>Components or Patterns Used</w:t>
      </w:r>
      <w:bookmarkEnd w:id="46"/>
    </w:p>
    <w:p w14:paraId="4D7CED17" w14:textId="77777777" w:rsidR="00884EFB" w:rsidRPr="00490DF0" w:rsidRDefault="00884EFB" w:rsidP="00884EFB">
      <w:pPr>
        <w:ind w:left="720"/>
        <w:rPr>
          <w:szCs w:val="20"/>
        </w:rPr>
      </w:pPr>
      <w:r w:rsidRPr="00490DF0">
        <w:rPr>
          <w:szCs w:val="20"/>
        </w:rPr>
        <w:t>This will include the logical high-level architecture diagram based on the previous contextual diagram and a list of components used in the solution (use links when possible).</w:t>
      </w:r>
    </w:p>
    <w:p w14:paraId="4CA069B1" w14:textId="77777777" w:rsidR="00E2475C" w:rsidRPr="00490DF0" w:rsidRDefault="00E2475C" w:rsidP="00E2475C">
      <w:pPr>
        <w:suppressAutoHyphens/>
        <w:spacing w:after="60" w:line="276" w:lineRule="auto"/>
        <w:ind w:left="720"/>
        <w:rPr>
          <w:rFonts w:eastAsia="Calibri"/>
          <w:szCs w:val="20"/>
          <w14:ligatures w14:val="standardContextual"/>
        </w:rPr>
      </w:pPr>
      <w:hyperlink r:id="rId25" w:history="1">
        <w:r w:rsidRPr="00490DF0">
          <w:rPr>
            <w:rFonts w:eastAsia="Calibri"/>
            <w:color w:val="0563C1"/>
            <w:szCs w:val="20"/>
            <w:u w:val="single"/>
            <w14:ligatures w14:val="standardContextual"/>
          </w:rPr>
          <w:t>GTS Component Architecture Standards (sharepoint.com)</w:t>
        </w:r>
      </w:hyperlink>
    </w:p>
    <w:p w14:paraId="41037914" w14:textId="77777777" w:rsidR="00E2475C" w:rsidRPr="00490DF0" w:rsidRDefault="00E2475C" w:rsidP="00E2475C">
      <w:pPr>
        <w:suppressAutoHyphens/>
        <w:spacing w:after="60" w:line="276" w:lineRule="auto"/>
        <w:ind w:left="720"/>
        <w:rPr>
          <w:rFonts w:eastAsia="Calibri"/>
          <w:szCs w:val="20"/>
          <w14:ligatures w14:val="standardContextual"/>
        </w:rPr>
      </w:pPr>
      <w:hyperlink r:id="rId26" w:history="1">
        <w:r w:rsidRPr="00490DF0">
          <w:rPr>
            <w:rFonts w:eastAsia="Calibri"/>
            <w:color w:val="0563C1"/>
            <w:szCs w:val="20"/>
            <w:u w:val="single"/>
            <w14:ligatures w14:val="standardContextual"/>
          </w:rPr>
          <w:t>GTS Reference Architectures (sharepoint.com)</w:t>
        </w:r>
      </w:hyperlink>
    </w:p>
    <w:p w14:paraId="3D48BC92" w14:textId="77777777" w:rsidR="00884EFB" w:rsidRPr="00490DF0" w:rsidRDefault="00E2475C" w:rsidP="001D30C5">
      <w:pPr>
        <w:suppressAutoHyphens/>
        <w:spacing w:after="60" w:line="276" w:lineRule="auto"/>
        <w:ind w:left="720"/>
        <w:rPr>
          <w:rFonts w:eastAsia="Calibri"/>
          <w:color w:val="0563C1"/>
          <w:szCs w:val="20"/>
          <w:u w:val="single"/>
          <w14:ligatures w14:val="standardContextual"/>
        </w:rPr>
      </w:pPr>
      <w:hyperlink r:id="rId27" w:history="1">
        <w:r w:rsidRPr="00490DF0">
          <w:rPr>
            <w:rFonts w:eastAsia="Calibri"/>
            <w:color w:val="0563C1"/>
            <w:szCs w:val="20"/>
            <w:u w:val="single"/>
            <w14:ligatures w14:val="standardContextual"/>
          </w:rPr>
          <w:t>GTS Architectural Patterns (sharepoint.com)</w:t>
        </w:r>
      </w:hyperlink>
    </w:p>
    <w:p w14:paraId="2A7711BF" w14:textId="77777777" w:rsidR="009F26AA" w:rsidRPr="00490DF0" w:rsidRDefault="009F26AA">
      <w:pPr>
        <w:rPr>
          <w:rFonts w:eastAsia="Calibri"/>
          <w:color w:val="0563C1"/>
          <w:szCs w:val="20"/>
          <w:u w:val="single"/>
          <w14:ligatures w14:val="standardContextual"/>
        </w:rPr>
      </w:pPr>
      <w:r w:rsidRPr="00490DF0">
        <w:rPr>
          <w:rFonts w:eastAsia="Calibri"/>
          <w:color w:val="0563C1"/>
          <w:szCs w:val="20"/>
          <w:u w:val="single"/>
          <w14:ligatures w14:val="standardContextual"/>
        </w:rPr>
        <w:br w:type="page"/>
      </w:r>
    </w:p>
    <w:p w14:paraId="34F084A9" w14:textId="77777777" w:rsidR="009F68D6" w:rsidRPr="00490DF0" w:rsidRDefault="009F68D6" w:rsidP="00FE3AB8">
      <w:pPr>
        <w:pStyle w:val="Heading3"/>
        <w:rPr>
          <w:rFonts w:cs="Arial"/>
          <w:szCs w:val="20"/>
        </w:rPr>
      </w:pPr>
      <w:bookmarkStart w:id="47" w:name="_Toc205817654"/>
      <w:r w:rsidRPr="3A9136CF">
        <w:rPr>
          <w:rFonts w:cs="Arial"/>
        </w:rPr>
        <w:lastRenderedPageBreak/>
        <w:t>Component Architecture Diagram</w:t>
      </w:r>
      <w:bookmarkEnd w:id="47"/>
    </w:p>
    <w:p w14:paraId="62192D61" w14:textId="30A6F7A3" w:rsidR="7B7AE3AB" w:rsidRDefault="7B7AE3AB" w:rsidP="3A9136CF">
      <w:pPr>
        <w:ind w:left="720"/>
        <w:rPr>
          <w:rFonts w:eastAsia="Arial"/>
          <w:color w:val="000000" w:themeColor="text1"/>
          <w:lang w:val="en-GB"/>
        </w:rPr>
      </w:pPr>
      <w:commentRangeStart w:id="48"/>
      <w:commentRangeStart w:id="49"/>
      <w:r w:rsidRPr="50327E8F">
        <w:rPr>
          <w:rFonts w:eastAsia="Arial"/>
          <w:color w:val="000000" w:themeColor="text1"/>
        </w:rPr>
        <w:t xml:space="preserve">Two integration patterns </w:t>
      </w:r>
      <w:commentRangeEnd w:id="48"/>
      <w:r w:rsidR="0097305B" w:rsidRPr="50327E8F">
        <w:rPr>
          <w:rStyle w:val="CommentReference"/>
          <w:rFonts w:eastAsia="Arial"/>
          <w:color w:val="000000" w:themeColor="text1"/>
          <w:sz w:val="20"/>
          <w:szCs w:val="28"/>
        </w:rPr>
        <w:commentReference w:id="48"/>
      </w:r>
      <w:commentRangeEnd w:id="49"/>
      <w:r>
        <w:rPr>
          <w:rStyle w:val="CommentReference"/>
        </w:rPr>
        <w:commentReference w:id="49"/>
      </w:r>
      <w:r w:rsidR="6C7BBB2D" w:rsidRPr="50327E8F">
        <w:rPr>
          <w:rFonts w:eastAsia="Arial"/>
          <w:color w:val="000000" w:themeColor="text1"/>
        </w:rPr>
        <w:t xml:space="preserve">are </w:t>
      </w:r>
      <w:r w:rsidRPr="50327E8F">
        <w:rPr>
          <w:rFonts w:eastAsia="Arial"/>
          <w:color w:val="000000" w:themeColor="text1"/>
        </w:rPr>
        <w:t>implemented:</w:t>
      </w:r>
    </w:p>
    <w:p w14:paraId="40D89B17" w14:textId="07058947" w:rsidR="7B7AE3AB" w:rsidRDefault="7B7AE3AB" w:rsidP="00903FA6">
      <w:pPr>
        <w:pStyle w:val="ListParagraph"/>
        <w:numPr>
          <w:ilvl w:val="0"/>
          <w:numId w:val="7"/>
        </w:numPr>
        <w:rPr>
          <w:rFonts w:eastAsia="Arial"/>
          <w:color w:val="000000" w:themeColor="text1"/>
          <w:szCs w:val="20"/>
          <w:lang w:val="en-GB"/>
        </w:rPr>
      </w:pPr>
      <w:commentRangeStart w:id="50"/>
      <w:commentRangeStart w:id="51"/>
      <w:commentRangeStart w:id="52"/>
      <w:commentRangeStart w:id="53"/>
      <w:r w:rsidRPr="3A9136CF">
        <w:rPr>
          <w:rFonts w:eastAsia="Arial"/>
          <w:color w:val="000000" w:themeColor="text1"/>
          <w:szCs w:val="20"/>
        </w:rPr>
        <w:t>Browsing Pattern: Used for both BigPanda web access and for queries to read data from ServiceNow transferred by the APIGateway</w:t>
      </w:r>
    </w:p>
    <w:p w14:paraId="6701592B" w14:textId="76003D31" w:rsidR="7B7AE3AB" w:rsidRDefault="7B7AE3AB" w:rsidP="00903FA6">
      <w:pPr>
        <w:pStyle w:val="ListParagraph"/>
        <w:numPr>
          <w:ilvl w:val="0"/>
          <w:numId w:val="7"/>
        </w:numPr>
        <w:rPr>
          <w:rFonts w:eastAsia="Arial"/>
          <w:color w:val="000000" w:themeColor="text1"/>
          <w:szCs w:val="20"/>
          <w:lang w:val="en-GB"/>
        </w:rPr>
      </w:pPr>
      <w:r w:rsidRPr="3A9136CF">
        <w:rPr>
          <w:rFonts w:eastAsia="Arial"/>
          <w:color w:val="000000" w:themeColor="text1"/>
          <w:szCs w:val="20"/>
        </w:rPr>
        <w:t xml:space="preserve">Hosting Pattern: </w:t>
      </w:r>
      <w:commentRangeEnd w:id="50"/>
      <w:r w:rsidR="00632133" w:rsidRPr="3A9136CF">
        <w:rPr>
          <w:rStyle w:val="CommentReference"/>
          <w:rFonts w:eastAsia="Arial"/>
          <w:color w:val="000000" w:themeColor="text1"/>
          <w:sz w:val="20"/>
          <w:szCs w:val="20"/>
        </w:rPr>
        <w:commentReference w:id="50"/>
      </w:r>
      <w:commentRangeEnd w:id="51"/>
      <w:r>
        <w:rPr>
          <w:rStyle w:val="CommentReference"/>
        </w:rPr>
        <w:commentReference w:id="51"/>
      </w:r>
      <w:commentRangeEnd w:id="52"/>
      <w:r>
        <w:rPr>
          <w:rStyle w:val="CommentReference"/>
        </w:rPr>
        <w:commentReference w:id="52"/>
      </w:r>
      <w:commentRangeEnd w:id="53"/>
      <w:r>
        <w:rPr>
          <w:rStyle w:val="CommentReference"/>
        </w:rPr>
        <w:commentReference w:id="53"/>
      </w:r>
      <w:r w:rsidRPr="3A9136CF">
        <w:rPr>
          <w:rFonts w:eastAsia="Arial"/>
          <w:color w:val="000000" w:themeColor="text1"/>
          <w:szCs w:val="20"/>
        </w:rPr>
        <w:t>Used to receive queries sent to ServiceNow from Bigpanda’s UDC and BiggyAI</w:t>
      </w:r>
    </w:p>
    <w:p w14:paraId="6BFDA769" w14:textId="1B7E3B1D" w:rsidR="796EDB25" w:rsidRDefault="7320914C" w:rsidP="1F650B2B">
      <w:pPr>
        <w:pStyle w:val="GuidanceNotes"/>
        <w:ind w:left="90"/>
      </w:pPr>
      <w:r>
        <w:rPr>
          <w:noProof/>
        </w:rPr>
        <w:drawing>
          <wp:inline distT="0" distB="0" distL="0" distR="0" wp14:anchorId="610A8F2B" wp14:editId="29E16C6C">
            <wp:extent cx="6858000" cy="4038600"/>
            <wp:effectExtent l="0" t="0" r="0" b="0"/>
            <wp:docPr id="738768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68502" name="Picture 738768502"/>
                    <pic:cNvPicPr/>
                  </pic:nvPicPr>
                  <pic:blipFill>
                    <a:blip r:embed="rId28">
                      <a:extLst>
                        <a:ext uri="{28A0092B-C50C-407E-A947-70E740481C1C}">
                          <a14:useLocalDpi xmlns:a14="http://schemas.microsoft.com/office/drawing/2010/main"/>
                        </a:ext>
                      </a:extLst>
                    </a:blip>
                    <a:stretch>
                      <a:fillRect/>
                    </a:stretch>
                  </pic:blipFill>
                  <pic:spPr>
                    <a:xfrm>
                      <a:off x="0" y="0"/>
                      <a:ext cx="6858000" cy="4038600"/>
                    </a:xfrm>
                    <a:prstGeom prst="rect">
                      <a:avLst/>
                    </a:prstGeom>
                  </pic:spPr>
                </pic:pic>
              </a:graphicData>
            </a:graphic>
          </wp:inline>
        </w:drawing>
      </w:r>
    </w:p>
    <w:p w14:paraId="474A7C11" w14:textId="1B0F4674" w:rsidR="3A9136CF" w:rsidRDefault="3A9136CF" w:rsidP="3A9136CF">
      <w:pPr>
        <w:pStyle w:val="GuidanceNotes"/>
      </w:pPr>
    </w:p>
    <w:p w14:paraId="3D8C9365" w14:textId="19B6AECE" w:rsidR="0053405A" w:rsidRPr="00490DF0" w:rsidRDefault="0053405A" w:rsidP="00475ECC">
      <w:pPr>
        <w:ind w:left="1440"/>
        <w:jc w:val="center"/>
      </w:pPr>
    </w:p>
    <w:p w14:paraId="54FF6FE5" w14:textId="77777777" w:rsidR="009F26AA" w:rsidRPr="00490DF0" w:rsidRDefault="009F26AA" w:rsidP="009F26AA">
      <w:pPr>
        <w:pStyle w:val="Heading3"/>
        <w:rPr>
          <w:rFonts w:cs="Arial"/>
          <w:szCs w:val="20"/>
        </w:rPr>
      </w:pPr>
      <w:bookmarkStart w:id="55" w:name="_Toc205817655"/>
      <w:r w:rsidRPr="00490DF0">
        <w:rPr>
          <w:rFonts w:cs="Arial"/>
          <w:szCs w:val="20"/>
        </w:rPr>
        <w:t>Components or Pattern Table</w:t>
      </w:r>
      <w:bookmarkEnd w:id="55"/>
    </w:p>
    <w:tbl>
      <w:tblPr>
        <w:tblStyle w:val="GridTable3-Accent1"/>
        <w:tblW w:w="0" w:type="auto"/>
        <w:tblInd w:w="1440" w:type="dxa"/>
        <w:tblLook w:val="04A0" w:firstRow="1" w:lastRow="0" w:firstColumn="1" w:lastColumn="0" w:noHBand="0" w:noVBand="1"/>
      </w:tblPr>
      <w:tblGrid>
        <w:gridCol w:w="445"/>
        <w:gridCol w:w="4229"/>
        <w:gridCol w:w="2338"/>
        <w:gridCol w:w="2338"/>
      </w:tblGrid>
      <w:tr w:rsidR="009F26AA" w14:paraId="008B189E" w14:textId="77777777" w:rsidTr="74A0F0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4" w:type="dxa"/>
            <w:gridSpan w:val="2"/>
            <w:tcBorders>
              <w:bottom w:val="single" w:sz="12" w:space="0" w:color="000000" w:themeColor="text1"/>
            </w:tcBorders>
          </w:tcPr>
          <w:p w14:paraId="11F7C47C" w14:textId="3BC0C9B0" w:rsidR="3A9136CF" w:rsidRDefault="3A9136CF" w:rsidP="3A9136CF">
            <w:pPr>
              <w:rPr>
                <w:rFonts w:eastAsia="Arial"/>
                <w:color w:val="000000" w:themeColor="text1"/>
                <w:szCs w:val="20"/>
              </w:rPr>
            </w:pPr>
            <w:r w:rsidRPr="3A9136CF">
              <w:rPr>
                <w:rFonts w:eastAsia="Arial"/>
                <w:color w:val="000000" w:themeColor="text1"/>
                <w:szCs w:val="20"/>
              </w:rPr>
              <w:t>Components/Patterns Used</w:t>
            </w:r>
          </w:p>
        </w:tc>
        <w:tc>
          <w:tcPr>
            <w:tcW w:w="2338" w:type="dxa"/>
            <w:tcBorders>
              <w:bottom w:val="single" w:sz="12" w:space="0" w:color="000000" w:themeColor="text1"/>
            </w:tcBorders>
          </w:tcPr>
          <w:p w14:paraId="2005A915" w14:textId="5EA3D302" w:rsidR="3A9136CF" w:rsidRDefault="3A9136CF" w:rsidP="3A9136CF">
            <w:pPr>
              <w:cnfStyle w:val="100000000000" w:firstRow="1" w:lastRow="0" w:firstColumn="0" w:lastColumn="0" w:oddVBand="0" w:evenVBand="0" w:oddHBand="0" w:evenHBand="0" w:firstRowFirstColumn="0" w:firstRowLastColumn="0" w:lastRowFirstColumn="0" w:lastRowLastColumn="0"/>
              <w:rPr>
                <w:rFonts w:eastAsia="Arial"/>
                <w:color w:val="000000" w:themeColor="text1"/>
                <w:szCs w:val="20"/>
              </w:rPr>
            </w:pPr>
            <w:r w:rsidRPr="3A9136CF">
              <w:rPr>
                <w:rFonts w:eastAsia="Arial"/>
                <w:color w:val="000000" w:themeColor="text1"/>
                <w:szCs w:val="20"/>
              </w:rPr>
              <w:t>Link</w:t>
            </w:r>
          </w:p>
        </w:tc>
        <w:tc>
          <w:tcPr>
            <w:tcW w:w="2338" w:type="dxa"/>
            <w:tcBorders>
              <w:bottom w:val="single" w:sz="12" w:space="0" w:color="000000" w:themeColor="text1"/>
            </w:tcBorders>
          </w:tcPr>
          <w:p w14:paraId="0E341EB7" w14:textId="5F99D880" w:rsidR="009F26AA" w:rsidRPr="00490DF0" w:rsidRDefault="009F26AA" w:rsidP="3A9136CF">
            <w:pPr>
              <w:cnfStyle w:val="100000000000" w:firstRow="1" w:lastRow="0" w:firstColumn="0" w:lastColumn="0" w:oddVBand="0" w:evenVBand="0" w:oddHBand="0" w:evenHBand="0" w:firstRowFirstColumn="0" w:firstRowLastColumn="0" w:lastRowFirstColumn="0" w:lastRowLastColumn="0"/>
              <w:rPr>
                <w:b w:val="0"/>
                <w:lang w:eastAsia="en-GB"/>
              </w:rPr>
            </w:pPr>
          </w:p>
        </w:tc>
      </w:tr>
      <w:tr w:rsidR="009F26AA" w14:paraId="79C92BAF" w14:textId="77777777" w:rsidTr="74A0F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1C9557E" w14:textId="1649F616" w:rsidR="3A9136CF" w:rsidRDefault="3A9136CF" w:rsidP="3A9136CF">
            <w:pPr>
              <w:rPr>
                <w:rFonts w:eastAsia="Arial"/>
                <w:color w:val="000000" w:themeColor="text1"/>
                <w:szCs w:val="20"/>
              </w:rPr>
            </w:pPr>
            <w:r w:rsidRPr="3A9136CF">
              <w:rPr>
                <w:rFonts w:eastAsia="Arial"/>
                <w:b/>
                <w:bCs/>
                <w:color w:val="000000" w:themeColor="text1"/>
                <w:szCs w:val="20"/>
              </w:rPr>
              <w:t>1</w:t>
            </w:r>
          </w:p>
        </w:tc>
        <w:tc>
          <w:tcPr>
            <w:tcW w:w="422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9BA681C" w14:textId="2889C3FF" w:rsidR="3A9136CF" w:rsidRDefault="3A9136CF" w:rsidP="3A9136CF">
            <w:pPr>
              <w:cnfStyle w:val="000000100000" w:firstRow="0" w:lastRow="0" w:firstColumn="0" w:lastColumn="0" w:oddVBand="0" w:evenVBand="0" w:oddHBand="1" w:evenHBand="0" w:firstRowFirstColumn="0" w:firstRowLastColumn="0" w:lastRowFirstColumn="0" w:lastRowLastColumn="0"/>
              <w:rPr>
                <w:rFonts w:eastAsia="Arial"/>
                <w:color w:val="000000" w:themeColor="text1"/>
                <w:szCs w:val="20"/>
              </w:rPr>
            </w:pPr>
            <w:r w:rsidRPr="3A9136CF">
              <w:rPr>
                <w:rFonts w:eastAsia="Arial"/>
                <w:color w:val="000000" w:themeColor="text1"/>
                <w:szCs w:val="20"/>
              </w:rPr>
              <w:t>Browsing Pattern</w:t>
            </w:r>
          </w:p>
        </w:tc>
        <w:tc>
          <w:tcPr>
            <w:tcW w:w="2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9BE80D5" w14:textId="44A8E509" w:rsidR="3A9136CF" w:rsidRDefault="3A9136CF" w:rsidP="3A9136CF">
            <w:pPr>
              <w:cnfStyle w:val="000000100000" w:firstRow="0" w:lastRow="0" w:firstColumn="0" w:lastColumn="0" w:oddVBand="0" w:evenVBand="0" w:oddHBand="1" w:evenHBand="0" w:firstRowFirstColumn="0" w:firstRowLastColumn="0" w:lastRowFirstColumn="0" w:lastRowLastColumn="0"/>
              <w:rPr>
                <w:rFonts w:eastAsia="Arial"/>
                <w:color w:val="000000" w:themeColor="text1"/>
                <w:szCs w:val="20"/>
              </w:rPr>
            </w:pPr>
            <w:hyperlink r:id="rId29">
              <w:r w:rsidRPr="3A9136CF">
                <w:rPr>
                  <w:rStyle w:val="Hyperlink"/>
                  <w:rFonts w:eastAsia="Arial"/>
                  <w:szCs w:val="20"/>
                </w:rPr>
                <w:t>GTS APIGW - Project Solution Design Document.docx</w:t>
              </w:r>
            </w:hyperlink>
          </w:p>
        </w:tc>
        <w:tc>
          <w:tcPr>
            <w:tcW w:w="2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685E5AF" w14:textId="77777777" w:rsidR="009F26AA" w:rsidRPr="00490DF0" w:rsidRDefault="009F26AA">
            <w:pPr>
              <w:cnfStyle w:val="000000100000" w:firstRow="0" w:lastRow="0" w:firstColumn="0" w:lastColumn="0" w:oddVBand="0" w:evenVBand="0" w:oddHBand="1" w:evenHBand="0" w:firstRowFirstColumn="0" w:firstRowLastColumn="0" w:lastRowFirstColumn="0" w:lastRowLastColumn="0"/>
            </w:pPr>
          </w:p>
        </w:tc>
      </w:tr>
      <w:tr w:rsidR="009F26AA" w14:paraId="0127FB05" w14:textId="77777777" w:rsidTr="74A0F01C">
        <w:tc>
          <w:tcPr>
            <w:cnfStyle w:val="001000000000" w:firstRow="0" w:lastRow="0" w:firstColumn="1" w:lastColumn="0" w:oddVBand="0" w:evenVBand="0" w:oddHBand="0" w:evenHBand="0" w:firstRowFirstColumn="0" w:firstRowLastColumn="0" w:lastRowFirstColumn="0" w:lastRowLastColumn="0"/>
            <w:tcW w:w="4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FF307AA" w14:textId="557E30C7" w:rsidR="3A9136CF" w:rsidRDefault="3A9136CF" w:rsidP="3A9136CF">
            <w:pPr>
              <w:rPr>
                <w:rFonts w:eastAsia="Arial"/>
                <w:color w:val="000000" w:themeColor="text1"/>
                <w:szCs w:val="20"/>
              </w:rPr>
            </w:pPr>
            <w:r w:rsidRPr="3A9136CF">
              <w:rPr>
                <w:rFonts w:eastAsia="Arial"/>
                <w:b/>
                <w:bCs/>
                <w:color w:val="000000" w:themeColor="text1"/>
                <w:szCs w:val="20"/>
              </w:rPr>
              <w:t>2</w:t>
            </w:r>
          </w:p>
        </w:tc>
        <w:tc>
          <w:tcPr>
            <w:tcW w:w="422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D674BC3" w14:textId="40835F35" w:rsidR="3A9136CF" w:rsidRDefault="3A9136CF" w:rsidP="3A9136CF">
            <w:pPr>
              <w:cnfStyle w:val="000000000000" w:firstRow="0" w:lastRow="0" w:firstColumn="0" w:lastColumn="0" w:oddVBand="0" w:evenVBand="0" w:oddHBand="0" w:evenHBand="0" w:firstRowFirstColumn="0" w:firstRowLastColumn="0" w:lastRowFirstColumn="0" w:lastRowLastColumn="0"/>
              <w:rPr>
                <w:rFonts w:eastAsia="Arial"/>
                <w:color w:val="000000" w:themeColor="text1"/>
                <w:szCs w:val="20"/>
              </w:rPr>
            </w:pPr>
            <w:r w:rsidRPr="3A9136CF">
              <w:rPr>
                <w:rFonts w:eastAsia="Arial"/>
                <w:color w:val="000000" w:themeColor="text1"/>
                <w:szCs w:val="20"/>
              </w:rPr>
              <w:t>Hosting Pattern</w:t>
            </w:r>
          </w:p>
        </w:tc>
        <w:tc>
          <w:tcPr>
            <w:tcW w:w="2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FB4C4B7" w14:textId="052EACD1" w:rsidR="3A9136CF" w:rsidRDefault="3A9136CF" w:rsidP="3A9136CF">
            <w:pPr>
              <w:cnfStyle w:val="000000000000" w:firstRow="0" w:lastRow="0" w:firstColumn="0" w:lastColumn="0" w:oddVBand="0" w:evenVBand="0" w:oddHBand="0" w:evenHBand="0" w:firstRowFirstColumn="0" w:firstRowLastColumn="0" w:lastRowFirstColumn="0" w:lastRowLastColumn="0"/>
              <w:rPr>
                <w:rFonts w:eastAsia="Arial"/>
                <w:color w:val="000000" w:themeColor="text1"/>
              </w:rPr>
            </w:pPr>
            <w:hyperlink r:id="rId30">
              <w:r w:rsidRPr="5F146F34">
                <w:rPr>
                  <w:rStyle w:val="Hyperlink"/>
                  <w:rFonts w:eastAsia="Arial"/>
                </w:rPr>
                <w:t>GTS APIGW - Project Solution Design Document.docx</w:t>
              </w:r>
            </w:hyperlink>
          </w:p>
        </w:tc>
        <w:tc>
          <w:tcPr>
            <w:tcW w:w="2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F162F79" w14:textId="77777777" w:rsidR="009F26AA" w:rsidRPr="00490DF0" w:rsidRDefault="009F26AA">
            <w:pPr>
              <w:cnfStyle w:val="000000000000" w:firstRow="0" w:lastRow="0" w:firstColumn="0" w:lastColumn="0" w:oddVBand="0" w:evenVBand="0" w:oddHBand="0" w:evenHBand="0" w:firstRowFirstColumn="0" w:firstRowLastColumn="0" w:lastRowFirstColumn="0" w:lastRowLastColumn="0"/>
            </w:pPr>
          </w:p>
        </w:tc>
      </w:tr>
      <w:tr w:rsidR="5F146F34" w14:paraId="5463C2C2" w14:textId="77777777" w:rsidTr="460298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5" w:type="dxa"/>
          </w:tcPr>
          <w:p w14:paraId="74EF3DCA" w14:textId="19E4D74A" w:rsidR="5F146F34" w:rsidRDefault="1F90E7DF" w:rsidP="5F146F34">
            <w:pPr>
              <w:rPr>
                <w:rFonts w:eastAsia="Arial"/>
                <w:b/>
                <w:bCs/>
                <w:color w:val="000000" w:themeColor="text1"/>
              </w:rPr>
            </w:pPr>
            <w:r w:rsidRPr="2CDE9E6E">
              <w:rPr>
                <w:rFonts w:eastAsia="Arial"/>
                <w:b/>
                <w:bCs/>
                <w:color w:val="000000" w:themeColor="text1"/>
              </w:rPr>
              <w:t>3</w:t>
            </w:r>
          </w:p>
        </w:tc>
        <w:tc>
          <w:tcPr>
            <w:tcW w:w="4229" w:type="dxa"/>
          </w:tcPr>
          <w:p w14:paraId="2B5A1A5F" w14:textId="796D1C85" w:rsidR="5F146F34" w:rsidRDefault="1F90E7DF" w:rsidP="5F146F34">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r w:rsidRPr="2CDE9E6E">
              <w:rPr>
                <w:rFonts w:eastAsia="Arial"/>
                <w:color w:val="000000" w:themeColor="text1"/>
              </w:rPr>
              <w:t>Browsing Pattern</w:t>
            </w:r>
          </w:p>
        </w:tc>
        <w:tc>
          <w:tcPr>
            <w:tcW w:w="2338" w:type="dxa"/>
          </w:tcPr>
          <w:p w14:paraId="4817A65D" w14:textId="44A8E509" w:rsidR="1F90E7DF" w:rsidRDefault="1F90E7DF" w:rsidP="457470A9">
            <w:pPr>
              <w:cnfStyle w:val="000000100000" w:firstRow="0" w:lastRow="0" w:firstColumn="0" w:lastColumn="0" w:oddVBand="0" w:evenVBand="0" w:oddHBand="1" w:evenHBand="0" w:firstRowFirstColumn="0" w:firstRowLastColumn="0" w:lastRowFirstColumn="0" w:lastRowLastColumn="0"/>
              <w:rPr>
                <w:rFonts w:eastAsia="Arial"/>
                <w:color w:val="000000" w:themeColor="text1"/>
              </w:rPr>
            </w:pPr>
            <w:hyperlink r:id="rId31">
              <w:r w:rsidRPr="457470A9">
                <w:rPr>
                  <w:rStyle w:val="Hyperlink"/>
                  <w:rFonts w:eastAsia="Arial"/>
                </w:rPr>
                <w:t>GTS APIGW - Project Solution Design Document.docx</w:t>
              </w:r>
            </w:hyperlink>
          </w:p>
          <w:p w14:paraId="62421F3A" w14:textId="45447E90" w:rsidR="5F146F34" w:rsidRDefault="5F146F34" w:rsidP="5F146F34">
            <w:pPr>
              <w:cnfStyle w:val="000000100000" w:firstRow="0" w:lastRow="0" w:firstColumn="0" w:lastColumn="0" w:oddVBand="0" w:evenVBand="0" w:oddHBand="1" w:evenHBand="0" w:firstRowFirstColumn="0" w:firstRowLastColumn="0" w:lastRowFirstColumn="0" w:lastRowLastColumn="0"/>
              <w:rPr>
                <w:rFonts w:eastAsia="Arial"/>
              </w:rPr>
            </w:pPr>
          </w:p>
        </w:tc>
        <w:tc>
          <w:tcPr>
            <w:tcW w:w="2338" w:type="dxa"/>
          </w:tcPr>
          <w:p w14:paraId="65C8BDFC" w14:textId="6E4183E9" w:rsidR="5F146F34" w:rsidRDefault="5F146F34" w:rsidP="5F146F34">
            <w:pPr>
              <w:cnfStyle w:val="000000100000" w:firstRow="0" w:lastRow="0" w:firstColumn="0" w:lastColumn="0" w:oddVBand="0" w:evenVBand="0" w:oddHBand="1" w:evenHBand="0" w:firstRowFirstColumn="0" w:firstRowLastColumn="0" w:lastRowFirstColumn="0" w:lastRowLastColumn="0"/>
            </w:pPr>
          </w:p>
        </w:tc>
      </w:tr>
    </w:tbl>
    <w:p w14:paraId="65511D1F" w14:textId="228307CC" w:rsidR="4602989E" w:rsidRDefault="4602989E"/>
    <w:p w14:paraId="3B41C6BD" w14:textId="22125BC2" w:rsidR="3A9136CF" w:rsidRDefault="3A9136CF"/>
    <w:p w14:paraId="009F3723" w14:textId="77777777" w:rsidR="00FD759A" w:rsidRPr="00490DF0" w:rsidRDefault="00FD759A">
      <w:pPr>
        <w:rPr>
          <w:color w:val="FF0000"/>
          <w:szCs w:val="20"/>
        </w:rPr>
      </w:pPr>
      <w:r w:rsidRPr="3A9136CF">
        <w:rPr>
          <w:color w:val="FF0000"/>
        </w:rPr>
        <w:br w:type="page"/>
      </w:r>
    </w:p>
    <w:p w14:paraId="7C2F2440" w14:textId="77777777" w:rsidR="00C31424" w:rsidRPr="00490DF0" w:rsidRDefault="00C31424" w:rsidP="288D01CE">
      <w:pPr>
        <w:rPr>
          <w:color w:val="FF0000"/>
        </w:rPr>
      </w:pPr>
    </w:p>
    <w:p w14:paraId="378EB545" w14:textId="77777777" w:rsidR="009F68D6" w:rsidRPr="00E4026E" w:rsidRDefault="009F68D6" w:rsidP="001F3704">
      <w:pPr>
        <w:pStyle w:val="Heading2"/>
      </w:pPr>
      <w:bookmarkStart w:id="56" w:name="_Toc205817659"/>
      <w:r>
        <w:t>Data Flow</w:t>
      </w:r>
      <w:bookmarkEnd w:id="56"/>
    </w:p>
    <w:p w14:paraId="6D1E295C" w14:textId="519EDCD7" w:rsidR="5C58BB79" w:rsidRDefault="5C58BB79" w:rsidP="3A9136CF">
      <w:pPr>
        <w:ind w:left="589"/>
        <w:rPr>
          <w:lang w:val="en-GB"/>
        </w:rPr>
      </w:pPr>
      <w:r w:rsidRPr="6B23A79C">
        <w:rPr>
          <w:rFonts w:eastAsia="Arial"/>
          <w:color w:val="000000" w:themeColor="text1"/>
        </w:rPr>
        <w:t xml:space="preserve">For production deployment, no non-standard implementations were identified. </w:t>
      </w:r>
      <w:r w:rsidR="63E02DA3" w:rsidRPr="5505774C">
        <w:rPr>
          <w:rFonts w:eastAsia="Arial"/>
          <w:color w:val="000000" w:themeColor="text1"/>
        </w:rPr>
        <w:t>The solution leverages</w:t>
      </w:r>
      <w:r w:rsidRPr="6B23A79C">
        <w:rPr>
          <w:rFonts w:eastAsia="Arial"/>
          <w:color w:val="000000" w:themeColor="text1"/>
        </w:rPr>
        <w:t xml:space="preserve"> API Gateway as a proxy between BigPanda APIs originating from UDC and BiggyAI, and the ServiceNow portal. The solution uses OAuth 2.0 for secure authentication and is protected through IP whitelisting, ensuring compliance with security standards and streamlined operations.</w:t>
      </w:r>
    </w:p>
    <w:p w14:paraId="3E7453BB" w14:textId="72872134" w:rsidR="731A27E7" w:rsidRDefault="731A27E7" w:rsidP="6B23A79C">
      <w:pPr>
        <w:ind w:left="589"/>
        <w:rPr>
          <w:rFonts w:eastAsia="Arial"/>
          <w:color w:val="000000" w:themeColor="text1"/>
          <w:lang w:val="en-GB"/>
        </w:rPr>
      </w:pPr>
      <w:r w:rsidRPr="6B23A79C">
        <w:rPr>
          <w:rFonts w:eastAsia="Arial"/>
          <w:color w:val="000000" w:themeColor="text1"/>
          <w:lang w:val="en-GB"/>
        </w:rPr>
        <w:t xml:space="preserve">Access to Teams in Aegon’s Azure Tenant </w:t>
      </w:r>
      <w:r w:rsidRPr="1609EBD8">
        <w:rPr>
          <w:rFonts w:eastAsia="Arial"/>
          <w:color w:val="000000" w:themeColor="text1"/>
          <w:lang w:val="en-GB"/>
        </w:rPr>
        <w:t xml:space="preserve">will be granted via AD service account </w:t>
      </w:r>
      <w:r w:rsidRPr="256122DC">
        <w:rPr>
          <w:rFonts w:eastAsia="Arial"/>
          <w:color w:val="000000" w:themeColor="text1"/>
          <w:lang w:val="en-GB"/>
        </w:rPr>
        <w:t xml:space="preserve">maintained in CyberArk </w:t>
      </w:r>
      <w:r w:rsidR="0865BDFB" w:rsidRPr="256122DC">
        <w:rPr>
          <w:rFonts w:eastAsia="Arial"/>
          <w:color w:val="000000" w:themeColor="text1"/>
          <w:lang w:val="en-GB"/>
        </w:rPr>
        <w:t>and rotated every 90 days.</w:t>
      </w:r>
      <w:r w:rsidRPr="6B23A79C">
        <w:rPr>
          <w:rFonts w:eastAsia="Arial"/>
          <w:color w:val="000000" w:themeColor="text1"/>
          <w:lang w:val="en-GB"/>
        </w:rPr>
        <w:t xml:space="preserve"> </w:t>
      </w:r>
    </w:p>
    <w:p w14:paraId="700EDE30" w14:textId="2F8281D6" w:rsidR="3A9136CF" w:rsidRDefault="3A9136CF" w:rsidP="3A9136CF">
      <w:pPr>
        <w:pStyle w:val="GuidanceNotes"/>
      </w:pPr>
    </w:p>
    <w:p w14:paraId="6707BE5E" w14:textId="77777777" w:rsidR="00DF36A6" w:rsidRPr="00490DF0" w:rsidRDefault="00DF36A6" w:rsidP="0067030A">
      <w:pPr>
        <w:pStyle w:val="Heading3"/>
        <w:rPr>
          <w:rFonts w:cs="Arial"/>
          <w:szCs w:val="20"/>
        </w:rPr>
      </w:pPr>
      <w:bookmarkStart w:id="57" w:name="_Toc205817660"/>
      <w:r w:rsidRPr="00490DF0">
        <w:rPr>
          <w:rFonts w:cs="Arial"/>
          <w:szCs w:val="20"/>
        </w:rPr>
        <w:t>Data Flow Diagram</w:t>
      </w:r>
      <w:bookmarkEnd w:id="57"/>
    </w:p>
    <w:p w14:paraId="2F1F135C" w14:textId="615B4E97" w:rsidR="004C7213" w:rsidRPr="00490DF0" w:rsidRDefault="51546F7B" w:rsidP="576F81DD">
      <w:pPr>
        <w:jc w:val="center"/>
      </w:pPr>
      <w:r>
        <w:rPr>
          <w:noProof/>
        </w:rPr>
        <w:drawing>
          <wp:inline distT="0" distB="0" distL="0" distR="0" wp14:anchorId="33F76928" wp14:editId="72FA3A3F">
            <wp:extent cx="7172325" cy="5180013"/>
            <wp:effectExtent l="0" t="0" r="0" b="0"/>
            <wp:docPr id="1683346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46670" name="Picture 1683346670"/>
                    <pic:cNvPicPr/>
                  </pic:nvPicPr>
                  <pic:blipFill>
                    <a:blip r:embed="rId32">
                      <a:extLst>
                        <a:ext uri="{28A0092B-C50C-407E-A947-70E740481C1C}">
                          <a14:useLocalDpi xmlns:a14="http://schemas.microsoft.com/office/drawing/2010/main"/>
                        </a:ext>
                      </a:extLst>
                    </a:blip>
                    <a:stretch>
                      <a:fillRect/>
                    </a:stretch>
                  </pic:blipFill>
                  <pic:spPr>
                    <a:xfrm>
                      <a:off x="0" y="0"/>
                      <a:ext cx="7172325" cy="5180013"/>
                    </a:xfrm>
                    <a:prstGeom prst="rect">
                      <a:avLst/>
                    </a:prstGeom>
                  </pic:spPr>
                </pic:pic>
              </a:graphicData>
            </a:graphic>
          </wp:inline>
        </w:drawing>
      </w:r>
    </w:p>
    <w:p w14:paraId="563689E3" w14:textId="77777777" w:rsidR="009F68D6" w:rsidRPr="00490DF0" w:rsidRDefault="3A0387AF" w:rsidP="4BF158F4">
      <w:pPr>
        <w:pStyle w:val="Heading3"/>
        <w:rPr>
          <w:rFonts w:cs="Arial"/>
        </w:rPr>
      </w:pPr>
      <w:bookmarkStart w:id="58" w:name="_Toc205817661"/>
      <w:r w:rsidRPr="4BF158F4">
        <w:rPr>
          <w:rFonts w:cs="Arial"/>
        </w:rPr>
        <w:lastRenderedPageBreak/>
        <w:t>Data Flow Table</w:t>
      </w:r>
      <w:bookmarkEnd w:id="58"/>
    </w:p>
    <w:p w14:paraId="222C5591" w14:textId="558545DD" w:rsidR="003C1AEF" w:rsidRPr="00490DF0" w:rsidRDefault="003C1AEF" w:rsidP="4BF158F4">
      <w:pPr>
        <w:pStyle w:val="Heading2"/>
        <w:numPr>
          <w:ilvl w:val="0"/>
          <w:numId w:val="0"/>
        </w:numPr>
      </w:pPr>
    </w:p>
    <w:tbl>
      <w:tblPr>
        <w:tblStyle w:val="TableGrid"/>
        <w:tblW w:w="0" w:type="auto"/>
        <w:tblInd w:w="7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27"/>
        <w:gridCol w:w="1847"/>
        <w:gridCol w:w="6390"/>
      </w:tblGrid>
      <w:tr w:rsidR="4BF158F4" w14:paraId="5AB52904" w14:textId="77777777" w:rsidTr="4BF158F4">
        <w:trPr>
          <w:trHeight w:val="300"/>
        </w:trPr>
        <w:tc>
          <w:tcPr>
            <w:tcW w:w="3720" w:type="dxa"/>
            <w:gridSpan w:val="2"/>
            <w:tcBorders>
              <w:top w:val="single" w:sz="6" w:space="0" w:color="auto"/>
              <w:left w:val="single" w:sz="6" w:space="0" w:color="auto"/>
              <w:bottom w:val="single" w:sz="6" w:space="0" w:color="auto"/>
              <w:right w:val="single" w:sz="6" w:space="0" w:color="auto"/>
            </w:tcBorders>
            <w:shd w:val="clear" w:color="auto" w:fill="A5C9EB" w:themeFill="text2" w:themeFillTint="40"/>
            <w:tcMar>
              <w:left w:w="105" w:type="dxa"/>
              <w:right w:w="105" w:type="dxa"/>
            </w:tcMar>
          </w:tcPr>
          <w:p w14:paraId="031D7D9A" w14:textId="075C475B" w:rsidR="4BF158F4" w:rsidRDefault="4BF158F4" w:rsidP="4BF158F4">
            <w:pPr>
              <w:rPr>
                <w:rFonts w:eastAsia="Yu Gothic"/>
                <w:color w:val="000000" w:themeColor="text1"/>
                <w:szCs w:val="20"/>
              </w:rPr>
            </w:pPr>
            <w:r w:rsidRPr="4BF158F4">
              <w:rPr>
                <w:rFonts w:eastAsia="Yu Gothic"/>
                <w:b/>
                <w:bCs/>
                <w:color w:val="000000" w:themeColor="text1"/>
                <w:szCs w:val="20"/>
              </w:rPr>
              <w:t>Data Flow Reference</w:t>
            </w:r>
          </w:p>
        </w:tc>
        <w:tc>
          <w:tcPr>
            <w:tcW w:w="6495" w:type="dxa"/>
            <w:tcBorders>
              <w:top w:val="single" w:sz="6" w:space="0" w:color="auto"/>
              <w:left w:val="single" w:sz="6" w:space="0" w:color="auto"/>
              <w:bottom w:val="single" w:sz="6" w:space="0" w:color="auto"/>
              <w:right w:val="single" w:sz="6" w:space="0" w:color="auto"/>
            </w:tcBorders>
            <w:shd w:val="clear" w:color="auto" w:fill="A5C9EB" w:themeFill="text2" w:themeFillTint="40"/>
            <w:tcMar>
              <w:left w:w="105" w:type="dxa"/>
              <w:right w:w="105" w:type="dxa"/>
            </w:tcMar>
          </w:tcPr>
          <w:p w14:paraId="71D7A9DC" w14:textId="3834FF5B" w:rsidR="4BF158F4" w:rsidRDefault="4BF158F4" w:rsidP="4BF158F4">
            <w:pPr>
              <w:rPr>
                <w:rFonts w:eastAsia="Yu Gothic"/>
                <w:color w:val="000000" w:themeColor="text1"/>
                <w:szCs w:val="20"/>
              </w:rPr>
            </w:pPr>
            <w:r w:rsidRPr="4BF158F4">
              <w:rPr>
                <w:rFonts w:eastAsia="Yu Gothic"/>
                <w:b/>
                <w:bCs/>
                <w:color w:val="000000" w:themeColor="text1"/>
                <w:szCs w:val="20"/>
              </w:rPr>
              <w:t>Description</w:t>
            </w:r>
          </w:p>
        </w:tc>
      </w:tr>
      <w:tr w:rsidR="4BF158F4" w14:paraId="024C4E93" w14:textId="77777777" w:rsidTr="4BF158F4">
        <w:trPr>
          <w:trHeight w:val="300"/>
        </w:trPr>
        <w:tc>
          <w:tcPr>
            <w:tcW w:w="1860" w:type="dxa"/>
            <w:tcBorders>
              <w:top w:val="single" w:sz="6" w:space="0" w:color="auto"/>
              <w:left w:val="single" w:sz="6" w:space="0" w:color="auto"/>
              <w:bottom w:val="single" w:sz="6" w:space="0" w:color="auto"/>
              <w:right w:val="single" w:sz="6" w:space="0" w:color="auto"/>
            </w:tcBorders>
            <w:tcMar>
              <w:left w:w="105" w:type="dxa"/>
              <w:right w:w="105" w:type="dxa"/>
            </w:tcMar>
          </w:tcPr>
          <w:p w14:paraId="03B266A5" w14:textId="7A15658A" w:rsidR="4BF158F4" w:rsidRDefault="4BF158F4" w:rsidP="4BF158F4">
            <w:pPr>
              <w:rPr>
                <w:rFonts w:eastAsia="Yu Gothic"/>
                <w:color w:val="000000" w:themeColor="text1"/>
                <w:szCs w:val="20"/>
              </w:rPr>
            </w:pPr>
            <w:r w:rsidRPr="4BF158F4">
              <w:rPr>
                <w:rFonts w:eastAsia="Yu Gothic"/>
                <w:b/>
                <w:bCs/>
                <w:color w:val="000000" w:themeColor="text1"/>
                <w:szCs w:val="20"/>
              </w:rPr>
              <w:t>1</w:t>
            </w:r>
          </w:p>
        </w:tc>
        <w:tc>
          <w:tcPr>
            <w:tcW w:w="1860" w:type="dxa"/>
            <w:tcBorders>
              <w:top w:val="single" w:sz="6" w:space="0" w:color="auto"/>
              <w:bottom w:val="single" w:sz="6" w:space="0" w:color="auto"/>
              <w:right w:val="single" w:sz="6" w:space="0" w:color="auto"/>
            </w:tcBorders>
            <w:tcMar>
              <w:left w:w="105" w:type="dxa"/>
              <w:right w:w="105" w:type="dxa"/>
            </w:tcMar>
          </w:tcPr>
          <w:p w14:paraId="1D7BF329" w14:textId="63296D17" w:rsidR="4BF158F4" w:rsidRDefault="4BF158F4" w:rsidP="4BF158F4">
            <w:pPr>
              <w:rPr>
                <w:rFonts w:eastAsia="Yu Gothic"/>
                <w:color w:val="000000" w:themeColor="text1"/>
                <w:szCs w:val="20"/>
              </w:rPr>
            </w:pPr>
            <w:r w:rsidRPr="4BF158F4">
              <w:rPr>
                <w:rFonts w:eastAsia="Yu Gothic"/>
                <w:color w:val="000000" w:themeColor="text1"/>
                <w:szCs w:val="20"/>
              </w:rPr>
              <w:t>BigPanda connection to ServiceNiw</w:t>
            </w:r>
          </w:p>
        </w:tc>
        <w:tc>
          <w:tcPr>
            <w:tcW w:w="6495" w:type="dxa"/>
            <w:tcBorders>
              <w:top w:val="single" w:sz="6" w:space="0" w:color="auto"/>
            </w:tcBorders>
            <w:tcMar>
              <w:left w:w="105" w:type="dxa"/>
              <w:right w:w="105" w:type="dxa"/>
            </w:tcMar>
          </w:tcPr>
          <w:p w14:paraId="43552F90" w14:textId="7776D7D9" w:rsidR="4BF158F4" w:rsidRDefault="4BF158F4" w:rsidP="4BF158F4">
            <w:pPr>
              <w:rPr>
                <w:rFonts w:eastAsia="Yu Gothic"/>
                <w:color w:val="000000" w:themeColor="text1"/>
                <w:szCs w:val="20"/>
              </w:rPr>
            </w:pPr>
            <w:r w:rsidRPr="4BF158F4">
              <w:rPr>
                <w:rFonts w:eastAsia="Yu Gothic"/>
                <w:color w:val="000000" w:themeColor="text1"/>
                <w:szCs w:val="20"/>
              </w:rPr>
              <w:t>Existing connection from BigPanda to ServiceNow (</w:t>
            </w:r>
            <w:hyperlink r:id="rId33">
              <w:r w:rsidRPr="4BF158F4">
                <w:rPr>
                  <w:rStyle w:val="Hyperlink"/>
                  <w:rFonts w:eastAsia="Yu Gothic"/>
                  <w:szCs w:val="20"/>
                </w:rPr>
                <w:t>RITM0051519-ACBSD-2049- BigPanda Event Management Solution.docx</w:t>
              </w:r>
            </w:hyperlink>
            <w:r w:rsidRPr="4BF158F4">
              <w:rPr>
                <w:rFonts w:eastAsia="Yu Gothic"/>
                <w:color w:val="000000" w:themeColor="text1"/>
                <w:szCs w:val="20"/>
              </w:rPr>
              <w:t>).</w:t>
            </w:r>
          </w:p>
        </w:tc>
      </w:tr>
      <w:tr w:rsidR="4BF158F4" w14:paraId="70400451" w14:textId="77777777" w:rsidTr="4BF158F4">
        <w:trPr>
          <w:trHeight w:val="855"/>
        </w:trPr>
        <w:tc>
          <w:tcPr>
            <w:tcW w:w="1860" w:type="dxa"/>
            <w:tcMar>
              <w:left w:w="105" w:type="dxa"/>
              <w:right w:w="105" w:type="dxa"/>
            </w:tcMar>
          </w:tcPr>
          <w:p w14:paraId="6934F69B" w14:textId="30283BBA" w:rsidR="4BF158F4" w:rsidRDefault="4BF158F4" w:rsidP="4BF158F4">
            <w:pPr>
              <w:rPr>
                <w:rFonts w:eastAsia="Yu Gothic"/>
                <w:color w:val="000000" w:themeColor="text1"/>
                <w:szCs w:val="20"/>
              </w:rPr>
            </w:pPr>
            <w:r w:rsidRPr="4BF158F4">
              <w:rPr>
                <w:rFonts w:eastAsia="Yu Gothic"/>
                <w:b/>
                <w:bCs/>
                <w:color w:val="000000" w:themeColor="text1"/>
                <w:szCs w:val="20"/>
              </w:rPr>
              <w:t>2</w:t>
            </w:r>
          </w:p>
        </w:tc>
        <w:tc>
          <w:tcPr>
            <w:tcW w:w="1860" w:type="dxa"/>
            <w:tcMar>
              <w:left w:w="105" w:type="dxa"/>
              <w:right w:w="105" w:type="dxa"/>
            </w:tcMar>
          </w:tcPr>
          <w:p w14:paraId="437725B7" w14:textId="533378D6" w:rsidR="4BF158F4" w:rsidRDefault="4BF158F4" w:rsidP="4BF158F4">
            <w:pPr>
              <w:rPr>
                <w:rFonts w:eastAsia="Yu Gothic"/>
                <w:color w:val="000000" w:themeColor="text1"/>
                <w:szCs w:val="20"/>
              </w:rPr>
            </w:pPr>
            <w:r w:rsidRPr="4BF158F4">
              <w:rPr>
                <w:rFonts w:eastAsia="Yu Gothic"/>
                <w:color w:val="000000" w:themeColor="text1"/>
                <w:szCs w:val="20"/>
              </w:rPr>
              <w:t>Biggy AI query to BigPanda</w:t>
            </w:r>
          </w:p>
        </w:tc>
        <w:tc>
          <w:tcPr>
            <w:tcW w:w="6495" w:type="dxa"/>
            <w:tcMar>
              <w:left w:w="105" w:type="dxa"/>
              <w:right w:w="105" w:type="dxa"/>
            </w:tcMar>
          </w:tcPr>
          <w:p w14:paraId="3AC1725C" w14:textId="402B3131" w:rsidR="4BF158F4" w:rsidRDefault="4BF158F4" w:rsidP="4BF158F4">
            <w:pPr>
              <w:rPr>
                <w:rFonts w:eastAsia="Yu Gothic"/>
                <w:color w:val="000000" w:themeColor="text1"/>
                <w:szCs w:val="20"/>
              </w:rPr>
            </w:pPr>
            <w:r w:rsidRPr="4BF158F4">
              <w:rPr>
                <w:rFonts w:eastAsia="Yu Gothic"/>
                <w:color w:val="000000" w:themeColor="text1"/>
                <w:szCs w:val="20"/>
              </w:rPr>
              <w:t>Internal connection to BigPanda network.</w:t>
            </w:r>
          </w:p>
          <w:p w14:paraId="0D9AB8D9" w14:textId="464DBBCE" w:rsidR="4BF158F4" w:rsidRDefault="4BF158F4" w:rsidP="4BF158F4">
            <w:pPr>
              <w:rPr>
                <w:rFonts w:eastAsia="Yu Gothic"/>
                <w:color w:val="000000" w:themeColor="text1"/>
                <w:szCs w:val="20"/>
              </w:rPr>
            </w:pPr>
          </w:p>
        </w:tc>
      </w:tr>
      <w:tr w:rsidR="4BF158F4" w14:paraId="6D1CE53E" w14:textId="77777777" w:rsidTr="4BF158F4">
        <w:trPr>
          <w:trHeight w:val="300"/>
        </w:trPr>
        <w:tc>
          <w:tcPr>
            <w:tcW w:w="1860" w:type="dxa"/>
            <w:tcMar>
              <w:left w:w="105" w:type="dxa"/>
              <w:right w:w="105" w:type="dxa"/>
            </w:tcMar>
          </w:tcPr>
          <w:p w14:paraId="74349317" w14:textId="2777DDBF" w:rsidR="4BF158F4" w:rsidRDefault="4BF158F4" w:rsidP="4BF158F4">
            <w:pPr>
              <w:rPr>
                <w:rFonts w:eastAsia="Yu Gothic"/>
                <w:color w:val="000000" w:themeColor="text1"/>
                <w:szCs w:val="20"/>
              </w:rPr>
            </w:pPr>
            <w:r w:rsidRPr="4BF158F4">
              <w:rPr>
                <w:rFonts w:eastAsia="Yu Gothic"/>
                <w:b/>
                <w:bCs/>
                <w:color w:val="000000" w:themeColor="text1"/>
                <w:szCs w:val="20"/>
              </w:rPr>
              <w:t>3</w:t>
            </w:r>
          </w:p>
        </w:tc>
        <w:tc>
          <w:tcPr>
            <w:tcW w:w="1860" w:type="dxa"/>
            <w:tcMar>
              <w:left w:w="105" w:type="dxa"/>
              <w:right w:w="105" w:type="dxa"/>
            </w:tcMar>
          </w:tcPr>
          <w:p w14:paraId="497B203C" w14:textId="21AAAE35" w:rsidR="4BF158F4" w:rsidRDefault="4BF158F4" w:rsidP="4BF158F4">
            <w:pPr>
              <w:rPr>
                <w:rFonts w:eastAsia="Yu Gothic"/>
                <w:color w:val="000000" w:themeColor="text1"/>
                <w:szCs w:val="20"/>
              </w:rPr>
            </w:pPr>
            <w:r w:rsidRPr="4BF158F4">
              <w:rPr>
                <w:rFonts w:eastAsia="Yu Gothic"/>
                <w:color w:val="000000" w:themeColor="text1"/>
                <w:szCs w:val="20"/>
              </w:rPr>
              <w:t>BiggyAI query ServiceNow</w:t>
            </w:r>
          </w:p>
        </w:tc>
        <w:tc>
          <w:tcPr>
            <w:tcW w:w="6495" w:type="dxa"/>
            <w:tcMar>
              <w:left w:w="105" w:type="dxa"/>
              <w:right w:w="105" w:type="dxa"/>
            </w:tcMar>
          </w:tcPr>
          <w:p w14:paraId="290F2841" w14:textId="19273BE0" w:rsidR="4BF158F4" w:rsidRDefault="4BF158F4" w:rsidP="4BF158F4">
            <w:pPr>
              <w:rPr>
                <w:rFonts w:eastAsia="Yu Gothic"/>
                <w:color w:val="000000" w:themeColor="text1"/>
                <w:szCs w:val="20"/>
              </w:rPr>
            </w:pPr>
            <w:r w:rsidRPr="4BF158F4">
              <w:rPr>
                <w:rFonts w:eastAsia="Yu Gothic"/>
                <w:color w:val="000000" w:themeColor="text1"/>
                <w:szCs w:val="20"/>
              </w:rPr>
              <w:t>BiggyAI queries to ServiceNow for data that has not been received yet after a user question.</w:t>
            </w:r>
            <w:r>
              <w:br/>
            </w:r>
            <w:r w:rsidRPr="4BF158F4">
              <w:rPr>
                <w:rFonts w:eastAsia="Yu Gothic"/>
                <w:color w:val="000000" w:themeColor="text1"/>
                <w:szCs w:val="20"/>
              </w:rPr>
              <w:t>Get API call using Oauth v2 through Aegon’s API gateway / SSL encryption / IP whitelisting is applied to allow BigPanda IPs</w:t>
            </w:r>
          </w:p>
        </w:tc>
      </w:tr>
      <w:tr w:rsidR="4BF158F4" w14:paraId="41D87CB9" w14:textId="77777777" w:rsidTr="4BF158F4">
        <w:trPr>
          <w:trHeight w:val="300"/>
        </w:trPr>
        <w:tc>
          <w:tcPr>
            <w:tcW w:w="1860" w:type="dxa"/>
            <w:tcMar>
              <w:left w:w="105" w:type="dxa"/>
              <w:right w:w="105" w:type="dxa"/>
            </w:tcMar>
          </w:tcPr>
          <w:p w14:paraId="380B615A" w14:textId="7987203E" w:rsidR="4BF158F4" w:rsidRDefault="4BF158F4" w:rsidP="4BF158F4">
            <w:pPr>
              <w:rPr>
                <w:rFonts w:eastAsia="Yu Gothic"/>
                <w:color w:val="000000" w:themeColor="text1"/>
                <w:szCs w:val="20"/>
              </w:rPr>
            </w:pPr>
            <w:r w:rsidRPr="4BF158F4">
              <w:rPr>
                <w:rFonts w:eastAsia="Yu Gothic"/>
                <w:b/>
                <w:bCs/>
                <w:color w:val="000000" w:themeColor="text1"/>
                <w:szCs w:val="20"/>
              </w:rPr>
              <w:t>4</w:t>
            </w:r>
          </w:p>
        </w:tc>
        <w:tc>
          <w:tcPr>
            <w:tcW w:w="1860" w:type="dxa"/>
            <w:tcMar>
              <w:left w:w="105" w:type="dxa"/>
              <w:right w:w="105" w:type="dxa"/>
            </w:tcMar>
          </w:tcPr>
          <w:p w14:paraId="5F1516EF" w14:textId="5751E3D3" w:rsidR="4BF158F4" w:rsidRDefault="4BF158F4" w:rsidP="4BF158F4">
            <w:pPr>
              <w:rPr>
                <w:rFonts w:eastAsia="Yu Gothic"/>
                <w:color w:val="000000" w:themeColor="text1"/>
                <w:szCs w:val="20"/>
              </w:rPr>
            </w:pPr>
            <w:r w:rsidRPr="4BF158F4">
              <w:rPr>
                <w:rFonts w:eastAsia="Yu Gothic"/>
                <w:color w:val="000000" w:themeColor="text1"/>
                <w:szCs w:val="20"/>
              </w:rPr>
              <w:t>BiggyAI query ServiceNow</w:t>
            </w:r>
          </w:p>
        </w:tc>
        <w:tc>
          <w:tcPr>
            <w:tcW w:w="6495" w:type="dxa"/>
            <w:tcMar>
              <w:left w:w="105" w:type="dxa"/>
              <w:right w:w="105" w:type="dxa"/>
            </w:tcMar>
          </w:tcPr>
          <w:p w14:paraId="03E78C16" w14:textId="3ACE3E49" w:rsidR="4BF158F4" w:rsidRDefault="4BF158F4" w:rsidP="4BF158F4">
            <w:pPr>
              <w:rPr>
                <w:rFonts w:eastAsia="Yu Gothic"/>
                <w:color w:val="000000" w:themeColor="text1"/>
                <w:szCs w:val="20"/>
              </w:rPr>
            </w:pPr>
            <w:r w:rsidRPr="4BF158F4">
              <w:rPr>
                <w:rFonts w:eastAsia="Yu Gothic"/>
                <w:color w:val="000000" w:themeColor="text1"/>
                <w:szCs w:val="20"/>
              </w:rPr>
              <w:t>BigPanda Unified Data Connector (UDC) trickle queries to ServiceNow</w:t>
            </w:r>
            <w:r>
              <w:br/>
            </w:r>
            <w:r w:rsidRPr="4BF158F4">
              <w:rPr>
                <w:rFonts w:eastAsia="Yu Gothic"/>
                <w:color w:val="000000" w:themeColor="text1"/>
                <w:szCs w:val="20"/>
              </w:rPr>
              <w:t>Get API call using Oauth v2 through Aegon’s API gateway / SSL encryption / IP whitelisting is applied to allow BigPanda IPs</w:t>
            </w:r>
          </w:p>
        </w:tc>
      </w:tr>
      <w:tr w:rsidR="4BF158F4" w14:paraId="7CB738A0" w14:textId="77777777" w:rsidTr="4BF158F4">
        <w:trPr>
          <w:trHeight w:val="615"/>
        </w:trPr>
        <w:tc>
          <w:tcPr>
            <w:tcW w:w="1860" w:type="dxa"/>
            <w:tcMar>
              <w:left w:w="105" w:type="dxa"/>
              <w:right w:w="105" w:type="dxa"/>
            </w:tcMar>
          </w:tcPr>
          <w:p w14:paraId="0E4B0A4D" w14:textId="1EECD57F" w:rsidR="4BF158F4" w:rsidRDefault="4BF158F4" w:rsidP="4BF158F4">
            <w:pPr>
              <w:rPr>
                <w:rFonts w:eastAsia="Yu Gothic"/>
                <w:color w:val="000000" w:themeColor="text1"/>
                <w:szCs w:val="20"/>
              </w:rPr>
            </w:pPr>
            <w:r w:rsidRPr="4BF158F4">
              <w:rPr>
                <w:rFonts w:eastAsia="Yu Gothic"/>
                <w:b/>
                <w:bCs/>
                <w:color w:val="000000" w:themeColor="text1"/>
                <w:szCs w:val="20"/>
              </w:rPr>
              <w:t>5</w:t>
            </w:r>
          </w:p>
        </w:tc>
        <w:tc>
          <w:tcPr>
            <w:tcW w:w="1860" w:type="dxa"/>
            <w:tcMar>
              <w:left w:w="105" w:type="dxa"/>
              <w:right w:w="105" w:type="dxa"/>
            </w:tcMar>
          </w:tcPr>
          <w:p w14:paraId="385C8BBD" w14:textId="4DA4F2F4" w:rsidR="4BF158F4" w:rsidRDefault="4BF158F4" w:rsidP="4BF158F4">
            <w:pPr>
              <w:rPr>
                <w:rFonts w:eastAsia="Yu Gothic"/>
                <w:color w:val="000000" w:themeColor="text1"/>
                <w:szCs w:val="20"/>
              </w:rPr>
            </w:pPr>
            <w:r w:rsidRPr="4BF158F4">
              <w:rPr>
                <w:rFonts w:eastAsia="Yu Gothic"/>
                <w:color w:val="000000" w:themeColor="text1"/>
                <w:szCs w:val="20"/>
              </w:rPr>
              <w:t>Call forward to ServiceNow</w:t>
            </w:r>
          </w:p>
        </w:tc>
        <w:tc>
          <w:tcPr>
            <w:tcW w:w="6495" w:type="dxa"/>
            <w:tcMar>
              <w:left w:w="105" w:type="dxa"/>
              <w:right w:w="105" w:type="dxa"/>
            </w:tcMar>
          </w:tcPr>
          <w:p w14:paraId="41B92A17" w14:textId="0BAE3443" w:rsidR="4BF158F4" w:rsidRDefault="4BF158F4" w:rsidP="4BF158F4">
            <w:pPr>
              <w:rPr>
                <w:rFonts w:eastAsia="Yu Gothic"/>
                <w:color w:val="000000" w:themeColor="text1"/>
                <w:szCs w:val="20"/>
              </w:rPr>
            </w:pPr>
            <w:r w:rsidRPr="4BF158F4">
              <w:rPr>
                <w:rFonts w:eastAsia="Yu Gothic"/>
                <w:color w:val="000000" w:themeColor="text1"/>
                <w:szCs w:val="20"/>
              </w:rPr>
              <w:t>BiggyAI and UDC API calls forwarded to ServiceNow by Aegon’s API Gateway. Traffic encrypted with SSL.</w:t>
            </w:r>
          </w:p>
        </w:tc>
      </w:tr>
      <w:tr w:rsidR="4BF158F4" w14:paraId="5947F5C8" w14:textId="77777777" w:rsidTr="4BF158F4">
        <w:trPr>
          <w:trHeight w:val="615"/>
        </w:trPr>
        <w:tc>
          <w:tcPr>
            <w:tcW w:w="1860" w:type="dxa"/>
            <w:tcMar>
              <w:left w:w="105" w:type="dxa"/>
              <w:right w:w="105" w:type="dxa"/>
            </w:tcMar>
          </w:tcPr>
          <w:p w14:paraId="304CDBF1" w14:textId="52666DD8" w:rsidR="4BF158F4" w:rsidRDefault="4BF158F4" w:rsidP="4BF158F4">
            <w:pPr>
              <w:rPr>
                <w:rFonts w:eastAsia="Yu Gothic"/>
                <w:color w:val="000000" w:themeColor="text1"/>
                <w:szCs w:val="20"/>
              </w:rPr>
            </w:pPr>
            <w:r w:rsidRPr="4BF158F4">
              <w:rPr>
                <w:rFonts w:eastAsia="Yu Gothic"/>
                <w:b/>
                <w:bCs/>
                <w:color w:val="000000" w:themeColor="text1"/>
                <w:szCs w:val="20"/>
              </w:rPr>
              <w:t>6</w:t>
            </w:r>
          </w:p>
        </w:tc>
        <w:tc>
          <w:tcPr>
            <w:tcW w:w="1860" w:type="dxa"/>
            <w:tcMar>
              <w:left w:w="105" w:type="dxa"/>
              <w:right w:w="105" w:type="dxa"/>
            </w:tcMar>
          </w:tcPr>
          <w:p w14:paraId="7CD194DA" w14:textId="2A97919B" w:rsidR="4BF158F4" w:rsidRDefault="4BF158F4" w:rsidP="4BF158F4">
            <w:pPr>
              <w:rPr>
                <w:rFonts w:eastAsia="Yu Gothic"/>
                <w:color w:val="000000" w:themeColor="text1"/>
                <w:szCs w:val="20"/>
              </w:rPr>
            </w:pPr>
            <w:r w:rsidRPr="4BF158F4">
              <w:rPr>
                <w:rFonts w:eastAsia="Yu Gothic"/>
                <w:color w:val="000000" w:themeColor="text1"/>
                <w:szCs w:val="20"/>
              </w:rPr>
              <w:t xml:space="preserve">BiggyAI sends notifications to Teams channels. </w:t>
            </w:r>
          </w:p>
          <w:p w14:paraId="428A2730" w14:textId="7C5536B5" w:rsidR="4BF158F4" w:rsidRDefault="4BF158F4" w:rsidP="4BF158F4">
            <w:pPr>
              <w:rPr>
                <w:rFonts w:eastAsia="Yu Gothic"/>
                <w:color w:val="000000" w:themeColor="text1"/>
                <w:szCs w:val="20"/>
              </w:rPr>
            </w:pPr>
          </w:p>
          <w:p w14:paraId="20C94848" w14:textId="78CBC353" w:rsidR="4BF158F4" w:rsidRDefault="4BF158F4" w:rsidP="4BF158F4">
            <w:pPr>
              <w:rPr>
                <w:rFonts w:eastAsia="Yu Gothic"/>
                <w:color w:val="000000" w:themeColor="text1"/>
                <w:szCs w:val="20"/>
              </w:rPr>
            </w:pPr>
            <w:r w:rsidRPr="4BF158F4">
              <w:rPr>
                <w:rFonts w:eastAsia="Yu Gothic"/>
                <w:color w:val="000000" w:themeColor="text1"/>
                <w:szCs w:val="20"/>
              </w:rPr>
              <w:t>BiggyAI Chatbot interaction with users.</w:t>
            </w:r>
          </w:p>
        </w:tc>
        <w:tc>
          <w:tcPr>
            <w:tcW w:w="6495" w:type="dxa"/>
            <w:tcMar>
              <w:left w:w="105" w:type="dxa"/>
              <w:right w:w="105" w:type="dxa"/>
            </w:tcMar>
          </w:tcPr>
          <w:p w14:paraId="60703C41" w14:textId="607E058D" w:rsidR="4BF158F4" w:rsidRDefault="4BF158F4" w:rsidP="4BF158F4">
            <w:pPr>
              <w:rPr>
                <w:rFonts w:eastAsia="Yu Gothic"/>
                <w:color w:val="000000" w:themeColor="text1"/>
                <w:szCs w:val="20"/>
              </w:rPr>
            </w:pPr>
            <w:r w:rsidRPr="4BF158F4">
              <w:rPr>
                <w:rFonts w:eastAsia="Yu Gothic"/>
                <w:color w:val="000000" w:themeColor="text1"/>
                <w:szCs w:val="20"/>
              </w:rPr>
              <w:t xml:space="preserve">BiggyAI sends notifications to dedicated channels over HTTPS. Permissions are granted using Resource-Specific Consent (RSC) permissions. Install BigPanda Biggy AI. </w:t>
            </w:r>
          </w:p>
          <w:p w14:paraId="1DAF267C" w14:textId="3BBFA528" w:rsidR="4BF158F4" w:rsidRDefault="4BF158F4" w:rsidP="4BF158F4">
            <w:pPr>
              <w:rPr>
                <w:rFonts w:eastAsia="Yu Gothic"/>
                <w:color w:val="000000" w:themeColor="text1"/>
              </w:rPr>
            </w:pPr>
            <w:r w:rsidRPr="463C2DB0">
              <w:rPr>
                <w:rFonts w:eastAsia="Yu Gothic"/>
                <w:color w:val="000000" w:themeColor="text1"/>
              </w:rPr>
              <w:t xml:space="preserve"> </w:t>
            </w:r>
            <w:r>
              <w:br/>
            </w:r>
            <w:r w:rsidR="563A2C46" w:rsidRPr="463C2DB0">
              <w:rPr>
                <w:rFonts w:eastAsia="Yu Gothic"/>
                <w:color w:val="000000" w:themeColor="text1"/>
              </w:rPr>
              <w:t xml:space="preserve">Access is granted with AD service account maintained in CyberArk </w:t>
            </w:r>
            <w:r w:rsidR="563A2C46" w:rsidRPr="30B98C7B">
              <w:rPr>
                <w:rFonts w:eastAsia="Yu Gothic"/>
                <w:color w:val="000000" w:themeColor="text1"/>
              </w:rPr>
              <w:t>and rotated each 90 days.</w:t>
            </w:r>
            <w:r>
              <w:br/>
            </w:r>
          </w:p>
          <w:p w14:paraId="77B2B0A4" w14:textId="4DCF0587" w:rsidR="4BF158F4" w:rsidRDefault="4BF158F4" w:rsidP="4BF158F4">
            <w:pPr>
              <w:rPr>
                <w:rFonts w:eastAsia="Yu Gothic"/>
                <w:color w:val="000000" w:themeColor="text1"/>
                <w:szCs w:val="20"/>
              </w:rPr>
            </w:pPr>
            <w:r w:rsidRPr="4BF158F4">
              <w:rPr>
                <w:rFonts w:eastAsia="Yu Gothic"/>
                <w:color w:val="000000" w:themeColor="text1"/>
                <w:szCs w:val="20"/>
              </w:rPr>
              <w:t>Users can interact with BiggyAI Teams Apps chatbot.</w:t>
            </w:r>
          </w:p>
        </w:tc>
      </w:tr>
      <w:tr w:rsidR="4BF158F4" w14:paraId="7D5098B1" w14:textId="77777777" w:rsidTr="4BF158F4">
        <w:trPr>
          <w:trHeight w:val="615"/>
        </w:trPr>
        <w:tc>
          <w:tcPr>
            <w:tcW w:w="1860" w:type="dxa"/>
            <w:tcMar>
              <w:left w:w="105" w:type="dxa"/>
              <w:right w:w="105" w:type="dxa"/>
            </w:tcMar>
          </w:tcPr>
          <w:p w14:paraId="39017104" w14:textId="793586AF" w:rsidR="4BF158F4" w:rsidRDefault="4BF158F4" w:rsidP="4BF158F4">
            <w:pPr>
              <w:rPr>
                <w:rFonts w:eastAsia="Yu Gothic"/>
                <w:color w:val="000000" w:themeColor="text1"/>
                <w:szCs w:val="20"/>
              </w:rPr>
            </w:pPr>
            <w:r w:rsidRPr="4BF158F4">
              <w:rPr>
                <w:rFonts w:eastAsia="Yu Gothic"/>
                <w:b/>
                <w:bCs/>
                <w:color w:val="000000" w:themeColor="text1"/>
                <w:szCs w:val="20"/>
              </w:rPr>
              <w:t>7</w:t>
            </w:r>
          </w:p>
        </w:tc>
        <w:tc>
          <w:tcPr>
            <w:tcW w:w="1860" w:type="dxa"/>
            <w:tcMar>
              <w:left w:w="105" w:type="dxa"/>
              <w:right w:w="105" w:type="dxa"/>
            </w:tcMar>
          </w:tcPr>
          <w:p w14:paraId="06E9003E" w14:textId="4A96E6E5" w:rsidR="4BF158F4" w:rsidRDefault="4BF158F4" w:rsidP="4BF158F4">
            <w:pPr>
              <w:rPr>
                <w:rFonts w:eastAsia="Yu Gothic"/>
                <w:color w:val="000000" w:themeColor="text1"/>
                <w:szCs w:val="20"/>
              </w:rPr>
            </w:pPr>
            <w:r w:rsidRPr="4BF158F4">
              <w:rPr>
                <w:rFonts w:eastAsia="Yu Gothic"/>
                <w:color w:val="000000" w:themeColor="text1"/>
                <w:szCs w:val="20"/>
              </w:rPr>
              <w:t>OpenAI as LLM provider.</w:t>
            </w:r>
          </w:p>
        </w:tc>
        <w:tc>
          <w:tcPr>
            <w:tcW w:w="6495" w:type="dxa"/>
            <w:tcMar>
              <w:left w:w="105" w:type="dxa"/>
              <w:right w:w="105" w:type="dxa"/>
            </w:tcMar>
          </w:tcPr>
          <w:p w14:paraId="30BB8BB8" w14:textId="4510A66F" w:rsidR="4BF158F4" w:rsidRDefault="4BF158F4" w:rsidP="4BF158F4">
            <w:pPr>
              <w:rPr>
                <w:rFonts w:eastAsia="Yu Gothic"/>
                <w:color w:val="000000" w:themeColor="text1"/>
                <w:szCs w:val="20"/>
              </w:rPr>
            </w:pPr>
            <w:r w:rsidRPr="4BF158F4">
              <w:rPr>
                <w:rFonts w:eastAsia="Yu Gothic"/>
                <w:color w:val="000000" w:themeColor="text1"/>
                <w:szCs w:val="20"/>
              </w:rPr>
              <w:t>The underlying LLM used by BiggyAI is accessed through API calls to OpenAI. Currently, BiggyAI does not support the use of custom LLMs or allow selection among different OpenAI models.</w:t>
            </w:r>
          </w:p>
        </w:tc>
      </w:tr>
      <w:tr w:rsidR="4BF158F4" w14:paraId="01CDDF4C" w14:textId="77777777" w:rsidTr="4BF158F4">
        <w:trPr>
          <w:trHeight w:val="615"/>
        </w:trPr>
        <w:tc>
          <w:tcPr>
            <w:tcW w:w="1860" w:type="dxa"/>
            <w:tcMar>
              <w:left w:w="105" w:type="dxa"/>
              <w:right w:w="105" w:type="dxa"/>
            </w:tcMar>
          </w:tcPr>
          <w:p w14:paraId="4AF18799" w14:textId="170B7391" w:rsidR="4BF158F4" w:rsidRDefault="4BF158F4" w:rsidP="4BF158F4">
            <w:pPr>
              <w:rPr>
                <w:rFonts w:eastAsia="Yu Gothic"/>
                <w:color w:val="000000" w:themeColor="text1"/>
                <w:szCs w:val="20"/>
              </w:rPr>
            </w:pPr>
            <w:r w:rsidRPr="4BF158F4">
              <w:rPr>
                <w:rFonts w:eastAsia="Yu Gothic"/>
                <w:b/>
                <w:bCs/>
                <w:color w:val="000000" w:themeColor="text1"/>
                <w:szCs w:val="20"/>
              </w:rPr>
              <w:t>8</w:t>
            </w:r>
          </w:p>
        </w:tc>
        <w:tc>
          <w:tcPr>
            <w:tcW w:w="1860" w:type="dxa"/>
            <w:tcMar>
              <w:left w:w="105" w:type="dxa"/>
              <w:right w:w="105" w:type="dxa"/>
            </w:tcMar>
          </w:tcPr>
          <w:p w14:paraId="5BA0D235" w14:textId="151EDE7C" w:rsidR="4BF158F4" w:rsidRDefault="4BF158F4" w:rsidP="4BF158F4">
            <w:pPr>
              <w:rPr>
                <w:rFonts w:eastAsia="Yu Gothic"/>
                <w:color w:val="000000" w:themeColor="text1"/>
                <w:szCs w:val="20"/>
              </w:rPr>
            </w:pPr>
            <w:r w:rsidRPr="4BF158F4">
              <w:rPr>
                <w:rFonts w:eastAsia="Yu Gothic"/>
                <w:color w:val="000000" w:themeColor="text1"/>
                <w:szCs w:val="20"/>
              </w:rPr>
              <w:t>Users' interaction with BigPanda through the web portal.</w:t>
            </w:r>
          </w:p>
        </w:tc>
        <w:tc>
          <w:tcPr>
            <w:tcW w:w="6495" w:type="dxa"/>
            <w:tcMar>
              <w:left w:w="105" w:type="dxa"/>
              <w:right w:w="105" w:type="dxa"/>
            </w:tcMar>
          </w:tcPr>
          <w:p w14:paraId="15A5E754" w14:textId="5F90FAB0" w:rsidR="4BF158F4" w:rsidRDefault="4BF158F4" w:rsidP="4BF158F4">
            <w:pPr>
              <w:rPr>
                <w:rFonts w:eastAsia="Yu Gothic"/>
                <w:color w:val="000000" w:themeColor="text1"/>
                <w:szCs w:val="20"/>
              </w:rPr>
            </w:pPr>
            <w:r w:rsidRPr="4BF158F4">
              <w:rPr>
                <w:rFonts w:eastAsia="Yu Gothic"/>
                <w:color w:val="000000" w:themeColor="text1"/>
                <w:szCs w:val="20"/>
              </w:rPr>
              <w:t>Authentication using PingOne. Access granted using an appropriate role mapped to AD group.</w:t>
            </w:r>
          </w:p>
        </w:tc>
      </w:tr>
      <w:tr w:rsidR="4BF158F4" w14:paraId="5DB4A842" w14:textId="77777777" w:rsidTr="4BF158F4">
        <w:trPr>
          <w:trHeight w:val="615"/>
        </w:trPr>
        <w:tc>
          <w:tcPr>
            <w:tcW w:w="1860" w:type="dxa"/>
            <w:tcMar>
              <w:left w:w="105" w:type="dxa"/>
              <w:right w:w="105" w:type="dxa"/>
            </w:tcMar>
          </w:tcPr>
          <w:p w14:paraId="5E4E072D" w14:textId="07BA9B59" w:rsidR="4BF158F4" w:rsidRDefault="4BF158F4" w:rsidP="4BF158F4">
            <w:pPr>
              <w:rPr>
                <w:rFonts w:eastAsia="Yu Gothic"/>
                <w:color w:val="000000" w:themeColor="text1"/>
                <w:szCs w:val="20"/>
              </w:rPr>
            </w:pPr>
            <w:r w:rsidRPr="4BF158F4">
              <w:rPr>
                <w:rFonts w:eastAsia="Yu Gothic"/>
                <w:b/>
                <w:bCs/>
                <w:color w:val="000000" w:themeColor="text1"/>
                <w:szCs w:val="20"/>
              </w:rPr>
              <w:t>9</w:t>
            </w:r>
          </w:p>
        </w:tc>
        <w:tc>
          <w:tcPr>
            <w:tcW w:w="1860" w:type="dxa"/>
            <w:tcMar>
              <w:left w:w="105" w:type="dxa"/>
              <w:right w:w="105" w:type="dxa"/>
            </w:tcMar>
          </w:tcPr>
          <w:p w14:paraId="32DA69EB" w14:textId="0C99D276" w:rsidR="4BF158F4" w:rsidRDefault="4BF158F4" w:rsidP="4BF158F4">
            <w:pPr>
              <w:rPr>
                <w:rFonts w:eastAsia="Yu Gothic"/>
                <w:color w:val="000000" w:themeColor="text1"/>
                <w:szCs w:val="20"/>
              </w:rPr>
            </w:pPr>
            <w:r w:rsidRPr="4BF158F4">
              <w:rPr>
                <w:rFonts w:eastAsia="Yu Gothic"/>
                <w:color w:val="000000" w:themeColor="text1"/>
                <w:szCs w:val="20"/>
              </w:rPr>
              <w:t>Users' interaction with BiggyAI through the web portal.</w:t>
            </w:r>
          </w:p>
        </w:tc>
        <w:tc>
          <w:tcPr>
            <w:tcW w:w="6495" w:type="dxa"/>
            <w:tcMar>
              <w:left w:w="105" w:type="dxa"/>
              <w:right w:w="105" w:type="dxa"/>
            </w:tcMar>
          </w:tcPr>
          <w:p w14:paraId="5E9C7224" w14:textId="60BBF115" w:rsidR="4BF158F4" w:rsidRDefault="4BF158F4" w:rsidP="4BF158F4">
            <w:pPr>
              <w:rPr>
                <w:rFonts w:eastAsia="Yu Gothic"/>
                <w:color w:val="000000" w:themeColor="text1"/>
                <w:szCs w:val="20"/>
              </w:rPr>
            </w:pPr>
            <w:r w:rsidRPr="4BF158F4">
              <w:rPr>
                <w:rFonts w:eastAsia="Yu Gothic"/>
                <w:color w:val="000000" w:themeColor="text1"/>
                <w:szCs w:val="20"/>
              </w:rPr>
              <w:t>Authentication using Azure AD. Access granted using an appropriate role mapped to AD group.</w:t>
            </w:r>
          </w:p>
          <w:p w14:paraId="572037B8" w14:textId="45E2C228" w:rsidR="4BF158F4" w:rsidRDefault="4BF158F4" w:rsidP="4BF158F4">
            <w:pPr>
              <w:rPr>
                <w:rFonts w:eastAsia="Yu Gothic"/>
                <w:color w:val="000000" w:themeColor="text1"/>
                <w:szCs w:val="20"/>
              </w:rPr>
            </w:pPr>
          </w:p>
        </w:tc>
      </w:tr>
    </w:tbl>
    <w:p w14:paraId="59D39FD9" w14:textId="0BE8A178" w:rsidR="003C1AEF" w:rsidRPr="00490DF0" w:rsidRDefault="003C1AEF" w:rsidP="4BF158F4"/>
    <w:p w14:paraId="26A82FAF" w14:textId="77777777" w:rsidR="009F26AA" w:rsidRPr="00490DF0" w:rsidRDefault="009F26AA">
      <w:pPr>
        <w:rPr>
          <w:szCs w:val="20"/>
        </w:rPr>
      </w:pPr>
      <w:r w:rsidRPr="00490DF0">
        <w:rPr>
          <w:szCs w:val="20"/>
        </w:rPr>
        <w:br w:type="page"/>
      </w:r>
    </w:p>
    <w:p w14:paraId="1D3A1CFA" w14:textId="77777777" w:rsidR="00FE3AB8" w:rsidRPr="00E4026E" w:rsidRDefault="00FE3AB8" w:rsidP="001F3704">
      <w:pPr>
        <w:pStyle w:val="Heading2"/>
      </w:pPr>
      <w:bookmarkStart w:id="59" w:name="_Toc205817662"/>
      <w:r>
        <w:lastRenderedPageBreak/>
        <w:t>Data Protection</w:t>
      </w:r>
      <w:bookmarkEnd w:id="59"/>
    </w:p>
    <w:p w14:paraId="65F9DE28" w14:textId="11986D7B" w:rsidR="5B0671FA" w:rsidRDefault="5B0671FA" w:rsidP="3A9136CF">
      <w:pPr>
        <w:ind w:left="720"/>
        <w:rPr>
          <w:rFonts w:eastAsia="Arial"/>
          <w:color w:val="000000" w:themeColor="text1"/>
          <w:szCs w:val="20"/>
        </w:rPr>
      </w:pPr>
      <w:r w:rsidRPr="3A9136CF">
        <w:rPr>
          <w:rFonts w:eastAsia="Arial"/>
          <w:color w:val="000000" w:themeColor="text1"/>
          <w:szCs w:val="20"/>
        </w:rPr>
        <w:t xml:space="preserve">BiggyAI is delivered as a Software-as-a-Service (SaaS) solution, with all operational responsibilities managed by the vendor. This includes ensuring </w:t>
      </w:r>
      <w:commentRangeStart w:id="60"/>
      <w:r w:rsidRPr="3A9136CF">
        <w:rPr>
          <w:rFonts w:eastAsia="Arial"/>
          <w:color w:val="000000" w:themeColor="text1"/>
          <w:szCs w:val="20"/>
        </w:rPr>
        <w:t>High Availability and Disaster Recovery</w:t>
      </w:r>
      <w:commentRangeEnd w:id="60"/>
      <w:r w:rsidR="00E24141" w:rsidRPr="3A9136CF">
        <w:rPr>
          <w:rStyle w:val="CommentReference"/>
          <w:rFonts w:eastAsia="Arial"/>
          <w:color w:val="000000" w:themeColor="text1"/>
          <w:sz w:val="20"/>
          <w:szCs w:val="20"/>
        </w:rPr>
        <w:commentReference w:id="60"/>
      </w:r>
      <w:r w:rsidRPr="3A9136CF">
        <w:rPr>
          <w:rFonts w:eastAsia="Arial"/>
          <w:color w:val="000000" w:themeColor="text1"/>
          <w:szCs w:val="20"/>
        </w:rPr>
        <w:t>, as stipulated in the contractual agreement.</w:t>
      </w:r>
    </w:p>
    <w:p w14:paraId="231800A8" w14:textId="6843877E" w:rsidR="00BD5C97" w:rsidRDefault="00BD5C97" w:rsidP="3A9136CF">
      <w:pPr>
        <w:ind w:left="720"/>
        <w:rPr>
          <w:rFonts w:eastAsia="Arial"/>
          <w:color w:val="000000" w:themeColor="text1"/>
          <w:szCs w:val="20"/>
        </w:rPr>
      </w:pPr>
      <w:r>
        <w:rPr>
          <w:rFonts w:eastAsia="Arial"/>
          <w:color w:val="000000" w:themeColor="text1"/>
          <w:szCs w:val="20"/>
        </w:rPr>
        <w:t>BiggyAI provides DLP protection by use of the Guardrails functionalit</w:t>
      </w:r>
      <w:r w:rsidR="00BD019D">
        <w:rPr>
          <w:rFonts w:eastAsia="Arial"/>
          <w:color w:val="000000" w:themeColor="text1"/>
          <w:szCs w:val="20"/>
        </w:rPr>
        <w:t xml:space="preserve">y.  This redacts any configured PII from being returned, as well as prevents configured queries from being executed.  Documentation on Guardrails function can be found here: </w:t>
      </w:r>
      <w:hyperlink r:id="rId34" w:anchor="guardrails" w:history="1">
        <w:r w:rsidR="00DA0418" w:rsidRPr="00736841">
          <w:rPr>
            <w:rStyle w:val="Hyperlink"/>
            <w:rFonts w:eastAsia="Arial"/>
            <w:szCs w:val="20"/>
          </w:rPr>
          <w:t>https://docs.bigpanda.io/en/manage-biggy-configuration#guardrails</w:t>
        </w:r>
      </w:hyperlink>
    </w:p>
    <w:p w14:paraId="7BDCE71C" w14:textId="69064E94" w:rsidR="3A9136CF" w:rsidRDefault="3A9136CF" w:rsidP="00DA0418"/>
    <w:p w14:paraId="6431629B" w14:textId="7C5C0D50" w:rsidR="00FE3AB8" w:rsidRPr="00E4026E" w:rsidRDefault="00FE3AB8" w:rsidP="001F3704">
      <w:pPr>
        <w:pStyle w:val="Heading2"/>
      </w:pPr>
      <w:bookmarkStart w:id="61" w:name="_Toc205817666"/>
      <w:commentRangeStart w:id="62"/>
      <w:commentRangeStart w:id="63"/>
      <w:commentRangeStart w:id="64"/>
      <w:r>
        <w:t>Observability</w:t>
      </w:r>
      <w:bookmarkEnd w:id="61"/>
      <w:commentRangeEnd w:id="62"/>
      <w:r w:rsidR="006E17A4" w:rsidRPr="00E4026E">
        <w:rPr>
          <w:rStyle w:val="CommentReference"/>
          <w:sz w:val="24"/>
          <w:szCs w:val="32"/>
        </w:rPr>
        <w:commentReference w:id="62"/>
      </w:r>
      <w:commentRangeEnd w:id="63"/>
      <w:r>
        <w:rPr>
          <w:rStyle w:val="CommentReference"/>
        </w:rPr>
        <w:commentReference w:id="63"/>
      </w:r>
      <w:commentRangeEnd w:id="64"/>
      <w:r>
        <w:rPr>
          <w:rStyle w:val="CommentReference"/>
        </w:rPr>
        <w:commentReference w:id="64"/>
      </w:r>
    </w:p>
    <w:p w14:paraId="07C524D7" w14:textId="3E4A27F1" w:rsidR="79B3BC40" w:rsidRDefault="79B3BC40" w:rsidP="3A9136CF">
      <w:pPr>
        <w:ind w:left="720"/>
        <w:rPr>
          <w:rFonts w:eastAsia="Arial"/>
          <w:color w:val="000000" w:themeColor="text1"/>
          <w:szCs w:val="20"/>
        </w:rPr>
      </w:pPr>
      <w:r w:rsidRPr="3A9136CF">
        <w:rPr>
          <w:rFonts w:eastAsia="Arial"/>
          <w:color w:val="000000" w:themeColor="text1"/>
          <w:szCs w:val="20"/>
        </w:rPr>
        <w:t>BigPanda is an approved SaaS solution within Aegon, with monitoring and alerting services managed by the vendor</w:t>
      </w:r>
      <w:r w:rsidR="001378EC">
        <w:rPr>
          <w:rFonts w:eastAsia="Arial"/>
          <w:color w:val="000000" w:themeColor="text1"/>
          <w:szCs w:val="20"/>
        </w:rPr>
        <w:t xml:space="preserve"> for BiggyAI</w:t>
      </w:r>
      <w:r w:rsidRPr="3A9136CF">
        <w:rPr>
          <w:rFonts w:eastAsia="Arial"/>
          <w:color w:val="000000" w:themeColor="text1"/>
          <w:szCs w:val="20"/>
        </w:rPr>
        <w:t>. BigPanda plans to introduce support for Splunk</w:t>
      </w:r>
      <w:r w:rsidR="001378EC">
        <w:rPr>
          <w:rFonts w:eastAsia="Arial"/>
          <w:color w:val="000000" w:themeColor="text1"/>
          <w:szCs w:val="20"/>
        </w:rPr>
        <w:t xml:space="preserve"> for Audit Log collection</w:t>
      </w:r>
      <w:r w:rsidRPr="3A9136CF">
        <w:rPr>
          <w:rFonts w:eastAsia="Arial"/>
          <w:color w:val="000000" w:themeColor="text1"/>
          <w:szCs w:val="20"/>
        </w:rPr>
        <w:t xml:space="preserve">, and once this functionality becomes available, Team </w:t>
      </w:r>
      <w:r w:rsidR="001378EC">
        <w:rPr>
          <w:rFonts w:eastAsia="Arial"/>
          <w:color w:val="000000" w:themeColor="text1"/>
          <w:szCs w:val="20"/>
        </w:rPr>
        <w:t>Neptune</w:t>
      </w:r>
      <w:r w:rsidRPr="3A9136CF">
        <w:rPr>
          <w:rFonts w:eastAsia="Arial"/>
          <w:color w:val="000000" w:themeColor="text1"/>
          <w:szCs w:val="20"/>
        </w:rPr>
        <w:t xml:space="preserve"> will conduct testing in collaboration with the appropriate stakeholders to ensure successful implementation.</w:t>
      </w:r>
    </w:p>
    <w:p w14:paraId="19B03286" w14:textId="43BFB38E" w:rsidR="79B3BC40" w:rsidRDefault="79B3BC40" w:rsidP="3A9136CF">
      <w:pPr>
        <w:ind w:left="720"/>
        <w:rPr>
          <w:rFonts w:eastAsia="Arial"/>
          <w:color w:val="000000" w:themeColor="text1"/>
          <w:szCs w:val="20"/>
        </w:rPr>
      </w:pPr>
      <w:r w:rsidRPr="3A9136CF">
        <w:rPr>
          <w:rFonts w:eastAsia="Arial"/>
          <w:color w:val="000000" w:themeColor="text1"/>
          <w:szCs w:val="20"/>
        </w:rPr>
        <w:t>In the meantime, BiggyAI provides the possibility to export the audit log as CSV from the web portal</w:t>
      </w:r>
      <w:r w:rsidR="00F82FF2">
        <w:rPr>
          <w:rFonts w:eastAsia="Arial"/>
          <w:color w:val="000000" w:themeColor="text1"/>
          <w:szCs w:val="20"/>
        </w:rPr>
        <w:t xml:space="preserve"> as well as API </w:t>
      </w:r>
      <w:r w:rsidR="003041A5">
        <w:rPr>
          <w:rFonts w:eastAsia="Arial"/>
          <w:color w:val="000000" w:themeColor="text1"/>
          <w:szCs w:val="20"/>
        </w:rPr>
        <w:t xml:space="preserve">query </w:t>
      </w:r>
      <w:r w:rsidR="00F82FF2">
        <w:rPr>
          <w:rFonts w:eastAsia="Arial"/>
          <w:color w:val="000000" w:themeColor="text1"/>
          <w:szCs w:val="20"/>
        </w:rPr>
        <w:t>Connectivity to collect the logs</w:t>
      </w:r>
      <w:r w:rsidR="003041A5">
        <w:rPr>
          <w:rFonts w:eastAsia="Arial"/>
          <w:color w:val="000000" w:themeColor="text1"/>
          <w:szCs w:val="20"/>
        </w:rPr>
        <w:t xml:space="preserve"> from Splunk directly</w:t>
      </w:r>
      <w:r w:rsidR="0037774F">
        <w:rPr>
          <w:rFonts w:eastAsia="Arial"/>
          <w:color w:val="000000" w:themeColor="text1"/>
          <w:szCs w:val="20"/>
        </w:rPr>
        <w:t xml:space="preserve"> via API</w:t>
      </w:r>
      <w:r w:rsidR="003041A5">
        <w:rPr>
          <w:rFonts w:eastAsia="Arial"/>
          <w:color w:val="000000" w:themeColor="text1"/>
          <w:szCs w:val="20"/>
        </w:rPr>
        <w:t>.</w:t>
      </w:r>
    </w:p>
    <w:p w14:paraId="7591ED7B" w14:textId="5D3520BE" w:rsidR="00136877" w:rsidRDefault="00136877" w:rsidP="3A9136CF">
      <w:pPr>
        <w:ind w:left="720"/>
        <w:rPr>
          <w:rFonts w:eastAsia="Arial"/>
          <w:color w:val="000000" w:themeColor="text1"/>
          <w:szCs w:val="20"/>
        </w:rPr>
      </w:pPr>
      <w:r>
        <w:rPr>
          <w:rFonts w:eastAsia="Arial"/>
          <w:color w:val="000000" w:themeColor="text1"/>
          <w:szCs w:val="20"/>
        </w:rPr>
        <w:t xml:space="preserve">Usage, availability, and </w:t>
      </w:r>
      <w:r w:rsidR="00375A86">
        <w:rPr>
          <w:rFonts w:eastAsia="Arial"/>
          <w:color w:val="000000" w:themeColor="text1"/>
          <w:szCs w:val="20"/>
        </w:rPr>
        <w:t xml:space="preserve">feedback </w:t>
      </w:r>
      <w:r w:rsidR="00CF7DCB">
        <w:rPr>
          <w:rFonts w:eastAsia="Arial"/>
          <w:color w:val="000000" w:themeColor="text1"/>
          <w:szCs w:val="20"/>
        </w:rPr>
        <w:t>reporting are available within the BiggyAI tool</w:t>
      </w:r>
      <w:r w:rsidR="00AA2788">
        <w:rPr>
          <w:rFonts w:eastAsia="Arial"/>
          <w:color w:val="000000" w:themeColor="text1"/>
          <w:szCs w:val="20"/>
        </w:rPr>
        <w:t xml:space="preserve"> as reports</w:t>
      </w:r>
      <w:r w:rsidR="00CE073B">
        <w:rPr>
          <w:rFonts w:eastAsia="Arial"/>
          <w:color w:val="000000" w:themeColor="text1"/>
          <w:szCs w:val="20"/>
        </w:rPr>
        <w:t xml:space="preserve">. Additionally, </w:t>
      </w:r>
      <w:r w:rsidR="00285D35">
        <w:rPr>
          <w:rFonts w:eastAsia="Arial"/>
          <w:color w:val="000000" w:themeColor="text1"/>
          <w:szCs w:val="20"/>
        </w:rPr>
        <w:t xml:space="preserve">there is an existing </w:t>
      </w:r>
      <w:r w:rsidR="00BE6BDE">
        <w:rPr>
          <w:rFonts w:eastAsia="Arial"/>
          <w:color w:val="000000" w:themeColor="text1"/>
          <w:szCs w:val="20"/>
        </w:rPr>
        <w:t xml:space="preserve">RSS </w:t>
      </w:r>
      <w:r w:rsidR="00285D35">
        <w:rPr>
          <w:rFonts w:eastAsia="Arial"/>
          <w:color w:val="000000" w:themeColor="text1"/>
          <w:szCs w:val="20"/>
        </w:rPr>
        <w:t xml:space="preserve">feed from BigPanda which will alert us to any availability issues with the </w:t>
      </w:r>
      <w:r w:rsidR="00BE6BDE">
        <w:rPr>
          <w:rFonts w:eastAsia="Arial"/>
          <w:color w:val="000000" w:themeColor="text1"/>
          <w:szCs w:val="20"/>
        </w:rPr>
        <w:t>SaaS platform.</w:t>
      </w:r>
    </w:p>
    <w:p w14:paraId="1B7F8014" w14:textId="06FC25F7" w:rsidR="3A9136CF" w:rsidRDefault="3A9136CF" w:rsidP="3A9136CF">
      <w:pPr>
        <w:ind w:left="720"/>
      </w:pPr>
    </w:p>
    <w:p w14:paraId="1C988D5C" w14:textId="77777777" w:rsidR="00FE3AB8" w:rsidRPr="00E4026E" w:rsidRDefault="00FE3AB8" w:rsidP="001F3704">
      <w:pPr>
        <w:pStyle w:val="Heading2"/>
      </w:pPr>
      <w:bookmarkStart w:id="65" w:name="_Toc205817667"/>
      <w:r>
        <w:t>Authentication and Authorization</w:t>
      </w:r>
      <w:bookmarkEnd w:id="65"/>
    </w:p>
    <w:p w14:paraId="383D7C04" w14:textId="4DF3887C" w:rsidR="7D7D0088" w:rsidRDefault="7D7D0088" w:rsidP="3A9136CF">
      <w:pPr>
        <w:ind w:left="720"/>
        <w:rPr>
          <w:rFonts w:eastAsia="Arial"/>
          <w:color w:val="000000" w:themeColor="text1"/>
          <w:szCs w:val="20"/>
        </w:rPr>
      </w:pPr>
      <w:r w:rsidRPr="3A9136CF">
        <w:rPr>
          <w:rFonts w:eastAsia="Arial"/>
          <w:color w:val="000000" w:themeColor="text1"/>
          <w:szCs w:val="20"/>
        </w:rPr>
        <w:t>Access to the BigPanda portal (including Biggy) will be secured using Single Sign-On (SSO), with role-based permissions managed through Entra ID groups.</w:t>
      </w:r>
    </w:p>
    <w:p w14:paraId="17CA0CF5" w14:textId="682D5382" w:rsidR="7D7D0088" w:rsidRDefault="7D7D0088" w:rsidP="3A9136CF">
      <w:pPr>
        <w:ind w:left="720"/>
        <w:rPr>
          <w:rFonts w:eastAsia="Arial"/>
          <w:color w:val="000000" w:themeColor="text1"/>
        </w:rPr>
      </w:pPr>
      <w:r w:rsidRPr="0BD2A3AE">
        <w:rPr>
          <w:rFonts w:eastAsia="Arial"/>
          <w:color w:val="000000" w:themeColor="text1"/>
        </w:rPr>
        <w:t xml:space="preserve">All API calls originating from the </w:t>
      </w:r>
      <w:commentRangeStart w:id="66"/>
      <w:commentRangeStart w:id="67"/>
      <w:r w:rsidRPr="0BD2A3AE">
        <w:rPr>
          <w:rFonts w:eastAsia="Arial"/>
          <w:color w:val="000000" w:themeColor="text1"/>
        </w:rPr>
        <w:t xml:space="preserve">BigPanda (including Biggy) will </w:t>
      </w:r>
      <w:commentRangeEnd w:id="66"/>
      <w:r w:rsidR="00B85374" w:rsidRPr="0BD2A3AE">
        <w:rPr>
          <w:rStyle w:val="CommentReference"/>
          <w:rFonts w:eastAsia="Arial"/>
          <w:color w:val="000000" w:themeColor="text1"/>
          <w:sz w:val="20"/>
          <w:szCs w:val="28"/>
        </w:rPr>
        <w:commentReference w:id="66"/>
      </w:r>
      <w:commentRangeEnd w:id="67"/>
      <w:r>
        <w:rPr>
          <w:rStyle w:val="CommentReference"/>
        </w:rPr>
        <w:commentReference w:id="67"/>
      </w:r>
      <w:r w:rsidRPr="0BD2A3AE">
        <w:rPr>
          <w:rFonts w:eastAsia="Arial"/>
          <w:color w:val="000000" w:themeColor="text1"/>
        </w:rPr>
        <w:t>be authenticated using OAuth 2.0 and further protected by IP whitelisting</w:t>
      </w:r>
      <w:r w:rsidR="24D4D31D" w:rsidRPr="42E971F2">
        <w:rPr>
          <w:rFonts w:eastAsia="Arial"/>
          <w:color w:val="000000" w:themeColor="text1"/>
        </w:rPr>
        <w:t>, with all traffic routed via API</w:t>
      </w:r>
      <w:r w:rsidR="24D4D31D" w:rsidRPr="375B9188">
        <w:rPr>
          <w:rFonts w:eastAsia="Arial"/>
          <w:color w:val="000000" w:themeColor="text1"/>
        </w:rPr>
        <w:t xml:space="preserve"> Gateway hosted in </w:t>
      </w:r>
      <w:r w:rsidR="24D4D31D" w:rsidRPr="6D44B6C4">
        <w:rPr>
          <w:rFonts w:eastAsia="Arial"/>
          <w:color w:val="000000" w:themeColor="text1"/>
        </w:rPr>
        <w:t>Aegon’s AWS tenant.</w:t>
      </w:r>
    </w:p>
    <w:p w14:paraId="0DF0DFCB" w14:textId="78F0BF41" w:rsidR="7D7D0088" w:rsidRDefault="7D7D0088" w:rsidP="3A9136CF">
      <w:pPr>
        <w:ind w:left="720"/>
        <w:rPr>
          <w:rFonts w:eastAsia="Arial"/>
          <w:color w:val="000000" w:themeColor="text1"/>
          <w:szCs w:val="20"/>
        </w:rPr>
      </w:pPr>
      <w:r w:rsidRPr="3A9136CF">
        <w:rPr>
          <w:rFonts w:eastAsia="Arial"/>
          <w:color w:val="000000" w:themeColor="text1"/>
          <w:szCs w:val="20"/>
        </w:rPr>
        <w:t>As a result, the production rollout does not require any non-standard integration patterns.</w:t>
      </w:r>
    </w:p>
    <w:p w14:paraId="12E1747D" w14:textId="47B04998" w:rsidR="008B3C66" w:rsidRDefault="008B3C66" w:rsidP="3A9136CF">
      <w:pPr>
        <w:ind w:left="720"/>
        <w:rPr>
          <w:rFonts w:eastAsia="Arial"/>
          <w:color w:val="000000" w:themeColor="text1"/>
          <w:szCs w:val="20"/>
        </w:rPr>
      </w:pPr>
      <w:r>
        <w:rPr>
          <w:rFonts w:eastAsia="Arial"/>
          <w:color w:val="000000" w:themeColor="text1"/>
          <w:szCs w:val="20"/>
        </w:rPr>
        <w:t>Entitlement reviews will be conducted 1/year</w:t>
      </w:r>
      <w:r w:rsidR="00FE3010">
        <w:rPr>
          <w:rFonts w:eastAsia="Arial"/>
          <w:color w:val="000000" w:themeColor="text1"/>
          <w:szCs w:val="20"/>
        </w:rPr>
        <w:t>.  For teams that have BiggyAI Agent access, entitlement reviews will be conducted with the team managers.  For individuals have BiggyAI Agent access individually, entitlement reviews will be conducted on an individual basis.</w:t>
      </w:r>
    </w:p>
    <w:p w14:paraId="1F2BB051" w14:textId="06977479" w:rsidR="3A9136CF" w:rsidRDefault="3A9136CF" w:rsidP="3A9136CF">
      <w:pPr>
        <w:ind w:left="720"/>
      </w:pPr>
    </w:p>
    <w:p w14:paraId="358958A0" w14:textId="77777777" w:rsidR="00AE1288" w:rsidRPr="00E4026E" w:rsidRDefault="00AE1288" w:rsidP="001F3704">
      <w:pPr>
        <w:pStyle w:val="Heading2"/>
      </w:pPr>
      <w:bookmarkStart w:id="68" w:name="_Toc205817668"/>
      <w:r>
        <w:t>Security Boundaries</w:t>
      </w:r>
      <w:bookmarkEnd w:id="68"/>
    </w:p>
    <w:p w14:paraId="42324E82" w14:textId="2AD44ED5" w:rsidR="3A9136CF" w:rsidRDefault="3A9136CF" w:rsidP="3A9136CF">
      <w:pPr>
        <w:ind w:left="720"/>
      </w:pPr>
    </w:p>
    <w:p w14:paraId="6E3E0486" w14:textId="0967033C" w:rsidR="3A9136CF" w:rsidRDefault="3A9136CF" w:rsidP="3A9136CF">
      <w:pPr>
        <w:ind w:left="720"/>
        <w:rPr>
          <w:rFonts w:eastAsia="Arial"/>
          <w:color w:val="000000" w:themeColor="text1"/>
          <w:sz w:val="19"/>
          <w:szCs w:val="19"/>
        </w:rPr>
      </w:pPr>
    </w:p>
    <w:p w14:paraId="151679DB" w14:textId="3046DC14" w:rsidR="3C0A46DC" w:rsidRDefault="3C0A46DC" w:rsidP="3A9136CF">
      <w:pPr>
        <w:ind w:left="720"/>
        <w:rPr>
          <w:rFonts w:eastAsia="Arial"/>
          <w:szCs w:val="20"/>
        </w:rPr>
      </w:pPr>
      <w:r w:rsidRPr="3A9136CF">
        <w:rPr>
          <w:rFonts w:eastAsia="Arial"/>
          <w:color w:val="000000" w:themeColor="text1"/>
          <w:sz w:val="19"/>
          <w:szCs w:val="19"/>
        </w:rPr>
        <w:t>The following security boundaries have been considered for BigPanda and Biggy usage in production.</w:t>
      </w:r>
    </w:p>
    <w:p w14:paraId="2D1B08C6" w14:textId="4C7DA55E" w:rsidR="3C0A46DC" w:rsidRDefault="3C0A46DC" w:rsidP="00903FA6">
      <w:pPr>
        <w:pStyle w:val="ListParagraph"/>
        <w:numPr>
          <w:ilvl w:val="0"/>
          <w:numId w:val="6"/>
        </w:numPr>
        <w:spacing w:after="0" w:line="240" w:lineRule="auto"/>
        <w:rPr>
          <w:rFonts w:eastAsia="Arial"/>
          <w:color w:val="000000" w:themeColor="text1"/>
          <w:szCs w:val="20"/>
        </w:rPr>
      </w:pPr>
      <w:r w:rsidRPr="3A9136CF">
        <w:rPr>
          <w:rFonts w:eastAsia="Arial"/>
          <w:color w:val="000000" w:themeColor="text1"/>
          <w:szCs w:val="20"/>
        </w:rPr>
        <w:t>Hosting pattern: The POC validated its use for secure connectivity to BigPanda portal.</w:t>
      </w:r>
    </w:p>
    <w:p w14:paraId="31A4F35F" w14:textId="4B1BF063" w:rsidR="3C0A46DC" w:rsidRDefault="3C0A46DC" w:rsidP="00903FA6">
      <w:pPr>
        <w:pStyle w:val="ListParagraph"/>
        <w:numPr>
          <w:ilvl w:val="0"/>
          <w:numId w:val="6"/>
        </w:numPr>
        <w:spacing w:after="0" w:line="240" w:lineRule="auto"/>
        <w:rPr>
          <w:rFonts w:eastAsia="Arial"/>
          <w:color w:val="000000" w:themeColor="text1"/>
          <w:szCs w:val="20"/>
        </w:rPr>
      </w:pPr>
      <w:r w:rsidRPr="3A9136CF">
        <w:rPr>
          <w:rFonts w:eastAsia="Arial"/>
          <w:color w:val="000000" w:themeColor="text1"/>
          <w:szCs w:val="20"/>
        </w:rPr>
        <w:lastRenderedPageBreak/>
        <w:t>API Gateway: Tested between BigPanda/BiggyAI and ServiceNow sandbox environment to enforce security controls and maintain internal audit logging.</w:t>
      </w:r>
    </w:p>
    <w:p w14:paraId="3A58C636" w14:textId="1C29B05E" w:rsidR="3C0A46DC" w:rsidRDefault="3C0A46DC" w:rsidP="00903FA6">
      <w:pPr>
        <w:pStyle w:val="ListParagraph"/>
        <w:numPr>
          <w:ilvl w:val="0"/>
          <w:numId w:val="6"/>
        </w:numPr>
        <w:spacing w:after="0" w:line="240" w:lineRule="auto"/>
        <w:rPr>
          <w:rFonts w:eastAsia="Arial"/>
          <w:color w:val="000000" w:themeColor="text1"/>
          <w:szCs w:val="20"/>
        </w:rPr>
      </w:pPr>
      <w:r w:rsidRPr="3A9136CF">
        <w:rPr>
          <w:rFonts w:eastAsia="Arial"/>
          <w:color w:val="000000" w:themeColor="text1"/>
          <w:szCs w:val="20"/>
        </w:rPr>
        <w:t>IP whitelisting: In addition to the hosting pattern, we explicitly enabled IP whitelisting for API calls originating from BigPanda to the API Gateway.</w:t>
      </w:r>
    </w:p>
    <w:p w14:paraId="1BB0CA38" w14:textId="4BF21EB6" w:rsidR="3A9136CF" w:rsidRDefault="3A9136CF" w:rsidP="3A9136CF">
      <w:pPr>
        <w:ind w:left="720"/>
      </w:pPr>
    </w:p>
    <w:p w14:paraId="7A23D503" w14:textId="46A9C64B" w:rsidR="3A9136CF" w:rsidRDefault="3A9136CF" w:rsidP="3A9136CF">
      <w:pPr>
        <w:ind w:left="540"/>
      </w:pPr>
    </w:p>
    <w:p w14:paraId="58793C9D" w14:textId="77777777" w:rsidR="008A3429" w:rsidRPr="00490DF0" w:rsidRDefault="008A3429" w:rsidP="008A3429">
      <w:pPr>
        <w:pStyle w:val="Heading3"/>
      </w:pPr>
      <w:bookmarkStart w:id="69" w:name="_Toc205817669"/>
      <w:commentRangeStart w:id="70"/>
      <w:commentRangeStart w:id="71"/>
      <w:r>
        <w:t>Security Boundaries Diagram</w:t>
      </w:r>
      <w:bookmarkEnd w:id="69"/>
      <w:commentRangeEnd w:id="70"/>
      <w:r w:rsidR="000F780F" w:rsidRPr="00490DF0">
        <w:rPr>
          <w:rStyle w:val="CommentReference"/>
          <w:sz w:val="20"/>
          <w:szCs w:val="28"/>
        </w:rPr>
        <w:commentReference w:id="70"/>
      </w:r>
      <w:commentRangeEnd w:id="71"/>
      <w:r w:rsidR="00293DD0" w:rsidRPr="00490DF0">
        <w:rPr>
          <w:rStyle w:val="CommentReference"/>
          <w:sz w:val="20"/>
          <w:szCs w:val="28"/>
        </w:rPr>
        <w:commentReference w:id="71"/>
      </w:r>
    </w:p>
    <w:p w14:paraId="5CA7C298" w14:textId="406A482C" w:rsidR="3A9136CF" w:rsidRDefault="3A9136CF"/>
    <w:p w14:paraId="1A2FBE67" w14:textId="06E2D3FF" w:rsidR="008A3429" w:rsidRPr="00490DF0" w:rsidRDefault="04575297" w:rsidP="00A46398">
      <w:r>
        <w:rPr>
          <w:noProof/>
        </w:rPr>
        <w:drawing>
          <wp:inline distT="0" distB="0" distL="0" distR="0" wp14:anchorId="53239135" wp14:editId="6C165B30">
            <wp:extent cx="7096125" cy="4444934"/>
            <wp:effectExtent l="0" t="0" r="0" b="0"/>
            <wp:docPr id="1159424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24934" name="Picture 1159424934"/>
                    <pic:cNvPicPr/>
                  </pic:nvPicPr>
                  <pic:blipFill>
                    <a:blip r:embed="rId35">
                      <a:extLst>
                        <a:ext uri="{28A0092B-C50C-407E-A947-70E740481C1C}">
                          <a14:useLocalDpi xmlns:a14="http://schemas.microsoft.com/office/drawing/2010/main"/>
                        </a:ext>
                      </a:extLst>
                    </a:blip>
                    <a:stretch>
                      <a:fillRect/>
                    </a:stretch>
                  </pic:blipFill>
                  <pic:spPr>
                    <a:xfrm>
                      <a:off x="0" y="0"/>
                      <a:ext cx="7096125" cy="4444934"/>
                    </a:xfrm>
                    <a:prstGeom prst="rect">
                      <a:avLst/>
                    </a:prstGeom>
                  </pic:spPr>
                </pic:pic>
              </a:graphicData>
            </a:graphic>
          </wp:inline>
        </w:drawing>
      </w:r>
    </w:p>
    <w:p w14:paraId="294535FA" w14:textId="472BB24E" w:rsidR="3A9136CF" w:rsidRDefault="3A9136CF"/>
    <w:p w14:paraId="34A83A34" w14:textId="77777777" w:rsidR="00AE1288" w:rsidRPr="00490DF0" w:rsidRDefault="00AE1288" w:rsidP="3A9136CF">
      <w:pPr>
        <w:pStyle w:val="Heading3"/>
        <w:rPr>
          <w:rFonts w:cs="Arial"/>
        </w:rPr>
      </w:pPr>
      <w:bookmarkStart w:id="72" w:name="_Toc205817670"/>
      <w:r w:rsidRPr="3A9136CF">
        <w:rPr>
          <w:rFonts w:cs="Arial"/>
        </w:rPr>
        <w:t>Security Boundaries Table</w:t>
      </w:r>
      <w:bookmarkEnd w:id="72"/>
    </w:p>
    <w:p w14:paraId="656D8972" w14:textId="31FFB105" w:rsidR="3A9136CF" w:rsidRDefault="3A9136CF" w:rsidP="3A9136CF">
      <w:pPr>
        <w:ind w:left="720"/>
      </w:pPr>
    </w:p>
    <w:tbl>
      <w:tblPr>
        <w:tblStyle w:val="TableGrid"/>
        <w:tblW w:w="0" w:type="auto"/>
        <w:tblInd w:w="7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00"/>
        <w:gridCol w:w="3135"/>
        <w:gridCol w:w="4545"/>
      </w:tblGrid>
      <w:tr w:rsidR="3A9136CF" w14:paraId="7C333C76" w14:textId="77777777" w:rsidTr="4BF158F4">
        <w:trPr>
          <w:trHeight w:val="300"/>
        </w:trPr>
        <w:tc>
          <w:tcPr>
            <w:tcW w:w="2100" w:type="dxa"/>
            <w:shd w:val="clear" w:color="auto" w:fill="A5C9EB" w:themeFill="text2" w:themeFillTint="40"/>
            <w:tcMar>
              <w:left w:w="105" w:type="dxa"/>
              <w:right w:w="105" w:type="dxa"/>
            </w:tcMar>
          </w:tcPr>
          <w:p w14:paraId="7095AB21" w14:textId="65BC1082" w:rsidR="3A9136CF" w:rsidRDefault="3A9136CF" w:rsidP="3A9136CF">
            <w:pPr>
              <w:ind w:left="-110"/>
              <w:rPr>
                <w:rFonts w:eastAsia="Arial"/>
                <w:color w:val="000000" w:themeColor="text1"/>
                <w:szCs w:val="20"/>
              </w:rPr>
            </w:pPr>
            <w:r w:rsidRPr="3A9136CF">
              <w:rPr>
                <w:rFonts w:eastAsia="Arial"/>
                <w:b/>
                <w:bCs/>
                <w:color w:val="000000" w:themeColor="text1"/>
                <w:szCs w:val="20"/>
              </w:rPr>
              <w:t>Security Boundary Reference</w:t>
            </w:r>
          </w:p>
        </w:tc>
        <w:tc>
          <w:tcPr>
            <w:tcW w:w="3135" w:type="dxa"/>
            <w:shd w:val="clear" w:color="auto" w:fill="A5C9EB" w:themeFill="text2" w:themeFillTint="40"/>
            <w:tcMar>
              <w:left w:w="105" w:type="dxa"/>
              <w:right w:w="105" w:type="dxa"/>
            </w:tcMar>
          </w:tcPr>
          <w:p w14:paraId="2476FF24" w14:textId="5A10B88A" w:rsidR="3A9136CF" w:rsidRDefault="3A9136CF" w:rsidP="3A9136CF">
            <w:pPr>
              <w:rPr>
                <w:rFonts w:eastAsia="Arial"/>
                <w:color w:val="000000" w:themeColor="text1"/>
                <w:szCs w:val="20"/>
              </w:rPr>
            </w:pPr>
            <w:r w:rsidRPr="3A9136CF">
              <w:rPr>
                <w:rFonts w:eastAsia="Arial"/>
                <w:b/>
                <w:bCs/>
                <w:color w:val="000000" w:themeColor="text1"/>
                <w:szCs w:val="20"/>
              </w:rPr>
              <w:t>Existing Pattern?</w:t>
            </w:r>
          </w:p>
        </w:tc>
        <w:tc>
          <w:tcPr>
            <w:tcW w:w="4545" w:type="dxa"/>
            <w:shd w:val="clear" w:color="auto" w:fill="A5C9EB" w:themeFill="text2" w:themeFillTint="40"/>
            <w:tcMar>
              <w:left w:w="105" w:type="dxa"/>
              <w:right w:w="105" w:type="dxa"/>
            </w:tcMar>
          </w:tcPr>
          <w:p w14:paraId="07F3C378" w14:textId="732BCEFD" w:rsidR="3A9136CF" w:rsidRDefault="3A9136CF" w:rsidP="3A9136CF">
            <w:pPr>
              <w:rPr>
                <w:rFonts w:eastAsia="Arial"/>
                <w:color w:val="000000" w:themeColor="text1"/>
                <w:szCs w:val="20"/>
              </w:rPr>
            </w:pPr>
            <w:r w:rsidRPr="3A9136CF">
              <w:rPr>
                <w:rFonts w:eastAsia="Arial"/>
                <w:b/>
                <w:bCs/>
                <w:color w:val="000000" w:themeColor="text1"/>
                <w:szCs w:val="20"/>
              </w:rPr>
              <w:t>Description</w:t>
            </w:r>
          </w:p>
        </w:tc>
      </w:tr>
      <w:tr w:rsidR="3A9136CF" w14:paraId="19B264B2" w14:textId="77777777" w:rsidTr="4BF158F4">
        <w:trPr>
          <w:trHeight w:val="300"/>
        </w:trPr>
        <w:tc>
          <w:tcPr>
            <w:tcW w:w="2100" w:type="dxa"/>
            <w:tcMar>
              <w:left w:w="105" w:type="dxa"/>
              <w:right w:w="105" w:type="dxa"/>
            </w:tcMar>
          </w:tcPr>
          <w:p w14:paraId="627AA722" w14:textId="5AB98D88" w:rsidR="3A9136CF" w:rsidRDefault="3A9136CF" w:rsidP="3A9136CF">
            <w:pPr>
              <w:rPr>
                <w:rFonts w:eastAsia="Arial"/>
                <w:color w:val="000000" w:themeColor="text1"/>
                <w:szCs w:val="20"/>
              </w:rPr>
            </w:pPr>
            <w:r w:rsidRPr="3A9136CF">
              <w:rPr>
                <w:rFonts w:eastAsia="Arial"/>
                <w:b/>
                <w:bCs/>
                <w:color w:val="000000" w:themeColor="text1"/>
                <w:szCs w:val="20"/>
              </w:rPr>
              <w:t>1</w:t>
            </w:r>
          </w:p>
        </w:tc>
        <w:tc>
          <w:tcPr>
            <w:tcW w:w="3135" w:type="dxa"/>
            <w:tcMar>
              <w:left w:w="105" w:type="dxa"/>
              <w:right w:w="105" w:type="dxa"/>
            </w:tcMar>
          </w:tcPr>
          <w:p w14:paraId="7F575665" w14:textId="4D8090C6" w:rsidR="3A9136CF" w:rsidRDefault="3A9136CF" w:rsidP="3A9136CF">
            <w:pPr>
              <w:rPr>
                <w:rFonts w:eastAsia="Arial"/>
                <w:color w:val="000000" w:themeColor="text1"/>
                <w:szCs w:val="20"/>
              </w:rPr>
            </w:pPr>
            <w:r w:rsidRPr="3A9136CF">
              <w:rPr>
                <w:rFonts w:eastAsia="Arial"/>
                <w:color w:val="000000" w:themeColor="text1"/>
                <w:szCs w:val="20"/>
              </w:rPr>
              <w:t>Browsing Pattern</w:t>
            </w:r>
          </w:p>
        </w:tc>
        <w:tc>
          <w:tcPr>
            <w:tcW w:w="4545" w:type="dxa"/>
            <w:tcMar>
              <w:left w:w="105" w:type="dxa"/>
              <w:right w:w="105" w:type="dxa"/>
            </w:tcMar>
          </w:tcPr>
          <w:p w14:paraId="7E5689BC" w14:textId="7C11F5B0" w:rsidR="3A9136CF" w:rsidRDefault="3A9136CF" w:rsidP="3A9136CF">
            <w:pPr>
              <w:rPr>
                <w:rFonts w:eastAsia="Arial"/>
                <w:color w:val="000000" w:themeColor="text1"/>
                <w:szCs w:val="20"/>
              </w:rPr>
            </w:pPr>
            <w:r w:rsidRPr="3A9136CF">
              <w:rPr>
                <w:rFonts w:eastAsia="Arial"/>
                <w:color w:val="000000" w:themeColor="text1"/>
                <w:szCs w:val="20"/>
              </w:rPr>
              <w:t>Corporate Firewall.</w:t>
            </w:r>
          </w:p>
        </w:tc>
      </w:tr>
      <w:tr w:rsidR="3A9136CF" w14:paraId="2097DF8A" w14:textId="77777777" w:rsidTr="4BF158F4">
        <w:trPr>
          <w:trHeight w:val="300"/>
        </w:trPr>
        <w:tc>
          <w:tcPr>
            <w:tcW w:w="2100" w:type="dxa"/>
            <w:tcMar>
              <w:left w:w="105" w:type="dxa"/>
              <w:right w:w="105" w:type="dxa"/>
            </w:tcMar>
          </w:tcPr>
          <w:p w14:paraId="78C812C8" w14:textId="5562B6C4" w:rsidR="3A9136CF" w:rsidRDefault="3A9136CF" w:rsidP="3A9136CF">
            <w:pPr>
              <w:rPr>
                <w:rFonts w:eastAsia="Arial"/>
                <w:color w:val="000000" w:themeColor="text1"/>
                <w:szCs w:val="20"/>
              </w:rPr>
            </w:pPr>
            <w:r w:rsidRPr="3A9136CF">
              <w:rPr>
                <w:rFonts w:eastAsia="Arial"/>
                <w:b/>
                <w:bCs/>
                <w:color w:val="000000" w:themeColor="text1"/>
                <w:szCs w:val="20"/>
              </w:rPr>
              <w:lastRenderedPageBreak/>
              <w:t>2</w:t>
            </w:r>
          </w:p>
        </w:tc>
        <w:tc>
          <w:tcPr>
            <w:tcW w:w="3135" w:type="dxa"/>
            <w:tcMar>
              <w:left w:w="105" w:type="dxa"/>
              <w:right w:w="105" w:type="dxa"/>
            </w:tcMar>
          </w:tcPr>
          <w:p w14:paraId="64E699A4" w14:textId="28F58E2B" w:rsidR="3A9136CF" w:rsidRDefault="3A9136CF" w:rsidP="3A9136CF">
            <w:pPr>
              <w:rPr>
                <w:rFonts w:eastAsia="Arial"/>
                <w:color w:val="000000" w:themeColor="text1"/>
                <w:szCs w:val="20"/>
              </w:rPr>
            </w:pPr>
            <w:r w:rsidRPr="3A9136CF">
              <w:rPr>
                <w:rFonts w:eastAsia="Arial"/>
                <w:color w:val="000000" w:themeColor="text1"/>
                <w:szCs w:val="20"/>
              </w:rPr>
              <w:t>Hosting Pattern</w:t>
            </w:r>
          </w:p>
        </w:tc>
        <w:tc>
          <w:tcPr>
            <w:tcW w:w="4545" w:type="dxa"/>
            <w:tcMar>
              <w:left w:w="105" w:type="dxa"/>
              <w:right w:w="105" w:type="dxa"/>
            </w:tcMar>
          </w:tcPr>
          <w:p w14:paraId="2FFD08B5" w14:textId="7B6146AB" w:rsidR="3A9136CF" w:rsidRDefault="3A9136CF" w:rsidP="3A9136CF">
            <w:pPr>
              <w:rPr>
                <w:rFonts w:eastAsia="Arial"/>
                <w:color w:val="000000" w:themeColor="text1"/>
                <w:szCs w:val="20"/>
              </w:rPr>
            </w:pPr>
            <w:r w:rsidRPr="3A9136CF">
              <w:rPr>
                <w:rFonts w:eastAsia="Arial"/>
                <w:color w:val="000000" w:themeColor="text1"/>
                <w:szCs w:val="20"/>
              </w:rPr>
              <w:t>Corporate Firewall + LB.</w:t>
            </w:r>
            <w:r>
              <w:br/>
            </w:r>
            <w:r>
              <w:br/>
            </w:r>
            <w:r w:rsidRPr="3A9136CF">
              <w:rPr>
                <w:rFonts w:eastAsia="Arial"/>
                <w:color w:val="000000" w:themeColor="text1"/>
                <w:szCs w:val="20"/>
              </w:rPr>
              <w:t>APIs calls accepted only from whitelisted BigPanda’s IPs.</w:t>
            </w:r>
          </w:p>
        </w:tc>
      </w:tr>
      <w:tr w:rsidR="3A9136CF" w14:paraId="1410745B" w14:textId="77777777" w:rsidTr="4BF158F4">
        <w:trPr>
          <w:trHeight w:val="300"/>
        </w:trPr>
        <w:tc>
          <w:tcPr>
            <w:tcW w:w="2100" w:type="dxa"/>
            <w:tcMar>
              <w:left w:w="105" w:type="dxa"/>
              <w:right w:w="105" w:type="dxa"/>
            </w:tcMar>
          </w:tcPr>
          <w:p w14:paraId="163EF4A6" w14:textId="27BC3B6A" w:rsidR="3A9136CF" w:rsidRDefault="3A9136CF" w:rsidP="3A9136CF">
            <w:pPr>
              <w:rPr>
                <w:rFonts w:eastAsia="Arial"/>
                <w:color w:val="000000" w:themeColor="text1"/>
                <w:szCs w:val="20"/>
              </w:rPr>
            </w:pPr>
            <w:r w:rsidRPr="3A9136CF">
              <w:rPr>
                <w:rFonts w:eastAsia="Arial"/>
                <w:b/>
                <w:bCs/>
                <w:color w:val="000000" w:themeColor="text1"/>
                <w:szCs w:val="20"/>
              </w:rPr>
              <w:t>3</w:t>
            </w:r>
          </w:p>
        </w:tc>
        <w:tc>
          <w:tcPr>
            <w:tcW w:w="3135" w:type="dxa"/>
            <w:tcMar>
              <w:left w:w="105" w:type="dxa"/>
              <w:right w:w="105" w:type="dxa"/>
            </w:tcMar>
          </w:tcPr>
          <w:p w14:paraId="62384658" w14:textId="27F33336" w:rsidR="3A9136CF" w:rsidRDefault="3A9136CF" w:rsidP="3A9136CF">
            <w:pPr>
              <w:rPr>
                <w:rFonts w:eastAsia="Arial"/>
                <w:color w:val="000000" w:themeColor="text1"/>
                <w:szCs w:val="20"/>
              </w:rPr>
            </w:pPr>
            <w:r w:rsidRPr="3A9136CF">
              <w:rPr>
                <w:rFonts w:eastAsia="Arial"/>
                <w:color w:val="000000" w:themeColor="text1"/>
                <w:szCs w:val="20"/>
              </w:rPr>
              <w:t>Browsing Pattern</w:t>
            </w:r>
          </w:p>
        </w:tc>
        <w:tc>
          <w:tcPr>
            <w:tcW w:w="4545" w:type="dxa"/>
            <w:tcMar>
              <w:left w:w="105" w:type="dxa"/>
              <w:right w:w="105" w:type="dxa"/>
            </w:tcMar>
          </w:tcPr>
          <w:p w14:paraId="34DF37E7" w14:textId="44B56B1B" w:rsidR="3A9136CF" w:rsidRDefault="3A9136CF" w:rsidP="3A9136CF">
            <w:pPr>
              <w:rPr>
                <w:rFonts w:eastAsia="Arial"/>
                <w:color w:val="000000" w:themeColor="text1"/>
                <w:szCs w:val="20"/>
              </w:rPr>
            </w:pPr>
            <w:r w:rsidRPr="3A9136CF">
              <w:rPr>
                <w:rFonts w:eastAsia="Arial"/>
                <w:color w:val="000000" w:themeColor="text1"/>
                <w:szCs w:val="20"/>
              </w:rPr>
              <w:t>Corporate Firewall.</w:t>
            </w:r>
          </w:p>
        </w:tc>
      </w:tr>
      <w:tr w:rsidR="04703BFA" w14:paraId="7BB0AF8B" w14:textId="77777777" w:rsidTr="04703BFA">
        <w:trPr>
          <w:trHeight w:val="300"/>
        </w:trPr>
        <w:tc>
          <w:tcPr>
            <w:tcW w:w="2100" w:type="dxa"/>
            <w:tcMar>
              <w:left w:w="105" w:type="dxa"/>
              <w:right w:w="105" w:type="dxa"/>
            </w:tcMar>
          </w:tcPr>
          <w:p w14:paraId="4A99AF1D" w14:textId="22861C4F" w:rsidR="14DD25B6" w:rsidRDefault="14DD25B6" w:rsidP="04703BFA">
            <w:pPr>
              <w:rPr>
                <w:rFonts w:eastAsia="Arial"/>
                <w:b/>
                <w:bCs/>
                <w:color w:val="000000" w:themeColor="text1"/>
              </w:rPr>
            </w:pPr>
            <w:r w:rsidRPr="04703BFA">
              <w:rPr>
                <w:rFonts w:eastAsia="Arial"/>
                <w:b/>
                <w:bCs/>
                <w:color w:val="000000" w:themeColor="text1"/>
              </w:rPr>
              <w:t>4</w:t>
            </w:r>
          </w:p>
        </w:tc>
        <w:tc>
          <w:tcPr>
            <w:tcW w:w="3135" w:type="dxa"/>
            <w:tcMar>
              <w:left w:w="105" w:type="dxa"/>
              <w:right w:w="105" w:type="dxa"/>
            </w:tcMar>
          </w:tcPr>
          <w:p w14:paraId="70F9C2BF" w14:textId="1B142EFF" w:rsidR="14DD25B6" w:rsidRDefault="14DD25B6" w:rsidP="04703BFA">
            <w:pPr>
              <w:rPr>
                <w:rFonts w:eastAsia="Arial"/>
                <w:color w:val="000000" w:themeColor="text1"/>
              </w:rPr>
            </w:pPr>
            <w:r w:rsidRPr="04703BFA">
              <w:rPr>
                <w:rFonts w:eastAsia="Arial"/>
                <w:color w:val="000000" w:themeColor="text1"/>
              </w:rPr>
              <w:t>N/A</w:t>
            </w:r>
          </w:p>
        </w:tc>
        <w:tc>
          <w:tcPr>
            <w:tcW w:w="4545" w:type="dxa"/>
            <w:tcMar>
              <w:left w:w="105" w:type="dxa"/>
              <w:right w:w="105" w:type="dxa"/>
            </w:tcMar>
          </w:tcPr>
          <w:p w14:paraId="29D9E227" w14:textId="4AF62ACA" w:rsidR="04703BFA" w:rsidRDefault="103BA357" w:rsidP="04703BFA">
            <w:pPr>
              <w:rPr>
                <w:rFonts w:eastAsia="Arial"/>
                <w:color w:val="000000" w:themeColor="text1"/>
              </w:rPr>
            </w:pPr>
            <w:r w:rsidRPr="07D07B55">
              <w:rPr>
                <w:rFonts w:eastAsia="Arial"/>
                <w:color w:val="000000" w:themeColor="text1"/>
              </w:rPr>
              <w:t xml:space="preserve">Access to </w:t>
            </w:r>
            <w:r w:rsidRPr="29E653D9">
              <w:rPr>
                <w:rFonts w:eastAsia="Arial"/>
                <w:color w:val="000000" w:themeColor="text1"/>
              </w:rPr>
              <w:t>Teams</w:t>
            </w:r>
            <w:r w:rsidRPr="07D07B55">
              <w:rPr>
                <w:rFonts w:eastAsia="Arial"/>
                <w:color w:val="000000" w:themeColor="text1"/>
              </w:rPr>
              <w:t xml:space="preserve"> in Aegon’s Azure tenant</w:t>
            </w:r>
            <w:r w:rsidRPr="29E653D9">
              <w:rPr>
                <w:rFonts w:eastAsia="Arial"/>
                <w:color w:val="000000" w:themeColor="text1"/>
              </w:rPr>
              <w:t>, authentication with EntraID</w:t>
            </w:r>
          </w:p>
        </w:tc>
      </w:tr>
      <w:tr w:rsidR="29E653D9" w14:paraId="02C30BEA" w14:textId="77777777" w:rsidTr="29E653D9">
        <w:trPr>
          <w:trHeight w:val="300"/>
        </w:trPr>
        <w:tc>
          <w:tcPr>
            <w:tcW w:w="2100" w:type="dxa"/>
            <w:tcMar>
              <w:left w:w="105" w:type="dxa"/>
              <w:right w:w="105" w:type="dxa"/>
            </w:tcMar>
          </w:tcPr>
          <w:p w14:paraId="3F10416F" w14:textId="7EB5ED7D" w:rsidR="103BA357" w:rsidRDefault="103BA357" w:rsidP="29E653D9">
            <w:pPr>
              <w:rPr>
                <w:rFonts w:eastAsia="Arial"/>
                <w:b/>
                <w:bCs/>
                <w:color w:val="000000" w:themeColor="text1"/>
              </w:rPr>
            </w:pPr>
            <w:r w:rsidRPr="29E653D9">
              <w:rPr>
                <w:rFonts w:eastAsia="Arial"/>
                <w:b/>
                <w:bCs/>
                <w:color w:val="000000" w:themeColor="text1"/>
              </w:rPr>
              <w:t>5</w:t>
            </w:r>
          </w:p>
        </w:tc>
        <w:tc>
          <w:tcPr>
            <w:tcW w:w="3135" w:type="dxa"/>
            <w:tcMar>
              <w:left w:w="105" w:type="dxa"/>
              <w:right w:w="105" w:type="dxa"/>
            </w:tcMar>
          </w:tcPr>
          <w:p w14:paraId="6A67F745" w14:textId="3CF03FE3" w:rsidR="103BA357" w:rsidRDefault="103BA357" w:rsidP="29E653D9">
            <w:pPr>
              <w:rPr>
                <w:rFonts w:eastAsia="Arial"/>
                <w:color w:val="000000" w:themeColor="text1"/>
              </w:rPr>
            </w:pPr>
            <w:r w:rsidRPr="29E653D9">
              <w:rPr>
                <w:rFonts w:eastAsia="Arial"/>
                <w:color w:val="000000" w:themeColor="text1"/>
              </w:rPr>
              <w:t>N/A</w:t>
            </w:r>
          </w:p>
        </w:tc>
        <w:tc>
          <w:tcPr>
            <w:tcW w:w="4545" w:type="dxa"/>
            <w:tcMar>
              <w:left w:w="105" w:type="dxa"/>
              <w:right w:w="105" w:type="dxa"/>
            </w:tcMar>
          </w:tcPr>
          <w:p w14:paraId="05C52AA3" w14:textId="73BFBC22" w:rsidR="29E653D9" w:rsidRDefault="103BA357" w:rsidP="29E653D9">
            <w:pPr>
              <w:rPr>
                <w:rFonts w:eastAsia="Arial"/>
                <w:color w:val="000000" w:themeColor="text1"/>
              </w:rPr>
            </w:pPr>
            <w:r w:rsidRPr="33C3AD98">
              <w:rPr>
                <w:rFonts w:eastAsia="Arial"/>
                <w:color w:val="000000" w:themeColor="text1"/>
              </w:rPr>
              <w:t xml:space="preserve">BiggyAI access to LLMs hosted in BigPanda Azure tenant. </w:t>
            </w:r>
            <w:r w:rsidR="73882601" w:rsidRPr="75C8CB14">
              <w:rPr>
                <w:rFonts w:eastAsia="Arial"/>
                <w:color w:val="000000" w:themeColor="text1"/>
              </w:rPr>
              <w:t>All connectivity and management of this integration are handled exclusiv</w:t>
            </w:r>
            <w:r w:rsidR="1F3637AD" w:rsidRPr="75C8CB14">
              <w:rPr>
                <w:rFonts w:eastAsia="Arial"/>
                <w:color w:val="000000" w:themeColor="text1"/>
              </w:rPr>
              <w:t xml:space="preserve">ely by </w:t>
            </w:r>
            <w:r w:rsidRPr="75C8CB14">
              <w:rPr>
                <w:rFonts w:eastAsia="Arial"/>
                <w:color w:val="000000" w:themeColor="text1"/>
              </w:rPr>
              <w:t>BigPanda.</w:t>
            </w:r>
          </w:p>
        </w:tc>
      </w:tr>
    </w:tbl>
    <w:p w14:paraId="128C5DA8" w14:textId="1C0D8C5F" w:rsidR="3A9136CF" w:rsidRDefault="3A9136CF" w:rsidP="3A9136CF">
      <w:pPr>
        <w:ind w:left="720"/>
      </w:pPr>
    </w:p>
    <w:p w14:paraId="5B1B68CC" w14:textId="77777777" w:rsidR="008A3429" w:rsidRPr="00490DF0" w:rsidRDefault="008A3429" w:rsidP="008A3429">
      <w:pPr>
        <w:rPr>
          <w:szCs w:val="20"/>
        </w:rPr>
      </w:pPr>
    </w:p>
    <w:p w14:paraId="0285D101" w14:textId="77777777" w:rsidR="00671E0F" w:rsidRPr="00490DF0" w:rsidRDefault="00671E0F" w:rsidP="00DE2ABB">
      <w:pPr>
        <w:ind w:left="1440"/>
        <w:rPr>
          <w:szCs w:val="20"/>
        </w:rPr>
      </w:pPr>
    </w:p>
    <w:p w14:paraId="0C327A5F" w14:textId="77777777" w:rsidR="00AE1288" w:rsidRPr="00490DF0" w:rsidRDefault="00AE1288" w:rsidP="00AE1288">
      <w:pPr>
        <w:pStyle w:val="Heading1"/>
      </w:pPr>
      <w:bookmarkStart w:id="73" w:name="_Toc205817673"/>
      <w:r w:rsidRPr="00490DF0">
        <w:t xml:space="preserve">Data </w:t>
      </w:r>
      <w:r w:rsidRPr="004B4BDC">
        <w:t>Solution</w:t>
      </w:r>
      <w:bookmarkEnd w:id="73"/>
    </w:p>
    <w:p w14:paraId="047273D1" w14:textId="58109787" w:rsidR="00017C63" w:rsidRDefault="00AE1288" w:rsidP="00017C63">
      <w:pPr>
        <w:pStyle w:val="Heading2"/>
      </w:pPr>
      <w:bookmarkStart w:id="74" w:name="_Toc205817674"/>
      <w:r>
        <w:t>Data Classification</w:t>
      </w:r>
      <w:bookmarkEnd w:id="74"/>
    </w:p>
    <w:p w14:paraId="5922FFA0" w14:textId="6C992CE3" w:rsidR="3A9136CF" w:rsidRDefault="3A9136CF" w:rsidP="3A9136CF"/>
    <w:tbl>
      <w:tblPr>
        <w:tblStyle w:val="GridTable1Light-Accent12"/>
        <w:tblW w:w="4300"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379"/>
        <w:gridCol w:w="3398"/>
        <w:gridCol w:w="95"/>
        <w:gridCol w:w="449"/>
        <w:gridCol w:w="26"/>
        <w:gridCol w:w="4923"/>
        <w:gridCol w:w="9"/>
      </w:tblGrid>
      <w:tr w:rsidR="00F10332" w:rsidRPr="00E4026E" w14:paraId="59C5E22B" w14:textId="77777777" w:rsidTr="3A9136CF">
        <w:trPr>
          <w:gridAfter w:val="1"/>
          <w:cnfStyle w:val="100000000000" w:firstRow="1" w:lastRow="0" w:firstColumn="0" w:lastColumn="0" w:oddVBand="0" w:evenVBand="0" w:oddHBand="0" w:evenHBand="0" w:firstRowFirstColumn="0" w:firstRowLastColumn="0" w:lastRowFirstColumn="0" w:lastRowLastColumn="0"/>
          <w:wAfter w:w="5" w:type="pct"/>
          <w:trHeight w:val="373"/>
        </w:trPr>
        <w:tc>
          <w:tcPr>
            <w:tcW w:w="2035"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4FA54A0A" w14:textId="77777777" w:rsidR="00BB1AEE" w:rsidRPr="00AD45A6" w:rsidRDefault="00BB1AEE" w:rsidP="00AD45A6">
            <w:pPr>
              <w:rPr>
                <w:rFonts w:ascii="Arial" w:hAnsi="Arial" w:cs="Arial"/>
                <w:szCs w:val="20"/>
              </w:rPr>
            </w:pPr>
            <w:r w:rsidRPr="00AD45A6">
              <w:rPr>
                <w:rFonts w:ascii="Arial" w:hAnsi="Arial" w:cs="Arial"/>
                <w:szCs w:val="20"/>
              </w:rPr>
              <w:t xml:space="preserve">Data Confidentiality Classification </w:t>
            </w:r>
          </w:p>
        </w:tc>
        <w:tc>
          <w:tcPr>
            <w:tcW w:w="293"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2F5198ED" w14:textId="77777777" w:rsidR="00BB1AEE" w:rsidRPr="00BB1AEE" w:rsidRDefault="00BB1AEE" w:rsidP="00AD45A6">
            <w:pPr>
              <w:rPr>
                <w:rFonts w:ascii="Arial" w:hAnsi="Arial" w:cs="Arial"/>
                <w:szCs w:val="20"/>
                <w:highlight w:val="darkBlue"/>
              </w:rPr>
            </w:pPr>
          </w:p>
        </w:tc>
        <w:tc>
          <w:tcPr>
            <w:tcW w:w="2667"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13164E48" w14:textId="111A0C2B" w:rsidR="00BB1AEE" w:rsidRPr="00AD45A6" w:rsidRDefault="00BB1AEE" w:rsidP="00AD45A6">
            <w:pPr>
              <w:rPr>
                <w:rFonts w:ascii="Arial" w:hAnsi="Arial" w:cs="Arial"/>
                <w:szCs w:val="20"/>
              </w:rPr>
            </w:pPr>
            <w:r w:rsidRPr="00AD45A6">
              <w:rPr>
                <w:rFonts w:ascii="Arial" w:hAnsi="Arial" w:cs="Arial"/>
                <w:szCs w:val="20"/>
              </w:rPr>
              <w:t>Data Legal and Regulatory Classification</w:t>
            </w:r>
          </w:p>
        </w:tc>
      </w:tr>
      <w:tr w:rsidR="00F10332" w:rsidRPr="00E4026E" w14:paraId="18869956" w14:textId="77777777" w:rsidTr="3A9136CF">
        <w:trPr>
          <w:trHeight w:val="490"/>
        </w:trPr>
        <w:sdt>
          <w:sdtPr>
            <w:rPr>
              <w:szCs w:val="20"/>
            </w:rPr>
            <w:id w:val="-1950618297"/>
            <w14:checkbox>
              <w14:checked w14:val="0"/>
              <w14:checkedState w14:val="2612" w14:font="MS Gothic"/>
              <w14:uncheckedState w14:val="2610" w14:font="MS Gothic"/>
            </w14:checkbox>
          </w:sdtPr>
          <w:sdtContent>
            <w:tc>
              <w:tcPr>
                <w:tcW w:w="204" w:type="pct"/>
                <w:tcBorders>
                  <w:right w:val="single" w:sz="4" w:space="0" w:color="auto"/>
                </w:tcBorders>
              </w:tcPr>
              <w:p w14:paraId="17826670"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00A08FDD" w14:textId="77777777" w:rsidR="00BB1AEE" w:rsidRPr="00AD45A6" w:rsidRDefault="00BB1AEE" w:rsidP="00AD45A6">
            <w:pPr>
              <w:rPr>
                <w:rFonts w:ascii="Arial" w:hAnsi="Arial" w:cs="Arial"/>
                <w:szCs w:val="20"/>
              </w:rPr>
            </w:pPr>
            <w:r w:rsidRPr="00AD45A6">
              <w:rPr>
                <w:rFonts w:ascii="Arial" w:hAnsi="Arial" w:cs="Arial"/>
                <w:szCs w:val="20"/>
              </w:rPr>
              <w:t>Strictly 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503B4A99" w14:textId="77777777" w:rsidR="00BB1AEE" w:rsidRPr="00BB1AEE" w:rsidRDefault="00BB1AEE" w:rsidP="00BB1AEE">
            <w:pPr>
              <w:rPr>
                <w:rFonts w:ascii="Arial" w:hAnsi="Arial" w:cs="Arial"/>
                <w:szCs w:val="20"/>
                <w:highlight w:val="darkBlue"/>
              </w:rPr>
            </w:pPr>
          </w:p>
        </w:tc>
        <w:sdt>
          <w:sdtPr>
            <w:rPr>
              <w:szCs w:val="20"/>
            </w:rPr>
            <w:id w:val="1767807785"/>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2ABBB51A" w14:textId="1C06E992"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E1F798A" w14:textId="77777777" w:rsidR="00BB1AEE" w:rsidRPr="00AD45A6" w:rsidRDefault="00BB1AEE" w:rsidP="00AD45A6">
            <w:pPr>
              <w:rPr>
                <w:rFonts w:ascii="Arial" w:hAnsi="Arial" w:cs="Arial"/>
                <w:szCs w:val="20"/>
              </w:rPr>
            </w:pPr>
            <w:r w:rsidRPr="00AD45A6">
              <w:rPr>
                <w:rFonts w:ascii="Arial" w:hAnsi="Arial" w:cs="Arial"/>
                <w:szCs w:val="20"/>
              </w:rPr>
              <w:t>Financial Information</w:t>
            </w:r>
          </w:p>
        </w:tc>
      </w:tr>
      <w:tr w:rsidR="00F10332" w:rsidRPr="00E4026E" w14:paraId="6AF1AF13" w14:textId="77777777" w:rsidTr="3A9136CF">
        <w:trPr>
          <w:trHeight w:val="501"/>
        </w:trPr>
        <w:sdt>
          <w:sdtPr>
            <w:rPr>
              <w:szCs w:val="20"/>
            </w:rPr>
            <w:id w:val="-426814195"/>
            <w14:checkbox>
              <w14:checked w14:val="0"/>
              <w14:checkedState w14:val="2612" w14:font="MS Gothic"/>
              <w14:uncheckedState w14:val="2610" w14:font="MS Gothic"/>
            </w14:checkbox>
          </w:sdtPr>
          <w:sdtContent>
            <w:tc>
              <w:tcPr>
                <w:tcW w:w="204" w:type="pct"/>
                <w:tcBorders>
                  <w:right w:val="single" w:sz="4" w:space="0" w:color="auto"/>
                </w:tcBorders>
              </w:tcPr>
              <w:p w14:paraId="7EB52D37"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079480EF" w14:textId="77777777" w:rsidR="00BB1AEE" w:rsidRPr="00AD45A6" w:rsidRDefault="00BB1AEE" w:rsidP="00AD45A6">
            <w:pPr>
              <w:rPr>
                <w:rFonts w:ascii="Arial" w:hAnsi="Arial" w:cs="Arial"/>
                <w:szCs w:val="20"/>
              </w:rPr>
            </w:pPr>
            <w:r w:rsidRPr="00AD45A6">
              <w:rPr>
                <w:rFonts w:ascii="Arial" w:hAnsi="Arial" w:cs="Arial"/>
                <w:szCs w:val="20"/>
              </w:rPr>
              <w:t>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E922F99" w14:textId="77777777" w:rsidR="00BB1AEE" w:rsidRPr="00BB1AEE" w:rsidRDefault="00BB1AEE" w:rsidP="00BB1AEE">
            <w:pPr>
              <w:rPr>
                <w:rFonts w:ascii="Arial" w:hAnsi="Arial" w:cs="Arial"/>
                <w:szCs w:val="20"/>
                <w:highlight w:val="darkBlue"/>
              </w:rPr>
            </w:pPr>
          </w:p>
        </w:tc>
        <w:sdt>
          <w:sdtPr>
            <w:rPr>
              <w:szCs w:val="20"/>
            </w:rPr>
            <w:id w:val="129908684"/>
            <w14:checkbox>
              <w14:checked w14:val="1"/>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722FE4E" w14:textId="3118BB45" w:rsidR="00BB1AEE" w:rsidRPr="00AD45A6" w:rsidRDefault="626D5AD3" w:rsidP="3A9136CF">
                <w:pPr>
                  <w:jc w:val="center"/>
                  <w:rPr>
                    <w:rFonts w:ascii="Arial" w:hAnsi="Arial" w:cs="Arial"/>
                  </w:rPr>
                </w:pPr>
                <w:r w:rsidRPr="3A9136CF">
                  <w:rPr>
                    <w:rFonts w:ascii="MS Gothic" w:eastAsia="MS Gothic" w:hAnsi="MS Gothic" w:cs="MS Gothic"/>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482D9FE" w14:textId="77777777" w:rsidR="00BB1AEE" w:rsidRPr="00AD45A6" w:rsidRDefault="00BB1AEE" w:rsidP="00AD45A6">
            <w:pPr>
              <w:rPr>
                <w:rFonts w:ascii="Arial" w:hAnsi="Arial" w:cs="Arial"/>
                <w:szCs w:val="20"/>
              </w:rPr>
            </w:pPr>
            <w:r w:rsidRPr="00AD45A6">
              <w:rPr>
                <w:rFonts w:ascii="Arial" w:hAnsi="Arial" w:cs="Arial"/>
                <w:szCs w:val="20"/>
              </w:rPr>
              <w:t>Personal Identifiable Information</w:t>
            </w:r>
          </w:p>
        </w:tc>
      </w:tr>
      <w:tr w:rsidR="00F10332" w:rsidRPr="00E4026E" w14:paraId="24BD40E0" w14:textId="77777777" w:rsidTr="3A9136CF">
        <w:trPr>
          <w:trHeight w:val="501"/>
        </w:trPr>
        <w:sdt>
          <w:sdtPr>
            <w:rPr>
              <w:szCs w:val="20"/>
            </w:rPr>
            <w:id w:val="1861008839"/>
            <w14:checkbox>
              <w14:checked w14:val="1"/>
              <w14:checkedState w14:val="2612" w14:font="MS Gothic"/>
              <w14:uncheckedState w14:val="2610" w14:font="MS Gothic"/>
            </w14:checkbox>
          </w:sdtPr>
          <w:sdtContent>
            <w:tc>
              <w:tcPr>
                <w:tcW w:w="204" w:type="pct"/>
                <w:tcBorders>
                  <w:right w:val="single" w:sz="4" w:space="0" w:color="auto"/>
                </w:tcBorders>
              </w:tcPr>
              <w:p w14:paraId="54D668E2" w14:textId="6AF46B5D" w:rsidR="00BB1AEE" w:rsidRPr="00E4026E" w:rsidRDefault="4ECD9A8D" w:rsidP="3A9136CF">
                <w:pPr>
                  <w:jc w:val="center"/>
                  <w:rPr>
                    <w:rFonts w:ascii="Arial" w:hAnsi="Arial" w:cs="Arial"/>
                  </w:rPr>
                </w:pPr>
                <w:r w:rsidRPr="3A9136CF">
                  <w:rPr>
                    <w:rFonts w:ascii="MS Gothic" w:eastAsia="MS Gothic" w:hAnsi="MS Gothic" w:cs="MS Gothic"/>
                  </w:rPr>
                  <w:t>☒</w:t>
                </w:r>
              </w:p>
            </w:tc>
          </w:sdtContent>
        </w:sdt>
        <w:tc>
          <w:tcPr>
            <w:tcW w:w="1831" w:type="pct"/>
            <w:tcBorders>
              <w:top w:val="single" w:sz="4" w:space="0" w:color="auto"/>
              <w:left w:val="single" w:sz="4" w:space="0" w:color="auto"/>
              <w:bottom w:val="single" w:sz="4" w:space="0" w:color="auto"/>
              <w:right w:val="single" w:sz="4" w:space="0" w:color="auto"/>
            </w:tcBorders>
          </w:tcPr>
          <w:p w14:paraId="40827F0B" w14:textId="77777777" w:rsidR="00BB1AEE" w:rsidRPr="00AD45A6" w:rsidRDefault="00BB1AEE" w:rsidP="00AD45A6">
            <w:pPr>
              <w:rPr>
                <w:rFonts w:ascii="Arial" w:hAnsi="Arial" w:cs="Arial"/>
                <w:szCs w:val="20"/>
              </w:rPr>
            </w:pPr>
            <w:r w:rsidRPr="00AD45A6">
              <w:rPr>
                <w:rFonts w:ascii="Arial" w:hAnsi="Arial" w:cs="Arial"/>
                <w:szCs w:val="20"/>
              </w:rPr>
              <w:t>Internal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0971FA59" w14:textId="77777777" w:rsidR="00BB1AEE" w:rsidRPr="00BB1AEE" w:rsidRDefault="00BB1AEE" w:rsidP="00BB1AEE">
            <w:pPr>
              <w:rPr>
                <w:rFonts w:ascii="Arial" w:hAnsi="Arial" w:cs="Arial"/>
                <w:szCs w:val="20"/>
                <w:highlight w:val="darkBlue"/>
              </w:rPr>
            </w:pPr>
          </w:p>
        </w:tc>
        <w:sdt>
          <w:sdtPr>
            <w:rPr>
              <w:szCs w:val="20"/>
            </w:rPr>
            <w:id w:val="1359467475"/>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5093C6" w14:textId="7581A3B3"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5341F768" w14:textId="77777777" w:rsidR="00BB1AEE" w:rsidRPr="00AD45A6" w:rsidRDefault="00BB1AEE" w:rsidP="00AD45A6">
            <w:pPr>
              <w:rPr>
                <w:rFonts w:ascii="Arial" w:hAnsi="Arial" w:cs="Arial"/>
                <w:szCs w:val="20"/>
              </w:rPr>
            </w:pPr>
            <w:r w:rsidRPr="00AD45A6">
              <w:rPr>
                <w:rFonts w:ascii="Arial" w:hAnsi="Arial" w:cs="Arial"/>
                <w:szCs w:val="20"/>
              </w:rPr>
              <w:t>Protected Health Information</w:t>
            </w:r>
          </w:p>
        </w:tc>
      </w:tr>
      <w:tr w:rsidR="00F10332" w:rsidRPr="00E4026E" w14:paraId="217ECD6B" w14:textId="77777777" w:rsidTr="3A9136CF">
        <w:trPr>
          <w:trHeight w:val="512"/>
        </w:trPr>
        <w:sdt>
          <w:sdtPr>
            <w:rPr>
              <w:szCs w:val="20"/>
            </w:rPr>
            <w:id w:val="-972058125"/>
            <w14:checkbox>
              <w14:checked w14:val="0"/>
              <w14:checkedState w14:val="2612" w14:font="MS Gothic"/>
              <w14:uncheckedState w14:val="2610" w14:font="MS Gothic"/>
            </w14:checkbox>
          </w:sdtPr>
          <w:sdtContent>
            <w:tc>
              <w:tcPr>
                <w:tcW w:w="204" w:type="pct"/>
                <w:tcBorders>
                  <w:right w:val="single" w:sz="4" w:space="0" w:color="auto"/>
                </w:tcBorders>
              </w:tcPr>
              <w:p w14:paraId="0B6EA107"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2E24403E" w14:textId="77777777" w:rsidR="00BB1AEE" w:rsidRPr="00AD45A6" w:rsidRDefault="00BB1AEE" w:rsidP="00AD45A6">
            <w:pPr>
              <w:rPr>
                <w:rFonts w:ascii="Arial" w:hAnsi="Arial" w:cs="Arial"/>
                <w:szCs w:val="20"/>
              </w:rPr>
            </w:pPr>
            <w:r w:rsidRPr="00AD45A6">
              <w:rPr>
                <w:rFonts w:ascii="Arial" w:hAnsi="Arial" w:cs="Arial"/>
                <w:szCs w:val="20"/>
              </w:rPr>
              <w:t>Public</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B8C1B96" w14:textId="77777777" w:rsidR="00BB1AEE" w:rsidRPr="00BB1AEE" w:rsidRDefault="00BB1AEE" w:rsidP="00BB1AEE">
            <w:pPr>
              <w:rPr>
                <w:rFonts w:ascii="Arial" w:hAnsi="Arial" w:cs="Arial"/>
                <w:szCs w:val="20"/>
                <w:highlight w:val="darkBlue"/>
              </w:rPr>
            </w:pPr>
          </w:p>
        </w:tc>
        <w:sdt>
          <w:sdtPr>
            <w:rPr>
              <w:szCs w:val="20"/>
            </w:rPr>
            <w:id w:val="959373316"/>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3FC154ED" w14:textId="031A85D0"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6E3F018" w14:textId="77777777" w:rsidR="00BB1AEE" w:rsidRPr="00AD45A6" w:rsidRDefault="00BB1AEE" w:rsidP="00AD45A6">
            <w:pPr>
              <w:rPr>
                <w:rFonts w:ascii="Arial" w:hAnsi="Arial" w:cs="Arial"/>
                <w:szCs w:val="20"/>
              </w:rPr>
            </w:pPr>
            <w:r w:rsidRPr="00AD45A6">
              <w:rPr>
                <w:rFonts w:ascii="Arial" w:hAnsi="Arial" w:cs="Arial"/>
                <w:szCs w:val="20"/>
              </w:rPr>
              <w:t>Payment Card Information</w:t>
            </w:r>
          </w:p>
        </w:tc>
      </w:tr>
      <w:tr w:rsidR="00F10332" w:rsidRPr="00E4026E" w14:paraId="7649CD3E" w14:textId="77777777" w:rsidTr="3A9136CF">
        <w:trPr>
          <w:trHeight w:val="501"/>
        </w:trPr>
        <w:sdt>
          <w:sdtPr>
            <w:rPr>
              <w:szCs w:val="20"/>
            </w:rPr>
            <w:id w:val="589829392"/>
            <w14:checkbox>
              <w14:checked w14:val="0"/>
              <w14:checkedState w14:val="2612" w14:font="MS Gothic"/>
              <w14:uncheckedState w14:val="2610" w14:font="MS Gothic"/>
            </w14:checkbox>
          </w:sdtPr>
          <w:sdtContent>
            <w:tc>
              <w:tcPr>
                <w:tcW w:w="204" w:type="pct"/>
                <w:tcBorders>
                  <w:right w:val="single" w:sz="4" w:space="0" w:color="auto"/>
                </w:tcBorders>
              </w:tcPr>
              <w:p w14:paraId="189B4FB9"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194E3B7C" w14:textId="77777777" w:rsidR="00BB1AEE" w:rsidRPr="00AD45A6" w:rsidRDefault="00BB1AEE" w:rsidP="00AD45A6">
            <w:pPr>
              <w:rPr>
                <w:rFonts w:ascii="Arial" w:hAnsi="Arial" w:cs="Arial"/>
                <w:szCs w:val="20"/>
              </w:rPr>
            </w:pPr>
            <w:r w:rsidRPr="00AD45A6">
              <w:rPr>
                <w:rFonts w:ascii="Arial" w:hAnsi="Arial" w:cs="Arial"/>
                <w:szCs w:val="20"/>
              </w:rPr>
              <w:t>No Data Shared</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3846DDB6" w14:textId="77777777" w:rsidR="00BB1AEE" w:rsidRPr="00BB1AEE" w:rsidRDefault="00BB1AEE" w:rsidP="00BB1AEE">
            <w:pPr>
              <w:rPr>
                <w:rFonts w:ascii="Arial" w:hAnsi="Arial" w:cs="Arial"/>
                <w:szCs w:val="20"/>
                <w:highlight w:val="darkBlue"/>
              </w:rPr>
            </w:pPr>
          </w:p>
        </w:tc>
        <w:sdt>
          <w:sdtPr>
            <w:rPr>
              <w:szCs w:val="20"/>
            </w:rPr>
            <w:id w:val="436732050"/>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4CBE44" w14:textId="44C0ECBD"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02C15B6" w14:textId="77777777" w:rsidR="00BB1AEE" w:rsidRPr="00AD45A6" w:rsidRDefault="00BB1AEE" w:rsidP="00AD45A6">
            <w:pPr>
              <w:rPr>
                <w:rFonts w:ascii="Arial" w:hAnsi="Arial" w:cs="Arial"/>
                <w:szCs w:val="20"/>
              </w:rPr>
            </w:pPr>
            <w:r w:rsidRPr="00AD45A6">
              <w:rPr>
                <w:rFonts w:ascii="Arial" w:hAnsi="Arial" w:cs="Arial"/>
                <w:szCs w:val="20"/>
              </w:rPr>
              <w:t>No Personal Data Shared</w:t>
            </w:r>
          </w:p>
        </w:tc>
      </w:tr>
    </w:tbl>
    <w:p w14:paraId="0853B378" w14:textId="77777777" w:rsidR="008A3429" w:rsidRDefault="008A3429" w:rsidP="008A3429">
      <w:pPr>
        <w:ind w:left="720"/>
        <w:rPr>
          <w:szCs w:val="20"/>
        </w:rPr>
      </w:pPr>
    </w:p>
    <w:p w14:paraId="5EA9D624" w14:textId="77777777" w:rsidR="00BB1AEE" w:rsidRPr="00490DF0" w:rsidRDefault="00BB1AEE" w:rsidP="008A3429">
      <w:pPr>
        <w:ind w:left="720"/>
        <w:rPr>
          <w:szCs w:val="20"/>
        </w:rPr>
      </w:pPr>
    </w:p>
    <w:p w14:paraId="0E18C476" w14:textId="77777777" w:rsidR="00AE1288" w:rsidRPr="00E4026E" w:rsidRDefault="00AE1288" w:rsidP="001F3704">
      <w:pPr>
        <w:pStyle w:val="Heading2"/>
      </w:pPr>
      <w:bookmarkStart w:id="75" w:name="_Toc205817675"/>
      <w:r w:rsidRPr="00E4026E">
        <w:t>Privacy Impact Assessment (PIA)</w:t>
      </w:r>
      <w:bookmarkEnd w:id="75"/>
    </w:p>
    <w:p w14:paraId="67358961" w14:textId="48A13703" w:rsidR="0067030A" w:rsidRPr="00E4026E" w:rsidRDefault="31914A4C" w:rsidP="00F10332">
      <w:pPr>
        <w:pStyle w:val="GuidanceNotes"/>
      </w:pPr>
      <w:r>
        <w:t>Work with the Data Officer to assess the potential impact on the privacy of individuals.</w:t>
      </w:r>
      <w:r w:rsidR="62CE32B4">
        <w:t xml:space="preserve">  Include the PIA reference</w:t>
      </w:r>
    </w:p>
    <w:p w14:paraId="0BE43604" w14:textId="77777777" w:rsidR="0067030A" w:rsidRPr="00490DF0" w:rsidRDefault="31914A4C" w:rsidP="4BF158F4">
      <w:pPr>
        <w:ind w:left="720"/>
      </w:pPr>
      <w:r>
        <w:t>Text</w:t>
      </w:r>
    </w:p>
    <w:p w14:paraId="4CF900E2" w14:textId="3E51D038" w:rsidR="00AE1288" w:rsidRPr="00E4026E" w:rsidRDefault="00AE1288" w:rsidP="001F3704">
      <w:pPr>
        <w:pStyle w:val="Heading2"/>
      </w:pPr>
      <w:bookmarkStart w:id="76" w:name="_Toc205817676"/>
      <w:r>
        <w:t>Data Encryption</w:t>
      </w:r>
      <w:r w:rsidR="7D8FE3C7">
        <w:t xml:space="preserve"> and Residency</w:t>
      </w:r>
      <w:bookmarkEnd w:id="76"/>
    </w:p>
    <w:p w14:paraId="2C599FD2" w14:textId="66EB65B0" w:rsidR="3A9136CF" w:rsidRDefault="3A9136CF" w:rsidP="3A9136CF">
      <w:pPr>
        <w:ind w:left="720"/>
      </w:pPr>
    </w:p>
    <w:p w14:paraId="20F18D3C" w14:textId="095DC9E7" w:rsidR="56DBD00E" w:rsidRDefault="56DBD00E" w:rsidP="3A9136CF">
      <w:pPr>
        <w:ind w:left="720"/>
      </w:pPr>
      <w:r>
        <w:lastRenderedPageBreak/>
        <w:t>All data exchanged between Aegon’s users, BiggyAI, and BigPanda is secured using HTTPS with TLS 1.2 encryption. This same level of encryption is applied to all data in transit between the BigPanda network and the integrated third-party SaaS services, including ServiceNow, Microsoft Teams (hosted on Azure Cloud), and the Open LLM environment within Azure.</w:t>
      </w:r>
    </w:p>
    <w:p w14:paraId="4340412B" w14:textId="02A286B1" w:rsidR="3A9136CF" w:rsidRDefault="3A9136CF" w:rsidP="3A9136CF">
      <w:pPr>
        <w:ind w:left="720"/>
      </w:pPr>
    </w:p>
    <w:p w14:paraId="58E85C1E" w14:textId="77777777" w:rsidR="00AE1288" w:rsidRPr="00E4026E" w:rsidRDefault="00AE1288" w:rsidP="001F3704">
      <w:pPr>
        <w:pStyle w:val="Heading2"/>
      </w:pPr>
      <w:bookmarkStart w:id="77" w:name="_Toc205817677"/>
      <w:r>
        <w:t>Data Retention</w:t>
      </w:r>
      <w:bookmarkEnd w:id="77"/>
    </w:p>
    <w:p w14:paraId="0F63B701" w14:textId="63924358" w:rsidR="00E4026E" w:rsidRPr="00490DF0" w:rsidRDefault="00E4026E" w:rsidP="3A9136CF">
      <w:pPr>
        <w:ind w:left="720"/>
      </w:pPr>
    </w:p>
    <w:p w14:paraId="036946BF" w14:textId="60622E47" w:rsidR="00E4026E" w:rsidRDefault="1A14958C" w:rsidP="3A9136CF">
      <w:pPr>
        <w:ind w:left="720"/>
      </w:pPr>
      <w:r>
        <w:t>BigPanda does not delete client data by default</w:t>
      </w:r>
      <w:r w:rsidR="001762A8">
        <w:t xml:space="preserve">. </w:t>
      </w:r>
      <w:r w:rsidR="000A2E63">
        <w:t xml:space="preserve">It is not desirable to delete historical data </w:t>
      </w:r>
      <w:r w:rsidR="008118BC">
        <w:t xml:space="preserve">within the Vector Database to </w:t>
      </w:r>
      <w:r w:rsidR="00464504">
        <w:t xml:space="preserve">better assist in troubleshooting with infrequent </w:t>
      </w:r>
      <w:r w:rsidR="004A193C">
        <w:t>issues.</w:t>
      </w:r>
      <w:r w:rsidR="00101B74">
        <w:t xml:space="preserve"> It can be deleted on demand if required.</w:t>
      </w:r>
    </w:p>
    <w:p w14:paraId="2B1CBD79" w14:textId="77777777" w:rsidR="008118BC" w:rsidRPr="00490DF0" w:rsidRDefault="008118BC" w:rsidP="3A9136CF">
      <w:pPr>
        <w:ind w:left="720"/>
      </w:pPr>
    </w:p>
    <w:p w14:paraId="78CBCF65" w14:textId="77777777" w:rsidR="00760501" w:rsidRPr="00E4026E" w:rsidRDefault="00AE1288" w:rsidP="001F3704">
      <w:pPr>
        <w:pStyle w:val="Heading2"/>
      </w:pPr>
      <w:bookmarkStart w:id="78" w:name="_Toc205817678"/>
      <w:r>
        <w:t>Data Residency</w:t>
      </w:r>
      <w:bookmarkEnd w:id="78"/>
    </w:p>
    <w:p w14:paraId="1B90B14B" w14:textId="20845E74" w:rsidR="11E8A721" w:rsidRDefault="11E8A721" w:rsidP="3A9136CF">
      <w:pPr>
        <w:ind w:left="720"/>
      </w:pPr>
      <w:r>
        <w:t xml:space="preserve"> </w:t>
      </w:r>
    </w:p>
    <w:p w14:paraId="65512E99" w14:textId="410A6085" w:rsidR="11E8A721" w:rsidRDefault="11E8A721" w:rsidP="3A9136CF">
      <w:pPr>
        <w:ind w:left="720"/>
      </w:pPr>
      <w:r>
        <w:t>BiggyAI instance used by Aegon will be deployed in the United States, the same region where the main BigPanda instance is deployed.</w:t>
      </w:r>
    </w:p>
    <w:p w14:paraId="32D06F41" w14:textId="3B50A5EB" w:rsidR="00760501" w:rsidRPr="00E4026E" w:rsidRDefault="001638B7" w:rsidP="001F3704">
      <w:pPr>
        <w:pStyle w:val="Heading2"/>
      </w:pPr>
      <w:bookmarkStart w:id="79" w:name="_Toc205817679"/>
      <w:r>
        <w:t>G</w:t>
      </w:r>
      <w:r w:rsidR="00290682">
        <w:t>en</w:t>
      </w:r>
      <w:r w:rsidR="00760501">
        <w:t>AI</w:t>
      </w:r>
      <w:bookmarkEnd w:id="79"/>
      <w:r w:rsidR="00760501">
        <w:t xml:space="preserve"> </w:t>
      </w:r>
    </w:p>
    <w:p w14:paraId="6ECC84E1" w14:textId="4C60BE37" w:rsidR="5E5F3C11" w:rsidRDefault="5E5F3C11" w:rsidP="3A9136CF">
      <w:pPr>
        <w:ind w:left="720"/>
      </w:pPr>
      <w:r>
        <w:t xml:space="preserve">GenAI Inventory #GTS030  </w:t>
      </w:r>
    </w:p>
    <w:p w14:paraId="18DC7868" w14:textId="77777777" w:rsidR="008E010B" w:rsidRPr="00490DF0" w:rsidRDefault="008E010B" w:rsidP="00E4026E">
      <w:pPr>
        <w:ind w:left="720"/>
        <w:rPr>
          <w:szCs w:val="20"/>
        </w:rPr>
      </w:pPr>
    </w:p>
    <w:p w14:paraId="5D03F616" w14:textId="77777777" w:rsidR="007515EF" w:rsidRPr="00490DF0" w:rsidRDefault="007515EF">
      <w:pPr>
        <w:rPr>
          <w:szCs w:val="20"/>
        </w:rPr>
      </w:pPr>
      <w:r w:rsidRPr="00490DF0">
        <w:rPr>
          <w:szCs w:val="20"/>
        </w:rPr>
        <w:br w:type="page"/>
      </w:r>
    </w:p>
    <w:p w14:paraId="7C048EB1" w14:textId="4B572077" w:rsidR="00AE1288" w:rsidRPr="00490DF0" w:rsidRDefault="00AE1288" w:rsidP="00AE1288">
      <w:pPr>
        <w:pStyle w:val="Heading1"/>
      </w:pPr>
      <w:bookmarkStart w:id="80" w:name="_Toc205817680"/>
      <w:r>
        <w:lastRenderedPageBreak/>
        <w:t>Service Model</w:t>
      </w:r>
      <w:r w:rsidR="76FCE8D5">
        <w:t xml:space="preserve"> and Shared Responsability</w:t>
      </w:r>
      <w:bookmarkEnd w:id="80"/>
    </w:p>
    <w:p w14:paraId="3706B6F8" w14:textId="5B8FDE7C" w:rsidR="76FCE8D5" w:rsidRDefault="76FCE8D5" w:rsidP="3A9136CF">
      <w:pPr>
        <w:ind w:left="720"/>
      </w:pPr>
      <w:r>
        <w:t>In this solution, security and operational responsibilities are distributed between Aegon and BigPanda according to the shared responsibility model. BigPanda, as the SaaS provider, is responsible for securing its platform, including infrastructure, application-level security, and compliance with industry standards. This covers aspects such as vulnerability management, patching, and ensuring encryption for data in transit and at rest within its environment.</w:t>
      </w:r>
    </w:p>
    <w:p w14:paraId="5FDF465C" w14:textId="010CCBE1" w:rsidR="76FCE8D5" w:rsidRDefault="76FCE8D5" w:rsidP="3A9136CF">
      <w:pPr>
        <w:ind w:left="720"/>
      </w:pPr>
      <w:r>
        <w:t>Aegon, as the consumer of the SaaS service, is responsible for securing its own integrations and usage of the platform. This includes managing access controls, enforcing internal security policies, configuring API gateways, implementing IP whitelisting, and ensuring that data exchanged with BigPanda aligns with Aegon’s compliance requirements. Aegon also retains responsibility for monitoring and auditing activities within its environment and for any third-party integrations connected to BigPanda.</w:t>
      </w:r>
    </w:p>
    <w:p w14:paraId="522414E5" w14:textId="72FFF609" w:rsidR="76FCE8D5" w:rsidRDefault="76FCE8D5" w:rsidP="3A9136CF">
      <w:pPr>
        <w:ind w:left="720"/>
      </w:pPr>
      <w:r>
        <w:t>Ultimately, BigPanda ensures the security of the SaaS platform itself, while Aegon ensures secure consumption and integration of that platform within its enterprise ecosystem.</w:t>
      </w:r>
    </w:p>
    <w:p w14:paraId="3BEAE439" w14:textId="39E4B67B" w:rsidR="3A9136CF" w:rsidRDefault="3A9136CF" w:rsidP="3A9136CF">
      <w:pPr>
        <w:ind w:left="720"/>
      </w:pPr>
    </w:p>
    <w:p w14:paraId="23DD4E39" w14:textId="77777777" w:rsidR="00AE1288" w:rsidRDefault="00AE1288" w:rsidP="001F3704">
      <w:pPr>
        <w:pStyle w:val="Heading2"/>
      </w:pPr>
      <w:bookmarkStart w:id="81" w:name="_Toc205817682"/>
      <w:r w:rsidRPr="00E4026E">
        <w:t>RACI Chart</w:t>
      </w:r>
      <w:bookmarkEnd w:id="81"/>
    </w:p>
    <w:tbl>
      <w:tblPr>
        <w:tblW w:w="9985"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900"/>
        <w:gridCol w:w="990"/>
        <w:gridCol w:w="900"/>
        <w:gridCol w:w="900"/>
        <w:gridCol w:w="900"/>
      </w:tblGrid>
      <w:tr w:rsidR="00BD1598" w:rsidRPr="00E4026E" w14:paraId="01A23B37" w14:textId="77777777">
        <w:trPr>
          <w:trHeight w:val="2663"/>
        </w:trPr>
        <w:tc>
          <w:tcPr>
            <w:tcW w:w="5395" w:type="dxa"/>
            <w:vAlign w:val="bottom"/>
            <w:hideMark/>
          </w:tcPr>
          <w:p w14:paraId="3F227BB1" w14:textId="77777777" w:rsidR="00BD1598" w:rsidRPr="00490DF0" w:rsidRDefault="00BD1598" w:rsidP="00BD1598">
            <w:pPr>
              <w:spacing w:after="0" w:line="240" w:lineRule="auto"/>
              <w:jc w:val="center"/>
              <w:rPr>
                <w:rFonts w:eastAsia="Times New Roman"/>
                <w:b/>
                <w:color w:val="000000"/>
                <w:szCs w:val="20"/>
                <w:lang w:val="en-GB" w:eastAsia="en-GB"/>
                <w14:ligatures w14:val="standardContextual"/>
              </w:rPr>
            </w:pPr>
            <w:r w:rsidRPr="00490DF0">
              <w:rPr>
                <w:rFonts w:eastAsia="Times New Roman"/>
                <w:b/>
                <w:color w:val="000000"/>
                <w:szCs w:val="20"/>
                <w:lang w:val="en-GB" w:eastAsia="en-GB"/>
                <w14:ligatures w14:val="standardContextual"/>
              </w:rPr>
              <w:t>Key Activity, Milestone, or Decision</w:t>
            </w:r>
          </w:p>
          <w:p w14:paraId="28F0022E" w14:textId="77777777" w:rsidR="00BD1598" w:rsidRPr="00490DF0" w:rsidRDefault="00BD1598" w:rsidP="00BD1598">
            <w:pPr>
              <w:spacing w:after="0" w:line="240" w:lineRule="auto"/>
              <w:jc w:val="center"/>
              <w:rPr>
                <w:rFonts w:eastAsia="Times New Roman"/>
                <w:b/>
                <w:color w:val="000000"/>
                <w:szCs w:val="20"/>
                <w:lang w:val="en-GB" w:eastAsia="en-GB"/>
                <w14:ligatures w14:val="standardContextual"/>
              </w:rPr>
            </w:pPr>
          </w:p>
          <w:p w14:paraId="1A906020" w14:textId="77777777" w:rsidR="00BD1598" w:rsidRPr="00490DF0" w:rsidRDefault="00BD1598" w:rsidP="00BD1598">
            <w:pPr>
              <w:spacing w:after="0" w:line="240" w:lineRule="auto"/>
              <w:rPr>
                <w:rFonts w:eastAsia="Times New Roman"/>
                <w:b/>
                <w:color w:val="000000"/>
                <w:szCs w:val="20"/>
                <w:lang w:val="en-GB" w:eastAsia="en-GB"/>
                <w14:ligatures w14:val="standardContextual"/>
              </w:rPr>
            </w:pPr>
          </w:p>
          <w:p w14:paraId="2FC4750E" w14:textId="77777777" w:rsidR="00BD1598" w:rsidRPr="00490DF0" w:rsidRDefault="00BD1598" w:rsidP="00BD1598">
            <w:pPr>
              <w:spacing w:after="0" w:line="240" w:lineRule="auto"/>
              <w:jc w:val="center"/>
              <w:rPr>
                <w:rFonts w:eastAsia="Times New Roman"/>
                <w:b/>
                <w:color w:val="000000"/>
                <w:szCs w:val="20"/>
                <w:lang w:val="en-GB" w:eastAsia="en-GB"/>
                <w14:ligatures w14:val="standardContextual"/>
              </w:rPr>
            </w:pPr>
          </w:p>
          <w:p w14:paraId="1ECB743A" w14:textId="77777777" w:rsidR="00BD1598" w:rsidRPr="00490DF0" w:rsidRDefault="00BD1598" w:rsidP="00BD1598">
            <w:pPr>
              <w:spacing w:after="0" w:line="240" w:lineRule="auto"/>
              <w:rPr>
                <w:rFonts w:eastAsia="Times New Roman"/>
                <w:b/>
                <w:color w:val="000000"/>
                <w:szCs w:val="20"/>
                <w:lang w:val="en-GB" w:eastAsia="en-GB"/>
                <w14:ligatures w14:val="standardContextual"/>
              </w:rPr>
            </w:pPr>
          </w:p>
        </w:tc>
        <w:tc>
          <w:tcPr>
            <w:tcW w:w="900" w:type="dxa"/>
            <w:textDirection w:val="btLr"/>
            <w:vAlign w:val="bottom"/>
            <w:hideMark/>
          </w:tcPr>
          <w:p w14:paraId="10153286"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Enterprise Architecture</w:t>
            </w:r>
          </w:p>
        </w:tc>
        <w:tc>
          <w:tcPr>
            <w:tcW w:w="990" w:type="dxa"/>
            <w:textDirection w:val="btLr"/>
            <w:vAlign w:val="bottom"/>
            <w:hideMark/>
          </w:tcPr>
          <w:p w14:paraId="183FE81E"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Infrastructure Platform Engineering</w:t>
            </w:r>
          </w:p>
        </w:tc>
        <w:tc>
          <w:tcPr>
            <w:tcW w:w="900" w:type="dxa"/>
            <w:textDirection w:val="btLr"/>
            <w:vAlign w:val="bottom"/>
          </w:tcPr>
          <w:p w14:paraId="13C13837" w14:textId="16FB5570" w:rsidR="00BD1598" w:rsidRDefault="00BD1598" w:rsidP="00BD1598">
            <w:pPr>
              <w:jc w:val="center"/>
              <w:rPr>
                <w:rFonts w:eastAsia="Times New Roman"/>
                <w:szCs w:val="20"/>
                <w:lang w:val="en-GB" w:eastAsia="en-GB"/>
              </w:rPr>
            </w:pPr>
            <w:r>
              <w:rPr>
                <w:rFonts w:eastAsia="Times New Roman"/>
                <w:color w:val="000000"/>
                <w:szCs w:val="20"/>
                <w:lang w:val="en-GB" w:eastAsia="en-GB"/>
                <w14:ligatures w14:val="standardContextual"/>
              </w:rPr>
              <w:t>ServiceNow Platform Team</w:t>
            </w:r>
          </w:p>
        </w:tc>
        <w:tc>
          <w:tcPr>
            <w:tcW w:w="900" w:type="dxa"/>
            <w:textDirection w:val="btLr"/>
            <w:vAlign w:val="bottom"/>
          </w:tcPr>
          <w:p w14:paraId="02FF25B3" w14:textId="0182E2DE" w:rsidR="00BD1598" w:rsidRPr="007750E8" w:rsidRDefault="00BD1598" w:rsidP="00BD1598">
            <w:pPr>
              <w:jc w:val="center"/>
              <w:rPr>
                <w:rFonts w:eastAsia="Times New Roman"/>
                <w:szCs w:val="20"/>
                <w:lang w:val="en-GB" w:eastAsia="en-GB"/>
              </w:rPr>
            </w:pPr>
            <w:r>
              <w:rPr>
                <w:rFonts w:eastAsia="Times New Roman"/>
                <w:szCs w:val="20"/>
                <w:lang w:val="en-GB" w:eastAsia="en-GB"/>
              </w:rPr>
              <w:t>End Users</w:t>
            </w:r>
          </w:p>
        </w:tc>
        <w:tc>
          <w:tcPr>
            <w:tcW w:w="900" w:type="dxa"/>
            <w:textDirection w:val="btLr"/>
            <w:vAlign w:val="bottom"/>
            <w:hideMark/>
          </w:tcPr>
          <w:p w14:paraId="66B88B88" w14:textId="08AA7835"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Information Security Services</w:t>
            </w:r>
          </w:p>
        </w:tc>
      </w:tr>
      <w:tr w:rsidR="00BD1598" w:rsidRPr="00E4026E" w14:paraId="79ED7882" w14:textId="77777777" w:rsidTr="00BD1598">
        <w:trPr>
          <w:trHeight w:val="313"/>
        </w:trPr>
        <w:tc>
          <w:tcPr>
            <w:tcW w:w="5395" w:type="dxa"/>
            <w:vAlign w:val="bottom"/>
            <w:hideMark/>
          </w:tcPr>
          <w:p w14:paraId="40BDA4EB" w14:textId="40C4935E" w:rsidR="00BD1598" w:rsidRPr="00490DF0" w:rsidRDefault="00BD1598" w:rsidP="00BD1598">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Collect Audit Logs from BiggyAI</w:t>
            </w:r>
          </w:p>
        </w:tc>
        <w:tc>
          <w:tcPr>
            <w:tcW w:w="900" w:type="dxa"/>
            <w:vAlign w:val="bottom"/>
            <w:hideMark/>
          </w:tcPr>
          <w:p w14:paraId="51F0CFF1" w14:textId="68CE48AB"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90" w:type="dxa"/>
            <w:vAlign w:val="bottom"/>
            <w:hideMark/>
          </w:tcPr>
          <w:p w14:paraId="1E663987"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tcPr>
          <w:p w14:paraId="06809862"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tcPr>
          <w:p w14:paraId="55EB68E2"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hideMark/>
          </w:tcPr>
          <w:p w14:paraId="52B9B5E0" w14:textId="7BAAD78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BD1598" w:rsidRPr="00E4026E" w14:paraId="1B5881E4" w14:textId="77777777" w:rsidTr="00BD1598">
        <w:trPr>
          <w:trHeight w:val="313"/>
        </w:trPr>
        <w:tc>
          <w:tcPr>
            <w:tcW w:w="5395" w:type="dxa"/>
            <w:vAlign w:val="bottom"/>
            <w:hideMark/>
          </w:tcPr>
          <w:p w14:paraId="263516E1" w14:textId="4D9684C4" w:rsidR="00BD1598" w:rsidRPr="00490DF0" w:rsidRDefault="00BD1598" w:rsidP="00BD1598">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Define Security Requirements</w:t>
            </w:r>
          </w:p>
        </w:tc>
        <w:tc>
          <w:tcPr>
            <w:tcW w:w="900" w:type="dxa"/>
            <w:vAlign w:val="bottom"/>
            <w:hideMark/>
          </w:tcPr>
          <w:p w14:paraId="7A94EB14" w14:textId="111F13F4"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w:t>
            </w:r>
          </w:p>
        </w:tc>
        <w:tc>
          <w:tcPr>
            <w:tcW w:w="990" w:type="dxa"/>
            <w:vAlign w:val="bottom"/>
            <w:hideMark/>
          </w:tcPr>
          <w:p w14:paraId="3E0B5FF8"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tcPr>
          <w:p w14:paraId="4ED060C3"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tcPr>
          <w:p w14:paraId="15B06AFA"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hideMark/>
          </w:tcPr>
          <w:p w14:paraId="556D70C1" w14:textId="02D2D3F3"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BD1598" w:rsidRPr="00E4026E" w14:paraId="030C67F6" w14:textId="77777777" w:rsidTr="00BD1598">
        <w:trPr>
          <w:trHeight w:val="313"/>
        </w:trPr>
        <w:tc>
          <w:tcPr>
            <w:tcW w:w="5395" w:type="dxa"/>
            <w:vAlign w:val="bottom"/>
            <w:hideMark/>
          </w:tcPr>
          <w:p w14:paraId="593186C6" w14:textId="49E6FCDA" w:rsidR="00BD1598" w:rsidRPr="00490DF0" w:rsidRDefault="00BD1598" w:rsidP="00BD1598">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Create Architecture</w:t>
            </w:r>
            <w:r>
              <w:rPr>
                <w:rFonts w:eastAsia="Times New Roman"/>
                <w:color w:val="000000"/>
                <w:szCs w:val="20"/>
                <w:lang w:val="en-GB" w:eastAsia="en-GB"/>
                <w14:ligatures w14:val="standardContextual"/>
              </w:rPr>
              <w:t xml:space="preserve"> Documentation</w:t>
            </w:r>
          </w:p>
        </w:tc>
        <w:tc>
          <w:tcPr>
            <w:tcW w:w="900" w:type="dxa"/>
            <w:vAlign w:val="bottom"/>
            <w:hideMark/>
          </w:tcPr>
          <w:p w14:paraId="5DBD209F"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990" w:type="dxa"/>
            <w:vAlign w:val="bottom"/>
            <w:hideMark/>
          </w:tcPr>
          <w:p w14:paraId="3B995C83"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tcPr>
          <w:p w14:paraId="3D370CB0"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tcPr>
          <w:p w14:paraId="327BFC67"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hideMark/>
          </w:tcPr>
          <w:p w14:paraId="057EE4E3" w14:textId="1BADC78F"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BD1598" w:rsidRPr="00E4026E" w14:paraId="637E83A8" w14:textId="77777777" w:rsidTr="00BD1598">
        <w:trPr>
          <w:trHeight w:val="313"/>
        </w:trPr>
        <w:tc>
          <w:tcPr>
            <w:tcW w:w="5395" w:type="dxa"/>
            <w:vAlign w:val="bottom"/>
            <w:hideMark/>
          </w:tcPr>
          <w:p w14:paraId="0DFD09EF" w14:textId="77777777" w:rsidR="00BD1598" w:rsidRPr="00490DF0" w:rsidRDefault="00BD1598" w:rsidP="00BD1598">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ARB approval</w:t>
            </w:r>
          </w:p>
        </w:tc>
        <w:tc>
          <w:tcPr>
            <w:tcW w:w="900" w:type="dxa"/>
            <w:vAlign w:val="bottom"/>
            <w:hideMark/>
          </w:tcPr>
          <w:p w14:paraId="31429BEB"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990" w:type="dxa"/>
            <w:vAlign w:val="bottom"/>
            <w:hideMark/>
          </w:tcPr>
          <w:p w14:paraId="6364453C"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tcPr>
          <w:p w14:paraId="21FAAA39" w14:textId="77777777" w:rsidR="00BD1598"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tcPr>
          <w:p w14:paraId="11D2061D" w14:textId="77777777" w:rsidR="00BD1598"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hideMark/>
          </w:tcPr>
          <w:p w14:paraId="18C0F7D9" w14:textId="42C36BA5"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r>
      <w:tr w:rsidR="00BD1598" w:rsidRPr="00E4026E" w14:paraId="099FDF03" w14:textId="77777777" w:rsidTr="00BD1598">
        <w:trPr>
          <w:trHeight w:val="313"/>
        </w:trPr>
        <w:tc>
          <w:tcPr>
            <w:tcW w:w="5395" w:type="dxa"/>
            <w:vAlign w:val="bottom"/>
            <w:hideMark/>
          </w:tcPr>
          <w:p w14:paraId="2DD18F85" w14:textId="334A1317" w:rsidR="00BD1598" w:rsidRPr="00490DF0" w:rsidRDefault="00BD1598" w:rsidP="00BD1598">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Define Integrations and Tool Usage</w:t>
            </w:r>
          </w:p>
        </w:tc>
        <w:tc>
          <w:tcPr>
            <w:tcW w:w="900" w:type="dxa"/>
            <w:vAlign w:val="bottom"/>
            <w:hideMark/>
          </w:tcPr>
          <w:p w14:paraId="32FBD3E5"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90" w:type="dxa"/>
            <w:vAlign w:val="bottom"/>
            <w:hideMark/>
          </w:tcPr>
          <w:p w14:paraId="01FCD8C7" w14:textId="13E9301E"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R/A</w:t>
            </w:r>
          </w:p>
        </w:tc>
        <w:tc>
          <w:tcPr>
            <w:tcW w:w="900" w:type="dxa"/>
          </w:tcPr>
          <w:p w14:paraId="0172AFB6" w14:textId="77777777" w:rsidR="00BD1598" w:rsidRPr="7D9EB85A" w:rsidRDefault="00BD1598" w:rsidP="00BD1598">
            <w:pPr>
              <w:spacing w:after="0" w:line="240" w:lineRule="auto"/>
              <w:jc w:val="center"/>
              <w:rPr>
                <w:rFonts w:eastAsia="Times New Roman"/>
                <w:color w:val="000000"/>
                <w:lang w:val="en-GB" w:eastAsia="en-GB"/>
                <w14:ligatures w14:val="standardContextual"/>
              </w:rPr>
            </w:pPr>
          </w:p>
        </w:tc>
        <w:tc>
          <w:tcPr>
            <w:tcW w:w="900" w:type="dxa"/>
            <w:vAlign w:val="bottom"/>
          </w:tcPr>
          <w:p w14:paraId="6E5D13AB" w14:textId="0ABED210" w:rsidR="00BD1598" w:rsidRPr="00490DF0" w:rsidRDefault="00BD1598" w:rsidP="00BD1598">
            <w:pPr>
              <w:spacing w:after="0" w:line="240" w:lineRule="auto"/>
              <w:jc w:val="center"/>
              <w:rPr>
                <w:rFonts w:eastAsia="Times New Roman"/>
                <w:color w:val="000000"/>
                <w:lang w:val="en-GB" w:eastAsia="en-GB"/>
                <w14:ligatures w14:val="standardContextual"/>
              </w:rPr>
            </w:pPr>
            <w:r w:rsidRPr="7D9EB85A">
              <w:rPr>
                <w:rFonts w:eastAsia="Times New Roman"/>
                <w:color w:val="000000"/>
                <w:lang w:val="en-GB" w:eastAsia="en-GB"/>
                <w14:ligatures w14:val="standardContextual"/>
              </w:rPr>
              <w:t>C/I</w:t>
            </w:r>
          </w:p>
        </w:tc>
        <w:tc>
          <w:tcPr>
            <w:tcW w:w="900" w:type="dxa"/>
            <w:vAlign w:val="bottom"/>
            <w:hideMark/>
          </w:tcPr>
          <w:p w14:paraId="5C1502F0" w14:textId="67850822"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r>
      <w:tr w:rsidR="00AA7A1B" w:rsidRPr="00E4026E" w14:paraId="4B4158A3" w14:textId="77777777">
        <w:trPr>
          <w:trHeight w:val="313"/>
        </w:trPr>
        <w:tc>
          <w:tcPr>
            <w:tcW w:w="5395" w:type="dxa"/>
            <w:vAlign w:val="bottom"/>
          </w:tcPr>
          <w:p w14:paraId="0C2FE2A9" w14:textId="422A39D6" w:rsidR="00AA7A1B" w:rsidRPr="00490DF0" w:rsidRDefault="00AA7A1B" w:rsidP="00AA7A1B">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Rotate Credentials for Biggy SNOW Service Account</w:t>
            </w:r>
          </w:p>
        </w:tc>
        <w:tc>
          <w:tcPr>
            <w:tcW w:w="900" w:type="dxa"/>
            <w:vAlign w:val="bottom"/>
          </w:tcPr>
          <w:p w14:paraId="24173388" w14:textId="77777777" w:rsidR="00AA7A1B" w:rsidRPr="00490DF0" w:rsidRDefault="00AA7A1B" w:rsidP="00AA7A1B">
            <w:pPr>
              <w:spacing w:after="0" w:line="240" w:lineRule="auto"/>
              <w:jc w:val="center"/>
              <w:rPr>
                <w:rFonts w:eastAsia="Times New Roman"/>
                <w:szCs w:val="20"/>
                <w:lang w:val="en-GB" w:eastAsia="en-GB"/>
                <w14:ligatures w14:val="standardContextual"/>
              </w:rPr>
            </w:pPr>
          </w:p>
        </w:tc>
        <w:tc>
          <w:tcPr>
            <w:tcW w:w="990" w:type="dxa"/>
            <w:vAlign w:val="bottom"/>
          </w:tcPr>
          <w:p w14:paraId="29209C7C" w14:textId="39ED69A9" w:rsidR="00AA7A1B" w:rsidRPr="00490DF0" w:rsidRDefault="00AA7A1B" w:rsidP="00AA7A1B">
            <w:pPr>
              <w:spacing w:after="0" w:line="240" w:lineRule="auto"/>
              <w:jc w:val="center"/>
              <w:rPr>
                <w:rFonts w:eastAsia="Times New Roman"/>
                <w:szCs w:val="20"/>
                <w:lang w:val="en-GB" w:eastAsia="en-GB"/>
                <w14:ligatures w14:val="standardContextual"/>
              </w:rPr>
            </w:pPr>
            <w:r>
              <w:rPr>
                <w:rFonts w:eastAsia="Times New Roman"/>
                <w:szCs w:val="20"/>
                <w:lang w:val="en-GB" w:eastAsia="en-GB"/>
                <w14:ligatures w14:val="standardContextual"/>
              </w:rPr>
              <w:t>C/I</w:t>
            </w:r>
          </w:p>
        </w:tc>
        <w:tc>
          <w:tcPr>
            <w:tcW w:w="900" w:type="dxa"/>
            <w:vAlign w:val="bottom"/>
          </w:tcPr>
          <w:p w14:paraId="30841F46" w14:textId="674E57BA" w:rsidR="00AA7A1B" w:rsidRPr="00490DF0" w:rsidRDefault="00AA7A1B" w:rsidP="00AA7A1B">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R/A</w:t>
            </w:r>
          </w:p>
        </w:tc>
        <w:tc>
          <w:tcPr>
            <w:tcW w:w="900" w:type="dxa"/>
            <w:vAlign w:val="bottom"/>
          </w:tcPr>
          <w:p w14:paraId="631FFDBD" w14:textId="77777777" w:rsidR="00AA7A1B" w:rsidRPr="00490DF0" w:rsidRDefault="00AA7A1B" w:rsidP="00AA7A1B">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5D561A71" w14:textId="627123E2" w:rsidR="00AA7A1B" w:rsidRPr="00490DF0" w:rsidRDefault="00AA7A1B" w:rsidP="00AA7A1B">
            <w:pPr>
              <w:spacing w:after="0" w:line="240" w:lineRule="auto"/>
              <w:jc w:val="center"/>
              <w:rPr>
                <w:rFonts w:eastAsia="Times New Roman"/>
                <w:szCs w:val="20"/>
                <w:lang w:val="en-GB" w:eastAsia="en-GB"/>
                <w14:ligatures w14:val="standardContextual"/>
              </w:rPr>
            </w:pPr>
            <w:r>
              <w:rPr>
                <w:rFonts w:eastAsia="Times New Roman"/>
                <w:szCs w:val="20"/>
                <w:lang w:val="en-GB" w:eastAsia="en-GB"/>
                <w14:ligatures w14:val="standardContextual"/>
              </w:rPr>
              <w:t>I</w:t>
            </w:r>
          </w:p>
        </w:tc>
      </w:tr>
      <w:tr w:rsidR="00BD1598" w:rsidRPr="00E4026E" w14:paraId="516913EA" w14:textId="77777777" w:rsidTr="00BD1598">
        <w:trPr>
          <w:trHeight w:val="313"/>
        </w:trPr>
        <w:tc>
          <w:tcPr>
            <w:tcW w:w="5395" w:type="dxa"/>
            <w:vAlign w:val="bottom"/>
          </w:tcPr>
          <w:p w14:paraId="0AA70E3C" w14:textId="06993344" w:rsidR="00BD1598" w:rsidRPr="00490DF0" w:rsidRDefault="00BD1598" w:rsidP="00BD1598">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 xml:space="preserve">Rotate Credentials for Biggy Teams Service Account </w:t>
            </w:r>
          </w:p>
        </w:tc>
        <w:tc>
          <w:tcPr>
            <w:tcW w:w="900" w:type="dxa"/>
            <w:vAlign w:val="bottom"/>
          </w:tcPr>
          <w:p w14:paraId="45D9BB82" w14:textId="77777777" w:rsidR="00BD1598" w:rsidRPr="00490DF0" w:rsidRDefault="00BD1598" w:rsidP="00BD1598">
            <w:pPr>
              <w:spacing w:after="0" w:line="240" w:lineRule="auto"/>
              <w:jc w:val="center"/>
              <w:rPr>
                <w:rFonts w:eastAsia="Times New Roman"/>
                <w:szCs w:val="20"/>
                <w:lang w:val="en-GB" w:eastAsia="en-GB"/>
                <w14:ligatures w14:val="standardContextual"/>
              </w:rPr>
            </w:pPr>
          </w:p>
        </w:tc>
        <w:tc>
          <w:tcPr>
            <w:tcW w:w="990" w:type="dxa"/>
            <w:vAlign w:val="bottom"/>
          </w:tcPr>
          <w:p w14:paraId="4CFB4E68" w14:textId="543DD069" w:rsidR="00BD1598" w:rsidRPr="00490DF0" w:rsidRDefault="00BD1598" w:rsidP="00BD1598">
            <w:pPr>
              <w:spacing w:after="0" w:line="240" w:lineRule="auto"/>
              <w:jc w:val="center"/>
              <w:rPr>
                <w:rFonts w:eastAsia="Times New Roman"/>
                <w:szCs w:val="20"/>
                <w:lang w:val="en-GB" w:eastAsia="en-GB"/>
                <w14:ligatures w14:val="standardContextual"/>
              </w:rPr>
            </w:pPr>
            <w:r>
              <w:rPr>
                <w:rFonts w:eastAsia="Times New Roman"/>
                <w:szCs w:val="20"/>
                <w:lang w:val="en-GB" w:eastAsia="en-GB"/>
                <w14:ligatures w14:val="standardContextual"/>
              </w:rPr>
              <w:t>R/A</w:t>
            </w:r>
          </w:p>
        </w:tc>
        <w:tc>
          <w:tcPr>
            <w:tcW w:w="900" w:type="dxa"/>
          </w:tcPr>
          <w:p w14:paraId="4F398678"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5FFBC000"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5801A022" w14:textId="297A89D7" w:rsidR="00BD1598" w:rsidRPr="00490DF0" w:rsidRDefault="00BD1598" w:rsidP="00BD1598">
            <w:pPr>
              <w:spacing w:after="0" w:line="240" w:lineRule="auto"/>
              <w:jc w:val="center"/>
              <w:rPr>
                <w:rFonts w:eastAsia="Times New Roman"/>
                <w:szCs w:val="20"/>
                <w:lang w:val="en-GB" w:eastAsia="en-GB"/>
                <w14:ligatures w14:val="standardContextual"/>
              </w:rPr>
            </w:pPr>
            <w:r>
              <w:rPr>
                <w:rFonts w:eastAsia="Times New Roman"/>
                <w:szCs w:val="20"/>
                <w:lang w:val="en-GB" w:eastAsia="en-GB"/>
                <w14:ligatures w14:val="standardContextual"/>
              </w:rPr>
              <w:t>I</w:t>
            </w:r>
          </w:p>
        </w:tc>
      </w:tr>
      <w:tr w:rsidR="00BD1598" w:rsidRPr="00E4026E" w14:paraId="1483F7A6" w14:textId="77777777" w:rsidTr="00BD1598">
        <w:trPr>
          <w:trHeight w:val="313"/>
        </w:trPr>
        <w:tc>
          <w:tcPr>
            <w:tcW w:w="5395" w:type="dxa"/>
            <w:vAlign w:val="bottom"/>
            <w:hideMark/>
          </w:tcPr>
          <w:p w14:paraId="0B275C01" w14:textId="77777777" w:rsidR="00BD1598" w:rsidRPr="00490DF0" w:rsidRDefault="00BD1598" w:rsidP="00BD1598">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tooling licences</w:t>
            </w:r>
          </w:p>
        </w:tc>
        <w:tc>
          <w:tcPr>
            <w:tcW w:w="900" w:type="dxa"/>
            <w:vAlign w:val="bottom"/>
            <w:hideMark/>
          </w:tcPr>
          <w:p w14:paraId="4E8A5C20" w14:textId="77777777" w:rsidR="00BD1598" w:rsidRPr="00490DF0" w:rsidRDefault="00BD1598" w:rsidP="00BD1598">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990" w:type="dxa"/>
            <w:vAlign w:val="bottom"/>
            <w:hideMark/>
          </w:tcPr>
          <w:p w14:paraId="2CFD25C6" w14:textId="77777777" w:rsidR="00BD1598" w:rsidRPr="00490DF0" w:rsidRDefault="00BD1598" w:rsidP="00BD1598">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900" w:type="dxa"/>
          </w:tcPr>
          <w:p w14:paraId="7D0F5284"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2B6488CB" w14:textId="3A4F1E00"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vAlign w:val="bottom"/>
            <w:hideMark/>
          </w:tcPr>
          <w:p w14:paraId="069EDEB8" w14:textId="5D58FCEC" w:rsidR="00BD1598" w:rsidRPr="00490DF0" w:rsidRDefault="00BD1598" w:rsidP="00BD1598">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FE3010" w:rsidRPr="00E4026E" w14:paraId="529897EB" w14:textId="77777777" w:rsidTr="00BD1598">
        <w:trPr>
          <w:trHeight w:val="313"/>
        </w:trPr>
        <w:tc>
          <w:tcPr>
            <w:tcW w:w="5395" w:type="dxa"/>
            <w:vAlign w:val="bottom"/>
          </w:tcPr>
          <w:p w14:paraId="4F1EEF1D" w14:textId="7762F5C3" w:rsidR="00FE3010" w:rsidRPr="00490DF0" w:rsidRDefault="00FE3010" w:rsidP="00BD1598">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Conduct Entitlement Reviews for BiggyAI Agent Access</w:t>
            </w:r>
          </w:p>
        </w:tc>
        <w:tc>
          <w:tcPr>
            <w:tcW w:w="900" w:type="dxa"/>
            <w:vAlign w:val="bottom"/>
          </w:tcPr>
          <w:p w14:paraId="70C7FC88" w14:textId="77777777" w:rsidR="00FE3010" w:rsidRPr="00490DF0" w:rsidRDefault="00FE3010" w:rsidP="00BD1598">
            <w:pPr>
              <w:spacing w:after="0" w:line="240" w:lineRule="auto"/>
              <w:jc w:val="center"/>
              <w:rPr>
                <w:rFonts w:eastAsia="Times New Roman"/>
                <w:szCs w:val="20"/>
                <w:lang w:val="en-GB" w:eastAsia="en-GB"/>
                <w14:ligatures w14:val="standardContextual"/>
              </w:rPr>
            </w:pPr>
          </w:p>
        </w:tc>
        <w:tc>
          <w:tcPr>
            <w:tcW w:w="990" w:type="dxa"/>
            <w:vAlign w:val="bottom"/>
          </w:tcPr>
          <w:p w14:paraId="432FD4CF" w14:textId="2FA71E62" w:rsidR="00FE3010" w:rsidRPr="00490DF0" w:rsidRDefault="00FE3010" w:rsidP="00BD1598">
            <w:pPr>
              <w:spacing w:after="0" w:line="240" w:lineRule="auto"/>
              <w:jc w:val="center"/>
              <w:rPr>
                <w:rFonts w:eastAsia="Times New Roman"/>
                <w:szCs w:val="20"/>
                <w:lang w:val="en-GB" w:eastAsia="en-GB"/>
                <w14:ligatures w14:val="standardContextual"/>
              </w:rPr>
            </w:pPr>
            <w:r>
              <w:rPr>
                <w:rFonts w:eastAsia="Times New Roman"/>
                <w:szCs w:val="20"/>
                <w:lang w:val="en-GB" w:eastAsia="en-GB"/>
                <w14:ligatures w14:val="standardContextual"/>
              </w:rPr>
              <w:t>R/A</w:t>
            </w:r>
          </w:p>
        </w:tc>
        <w:tc>
          <w:tcPr>
            <w:tcW w:w="900" w:type="dxa"/>
          </w:tcPr>
          <w:p w14:paraId="1D03D627" w14:textId="77777777" w:rsidR="00FE3010" w:rsidRPr="00490DF0" w:rsidRDefault="00FE3010"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373B5E8D" w14:textId="752B9C8E" w:rsidR="00FE3010" w:rsidRPr="00490DF0" w:rsidRDefault="00FE3010"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c>
          <w:tcPr>
            <w:tcW w:w="900" w:type="dxa"/>
            <w:vAlign w:val="bottom"/>
          </w:tcPr>
          <w:p w14:paraId="7BA70C87" w14:textId="2521E63A" w:rsidR="00FE3010" w:rsidRPr="00490DF0" w:rsidRDefault="00FE3010" w:rsidP="00BD1598">
            <w:pPr>
              <w:spacing w:after="0" w:line="240" w:lineRule="auto"/>
              <w:jc w:val="center"/>
              <w:rPr>
                <w:rFonts w:eastAsia="Times New Roman"/>
                <w:szCs w:val="20"/>
                <w:lang w:val="en-GB" w:eastAsia="en-GB"/>
                <w14:ligatures w14:val="standardContextual"/>
              </w:rPr>
            </w:pPr>
            <w:r>
              <w:rPr>
                <w:rFonts w:eastAsia="Times New Roman"/>
                <w:szCs w:val="20"/>
                <w:lang w:val="en-GB" w:eastAsia="en-GB"/>
                <w14:ligatures w14:val="standardContextual"/>
              </w:rPr>
              <w:t>I</w:t>
            </w:r>
          </w:p>
        </w:tc>
      </w:tr>
      <w:tr w:rsidR="00BD1598" w:rsidRPr="00E4026E" w14:paraId="60DD6642" w14:textId="77777777" w:rsidTr="00BD1598">
        <w:trPr>
          <w:trHeight w:val="313"/>
        </w:trPr>
        <w:tc>
          <w:tcPr>
            <w:tcW w:w="5395" w:type="dxa"/>
            <w:vAlign w:val="bottom"/>
            <w:hideMark/>
          </w:tcPr>
          <w:p w14:paraId="25C0645D" w14:textId="77777777" w:rsidR="00BD1598" w:rsidRPr="00490DF0" w:rsidRDefault="00BD1598" w:rsidP="00BD1598">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resources maintaining tools</w:t>
            </w:r>
          </w:p>
        </w:tc>
        <w:tc>
          <w:tcPr>
            <w:tcW w:w="900" w:type="dxa"/>
            <w:vAlign w:val="bottom"/>
            <w:hideMark/>
          </w:tcPr>
          <w:p w14:paraId="326B306B" w14:textId="36A3A653" w:rsidR="00BD1598" w:rsidRPr="00490DF0" w:rsidRDefault="00BD1598" w:rsidP="00BD1598">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r>
              <w:rPr>
                <w:rFonts w:eastAsia="Times New Roman"/>
                <w:szCs w:val="20"/>
                <w:lang w:val="en-GB" w:eastAsia="en-GB"/>
                <w14:ligatures w14:val="standardContextual"/>
              </w:rPr>
              <w:t>C/I</w:t>
            </w:r>
          </w:p>
        </w:tc>
        <w:tc>
          <w:tcPr>
            <w:tcW w:w="990" w:type="dxa"/>
            <w:vAlign w:val="bottom"/>
            <w:hideMark/>
          </w:tcPr>
          <w:p w14:paraId="552D3FE7" w14:textId="77777777" w:rsidR="00BD1598" w:rsidRPr="00490DF0" w:rsidRDefault="00BD1598" w:rsidP="00BD1598">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900" w:type="dxa"/>
          </w:tcPr>
          <w:p w14:paraId="196E75BB"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7633E081" w14:textId="013BD293"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vAlign w:val="bottom"/>
            <w:hideMark/>
          </w:tcPr>
          <w:p w14:paraId="43F96240" w14:textId="7355B00D" w:rsidR="00BD1598" w:rsidRPr="00490DF0" w:rsidRDefault="00BD1598" w:rsidP="00BD1598">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BD1598" w:rsidRPr="00E4026E" w14:paraId="1F0D555A" w14:textId="77777777" w:rsidTr="00BD1598">
        <w:trPr>
          <w:trHeight w:val="280"/>
        </w:trPr>
        <w:tc>
          <w:tcPr>
            <w:tcW w:w="5395" w:type="dxa"/>
            <w:vAlign w:val="bottom"/>
            <w:hideMark/>
          </w:tcPr>
          <w:p w14:paraId="28A8E5AB" w14:textId="77777777" w:rsidR="00BD1598" w:rsidRPr="00490DF0" w:rsidRDefault="00BD1598" w:rsidP="00BD1598">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and maintain tools</w:t>
            </w:r>
          </w:p>
        </w:tc>
        <w:tc>
          <w:tcPr>
            <w:tcW w:w="900" w:type="dxa"/>
            <w:vAlign w:val="bottom"/>
            <w:hideMark/>
          </w:tcPr>
          <w:p w14:paraId="23A99541"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90" w:type="dxa"/>
            <w:vAlign w:val="bottom"/>
            <w:hideMark/>
          </w:tcPr>
          <w:p w14:paraId="3BCF94C9"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900" w:type="dxa"/>
          </w:tcPr>
          <w:p w14:paraId="3960A9E7"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251E2F69" w14:textId="140EE4FD"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vAlign w:val="bottom"/>
            <w:hideMark/>
          </w:tcPr>
          <w:p w14:paraId="258BC960" w14:textId="3143D935"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BD1598" w:rsidRPr="00E4026E" w14:paraId="219EDFB2" w14:textId="77777777" w:rsidTr="00BD1598">
        <w:trPr>
          <w:trHeight w:val="313"/>
        </w:trPr>
        <w:tc>
          <w:tcPr>
            <w:tcW w:w="5395" w:type="dxa"/>
            <w:vAlign w:val="bottom"/>
            <w:hideMark/>
          </w:tcPr>
          <w:p w14:paraId="5D901DC2" w14:textId="77777777" w:rsidR="00BD1598" w:rsidRPr="00490DF0" w:rsidRDefault="00BD1598" w:rsidP="00BD1598">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integrations</w:t>
            </w:r>
          </w:p>
        </w:tc>
        <w:tc>
          <w:tcPr>
            <w:tcW w:w="900" w:type="dxa"/>
            <w:vAlign w:val="bottom"/>
            <w:hideMark/>
          </w:tcPr>
          <w:p w14:paraId="32A9020E"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90" w:type="dxa"/>
            <w:vAlign w:val="bottom"/>
            <w:hideMark/>
          </w:tcPr>
          <w:p w14:paraId="18C0939A"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900" w:type="dxa"/>
          </w:tcPr>
          <w:p w14:paraId="635290CA"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6D480188" w14:textId="3EAA2C84"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vAlign w:val="bottom"/>
            <w:hideMark/>
          </w:tcPr>
          <w:p w14:paraId="2EEB3D7C" w14:textId="58E4C560"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BD1598" w:rsidRPr="00E4026E" w14:paraId="730A3455" w14:textId="77777777" w:rsidTr="00BD1598">
        <w:trPr>
          <w:trHeight w:val="313"/>
        </w:trPr>
        <w:tc>
          <w:tcPr>
            <w:tcW w:w="5395" w:type="dxa"/>
            <w:vAlign w:val="bottom"/>
          </w:tcPr>
          <w:p w14:paraId="70AD99B9" w14:textId="414E75F9" w:rsidR="00BD1598" w:rsidRPr="00490DF0" w:rsidRDefault="00BD1598" w:rsidP="00BD1598">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Support Tool Availability</w:t>
            </w:r>
          </w:p>
        </w:tc>
        <w:tc>
          <w:tcPr>
            <w:tcW w:w="900" w:type="dxa"/>
            <w:vAlign w:val="bottom"/>
          </w:tcPr>
          <w:p w14:paraId="4EEF30AA"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90" w:type="dxa"/>
            <w:vAlign w:val="bottom"/>
          </w:tcPr>
          <w:p w14:paraId="492AB74F" w14:textId="02690D2E"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R/A</w:t>
            </w:r>
          </w:p>
        </w:tc>
        <w:tc>
          <w:tcPr>
            <w:tcW w:w="900" w:type="dxa"/>
          </w:tcPr>
          <w:p w14:paraId="567CD06A" w14:textId="77777777" w:rsidR="00BD1598"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06C72B78" w14:textId="68AFD73F"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c>
          <w:tcPr>
            <w:tcW w:w="900" w:type="dxa"/>
            <w:vAlign w:val="bottom"/>
          </w:tcPr>
          <w:p w14:paraId="21DB3EF0"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r>
      <w:tr w:rsidR="00BD1598" w:rsidRPr="00E4026E" w14:paraId="64331EED" w14:textId="77777777" w:rsidTr="00BD1598">
        <w:trPr>
          <w:trHeight w:val="313"/>
        </w:trPr>
        <w:tc>
          <w:tcPr>
            <w:tcW w:w="5395" w:type="dxa"/>
            <w:vAlign w:val="bottom"/>
          </w:tcPr>
          <w:p w14:paraId="2D0A8EE8" w14:textId="5B79EE93" w:rsidR="00BD1598" w:rsidRPr="00490DF0" w:rsidRDefault="00BD1598" w:rsidP="00BD1598">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lastRenderedPageBreak/>
              <w:t>Review and Improve Capabilities</w:t>
            </w:r>
          </w:p>
        </w:tc>
        <w:tc>
          <w:tcPr>
            <w:tcW w:w="900" w:type="dxa"/>
            <w:vAlign w:val="bottom"/>
          </w:tcPr>
          <w:p w14:paraId="09191C26" w14:textId="415D53C6"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c>
          <w:tcPr>
            <w:tcW w:w="990" w:type="dxa"/>
            <w:vAlign w:val="bottom"/>
          </w:tcPr>
          <w:p w14:paraId="23598452" w14:textId="0223BD08"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R/A</w:t>
            </w:r>
          </w:p>
        </w:tc>
        <w:tc>
          <w:tcPr>
            <w:tcW w:w="900" w:type="dxa"/>
          </w:tcPr>
          <w:p w14:paraId="6F8437AE" w14:textId="77777777" w:rsidR="00BD1598"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3C35FF34" w14:textId="37E77F33"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c>
          <w:tcPr>
            <w:tcW w:w="900" w:type="dxa"/>
            <w:vAlign w:val="bottom"/>
          </w:tcPr>
          <w:p w14:paraId="7E8C3751" w14:textId="452E1EBC"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r>
      <w:tr w:rsidR="00BD1598" w:rsidRPr="00E4026E" w14:paraId="3DBBAAF8" w14:textId="77777777" w:rsidTr="00BD1598">
        <w:trPr>
          <w:trHeight w:val="313"/>
        </w:trPr>
        <w:tc>
          <w:tcPr>
            <w:tcW w:w="5395" w:type="dxa"/>
            <w:vAlign w:val="bottom"/>
            <w:hideMark/>
          </w:tcPr>
          <w:p w14:paraId="66F87C77" w14:textId="77777777" w:rsidR="00BD1598" w:rsidRPr="00490DF0" w:rsidRDefault="00BD1598" w:rsidP="00BD1598">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license management</w:t>
            </w:r>
          </w:p>
        </w:tc>
        <w:tc>
          <w:tcPr>
            <w:tcW w:w="900" w:type="dxa"/>
            <w:vAlign w:val="bottom"/>
            <w:hideMark/>
          </w:tcPr>
          <w:p w14:paraId="54DFC72F"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90" w:type="dxa"/>
            <w:vAlign w:val="bottom"/>
            <w:hideMark/>
          </w:tcPr>
          <w:p w14:paraId="27E92FD7"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900" w:type="dxa"/>
          </w:tcPr>
          <w:p w14:paraId="569A52EA"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797FB9B7" w14:textId="042330F4"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vAlign w:val="bottom"/>
            <w:hideMark/>
          </w:tcPr>
          <w:p w14:paraId="37DD15CF" w14:textId="600F6CE9"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BD1598" w:rsidRPr="00E4026E" w14:paraId="2463DB33" w14:textId="77777777" w:rsidTr="00BD1598">
        <w:trPr>
          <w:trHeight w:val="313"/>
        </w:trPr>
        <w:tc>
          <w:tcPr>
            <w:tcW w:w="5395" w:type="dxa"/>
            <w:vAlign w:val="bottom"/>
            <w:hideMark/>
          </w:tcPr>
          <w:p w14:paraId="03C9FD68" w14:textId="2C92FD1D" w:rsidR="00BD1598" w:rsidRPr="00490DF0" w:rsidRDefault="00BD1598" w:rsidP="00BD1598">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Conduct </w:t>
            </w:r>
            <w:r>
              <w:rPr>
                <w:rFonts w:eastAsia="Times New Roman"/>
                <w:color w:val="000000"/>
                <w:szCs w:val="20"/>
                <w:lang w:val="en-GB" w:eastAsia="en-GB"/>
                <w14:ligatures w14:val="standardContextual"/>
              </w:rPr>
              <w:t>user</w:t>
            </w:r>
            <w:r w:rsidRPr="00490DF0">
              <w:rPr>
                <w:rFonts w:eastAsia="Times New Roman"/>
                <w:color w:val="000000"/>
                <w:szCs w:val="20"/>
                <w:lang w:val="en-GB" w:eastAsia="en-GB"/>
                <w14:ligatures w14:val="standardContextual"/>
              </w:rPr>
              <w:t xml:space="preserve"> training</w:t>
            </w:r>
          </w:p>
        </w:tc>
        <w:tc>
          <w:tcPr>
            <w:tcW w:w="900" w:type="dxa"/>
            <w:vAlign w:val="bottom"/>
            <w:hideMark/>
          </w:tcPr>
          <w:p w14:paraId="0285ABCF"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990" w:type="dxa"/>
            <w:vAlign w:val="bottom"/>
            <w:hideMark/>
          </w:tcPr>
          <w:p w14:paraId="5D1CDAF8" w14:textId="545871DB"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R/A</w:t>
            </w:r>
          </w:p>
        </w:tc>
        <w:tc>
          <w:tcPr>
            <w:tcW w:w="900" w:type="dxa"/>
          </w:tcPr>
          <w:p w14:paraId="34D64C77" w14:textId="77777777"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7068A25F" w14:textId="61EB84BB"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900" w:type="dxa"/>
            <w:vAlign w:val="bottom"/>
            <w:hideMark/>
          </w:tcPr>
          <w:p w14:paraId="370953D5" w14:textId="53700E14" w:rsidR="00BD1598" w:rsidRPr="00490DF0" w:rsidRDefault="00BD1598" w:rsidP="00BD1598">
            <w:pPr>
              <w:spacing w:after="0" w:line="240" w:lineRule="auto"/>
              <w:jc w:val="center"/>
              <w:rPr>
                <w:rFonts w:eastAsia="Times New Roman"/>
                <w:color w:val="000000"/>
                <w:szCs w:val="20"/>
                <w:lang w:val="en-GB" w:eastAsia="en-GB"/>
                <w14:ligatures w14:val="standardContextual"/>
              </w:rPr>
            </w:pPr>
          </w:p>
        </w:tc>
      </w:tr>
      <w:tr w:rsidR="00BD1598" w:rsidRPr="00E4026E" w14:paraId="7179548D" w14:textId="77777777" w:rsidTr="00BD1598">
        <w:trPr>
          <w:trHeight w:val="313"/>
        </w:trPr>
        <w:tc>
          <w:tcPr>
            <w:tcW w:w="5395" w:type="dxa"/>
            <w:vAlign w:val="bottom"/>
          </w:tcPr>
          <w:p w14:paraId="2AD22913" w14:textId="0E826617" w:rsidR="00BD1598" w:rsidRPr="00490DF0" w:rsidRDefault="00BD1598" w:rsidP="00BD1598">
            <w:pPr>
              <w:spacing w:after="0" w:line="240" w:lineRule="auto"/>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Establish and Maintain Community of Practice</w:t>
            </w:r>
          </w:p>
        </w:tc>
        <w:tc>
          <w:tcPr>
            <w:tcW w:w="900" w:type="dxa"/>
            <w:vAlign w:val="bottom"/>
          </w:tcPr>
          <w:p w14:paraId="5B7E8396" w14:textId="1AE9597A"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c>
          <w:tcPr>
            <w:tcW w:w="990" w:type="dxa"/>
            <w:vAlign w:val="bottom"/>
          </w:tcPr>
          <w:p w14:paraId="1F8AE87C" w14:textId="73B21DB3" w:rsidR="00BD1598"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R/A</w:t>
            </w:r>
          </w:p>
        </w:tc>
        <w:tc>
          <w:tcPr>
            <w:tcW w:w="900" w:type="dxa"/>
          </w:tcPr>
          <w:p w14:paraId="1E79A76A" w14:textId="77777777" w:rsidR="00BD1598" w:rsidRDefault="00BD1598" w:rsidP="00BD1598">
            <w:pPr>
              <w:spacing w:after="0" w:line="240" w:lineRule="auto"/>
              <w:jc w:val="center"/>
              <w:rPr>
                <w:rFonts w:eastAsia="Times New Roman"/>
                <w:color w:val="000000"/>
                <w:szCs w:val="20"/>
                <w:lang w:val="en-GB" w:eastAsia="en-GB"/>
                <w14:ligatures w14:val="standardContextual"/>
              </w:rPr>
            </w:pPr>
          </w:p>
        </w:tc>
        <w:tc>
          <w:tcPr>
            <w:tcW w:w="900" w:type="dxa"/>
            <w:vAlign w:val="bottom"/>
          </w:tcPr>
          <w:p w14:paraId="2F05B277" w14:textId="6E56C02A"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c>
          <w:tcPr>
            <w:tcW w:w="900" w:type="dxa"/>
            <w:vAlign w:val="bottom"/>
          </w:tcPr>
          <w:p w14:paraId="089C5BC5" w14:textId="1DC6E08C" w:rsidR="00BD1598" w:rsidRPr="00490DF0" w:rsidRDefault="00BD1598" w:rsidP="00BD1598">
            <w:pPr>
              <w:spacing w:after="0" w:line="240" w:lineRule="auto"/>
              <w:jc w:val="center"/>
              <w:rPr>
                <w:rFonts w:eastAsia="Times New Roman"/>
                <w:color w:val="000000"/>
                <w:szCs w:val="20"/>
                <w:lang w:val="en-GB" w:eastAsia="en-GB"/>
                <w14:ligatures w14:val="standardContextual"/>
              </w:rPr>
            </w:pPr>
            <w:r>
              <w:rPr>
                <w:rFonts w:eastAsia="Times New Roman"/>
                <w:color w:val="000000"/>
                <w:szCs w:val="20"/>
                <w:lang w:val="en-GB" w:eastAsia="en-GB"/>
                <w14:ligatures w14:val="standardContextual"/>
              </w:rPr>
              <w:t>C/I</w:t>
            </w:r>
          </w:p>
        </w:tc>
      </w:tr>
    </w:tbl>
    <w:p w14:paraId="3E66FB56" w14:textId="77777777" w:rsidR="000A6532" w:rsidRPr="00490DF0" w:rsidRDefault="000A6532" w:rsidP="000A6532">
      <w:pPr>
        <w:rPr>
          <w:szCs w:val="20"/>
        </w:rPr>
      </w:pPr>
    </w:p>
    <w:p w14:paraId="0FC4E950" w14:textId="77777777" w:rsidR="001073AA" w:rsidRDefault="001073AA">
      <w:pPr>
        <w:rPr>
          <w:rFonts w:eastAsiaTheme="majorEastAsia" w:cstheme="majorBidi"/>
          <w:b/>
          <w:color w:val="641EE0"/>
          <w:sz w:val="28"/>
          <w:szCs w:val="40"/>
        </w:rPr>
      </w:pPr>
      <w:r>
        <w:br w:type="page"/>
      </w:r>
    </w:p>
    <w:p w14:paraId="10375817" w14:textId="77777777" w:rsidR="00AE1288" w:rsidRPr="00490DF0" w:rsidRDefault="00AE1288" w:rsidP="00AE1288">
      <w:pPr>
        <w:pStyle w:val="Heading1"/>
      </w:pPr>
      <w:bookmarkStart w:id="82" w:name="_Toc205817683"/>
      <w:r w:rsidRPr="00490DF0">
        <w:lastRenderedPageBreak/>
        <w:t>Implementation</w:t>
      </w:r>
      <w:r w:rsidR="00AE4236" w:rsidRPr="00490DF0">
        <w:t xml:space="preserve"> </w:t>
      </w:r>
      <w:r w:rsidR="00AE4236" w:rsidRPr="004B4BDC">
        <w:t>Approach</w:t>
      </w:r>
      <w:bookmarkEnd w:id="82"/>
    </w:p>
    <w:p w14:paraId="363B1C69" w14:textId="77777777" w:rsidR="00AE1288" w:rsidRDefault="72BBF432" w:rsidP="4BF158F4">
      <w:pPr>
        <w:pStyle w:val="Heading2"/>
      </w:pPr>
      <w:bookmarkStart w:id="83" w:name="_Toc205817684"/>
      <w:r>
        <w:t>Proposed level of coordination</w:t>
      </w:r>
      <w:bookmarkEnd w:id="83"/>
    </w:p>
    <w:p w14:paraId="32B65491" w14:textId="6FA306B6" w:rsidR="01E94DDF" w:rsidRDefault="01E94DDF" w:rsidP="4BF158F4">
      <w:pPr>
        <w:spacing w:after="40" w:line="360" w:lineRule="auto"/>
        <w:ind w:left="720"/>
        <w:rPr>
          <w:rFonts w:eastAsia="Arial"/>
          <w:color w:val="000000" w:themeColor="text1"/>
          <w:szCs w:val="20"/>
        </w:rPr>
      </w:pPr>
      <w:r w:rsidRPr="4BF158F4">
        <w:rPr>
          <w:rFonts w:eastAsia="Arial"/>
          <w:color w:val="000000" w:themeColor="text1"/>
          <w:szCs w:val="20"/>
        </w:rPr>
        <w:t>The production integration of BiggyAI with ServiceNow will progress through the following environments to ensure proper validation and compliance:</w:t>
      </w:r>
    </w:p>
    <w:p w14:paraId="0A931478" w14:textId="5EA32FEB" w:rsidR="01E94DDF" w:rsidRDefault="01E94DDF" w:rsidP="6E553C9E">
      <w:pPr>
        <w:pStyle w:val="ListParagraph"/>
        <w:numPr>
          <w:ilvl w:val="0"/>
          <w:numId w:val="49"/>
        </w:numPr>
      </w:pPr>
      <w:r>
        <w:t>Sandbox</w:t>
      </w:r>
    </w:p>
    <w:p w14:paraId="22C906A7" w14:textId="20D07A4A" w:rsidR="01E94DDF" w:rsidRDefault="01E94DDF" w:rsidP="6E553C9E">
      <w:pPr>
        <w:pStyle w:val="ListParagraph"/>
        <w:numPr>
          <w:ilvl w:val="0"/>
          <w:numId w:val="49"/>
        </w:numPr>
      </w:pPr>
      <w:r>
        <w:t>SNOW Development (OW region)</w:t>
      </w:r>
    </w:p>
    <w:p w14:paraId="24964FF6" w14:textId="5A7F0CB4" w:rsidR="01E94DDF" w:rsidRDefault="01E94DDF" w:rsidP="6E553C9E">
      <w:pPr>
        <w:pStyle w:val="ListParagraph"/>
        <w:numPr>
          <w:ilvl w:val="0"/>
          <w:numId w:val="49"/>
        </w:numPr>
      </w:pPr>
      <w:r>
        <w:t>SNOW Model Office</w:t>
      </w:r>
    </w:p>
    <w:p w14:paraId="37DF47C9" w14:textId="18C1458D" w:rsidR="01E94DDF" w:rsidRDefault="01E94DDF" w:rsidP="6E553C9E">
      <w:pPr>
        <w:pStyle w:val="ListParagraph"/>
        <w:numPr>
          <w:ilvl w:val="0"/>
          <w:numId w:val="49"/>
        </w:numPr>
      </w:pPr>
      <w:r>
        <w:t>SNOW Production</w:t>
      </w:r>
    </w:p>
    <w:p w14:paraId="49683C1A" w14:textId="3190CA3B" w:rsidR="4BF158F4" w:rsidRDefault="4BF158F4" w:rsidP="4BF158F4">
      <w:pPr>
        <w:ind w:left="720"/>
      </w:pPr>
    </w:p>
    <w:p w14:paraId="688844E8" w14:textId="77777777" w:rsidR="00AE1288" w:rsidRDefault="33426644" w:rsidP="4BF158F4">
      <w:pPr>
        <w:pStyle w:val="Heading2"/>
      </w:pPr>
      <w:bookmarkStart w:id="84" w:name="_Toc205817685"/>
      <w:r>
        <w:t>Dependencies</w:t>
      </w:r>
      <w:bookmarkEnd w:id="84"/>
    </w:p>
    <w:p w14:paraId="17025CF3" w14:textId="69B484C6" w:rsidR="1AF7C122" w:rsidRDefault="1AF7C122" w:rsidP="4BF158F4">
      <w:pPr>
        <w:ind w:left="720"/>
      </w:pPr>
      <w:r>
        <w:t>The main dependenc</w:t>
      </w:r>
      <w:r w:rsidR="2A9D5ABE">
        <w:t xml:space="preserve">y for BiggyAI deployment in </w:t>
      </w:r>
      <w:r w:rsidR="2A9D5ABE" w:rsidRPr="4BF158F4">
        <w:rPr>
          <w:i/>
          <w:iCs/>
        </w:rPr>
        <w:t>production are:</w:t>
      </w:r>
    </w:p>
    <w:p w14:paraId="04795370" w14:textId="55388B05" w:rsidR="2A9D5ABE" w:rsidRDefault="2A9D5ABE" w:rsidP="4BF158F4">
      <w:pPr>
        <w:pStyle w:val="ListParagraph"/>
        <w:numPr>
          <w:ilvl w:val="0"/>
          <w:numId w:val="1"/>
        </w:numPr>
        <w:rPr>
          <w:i/>
          <w:iCs/>
        </w:rPr>
      </w:pPr>
      <w:r w:rsidRPr="4BF158F4">
        <w:rPr>
          <w:i/>
          <w:iCs/>
        </w:rPr>
        <w:t>Setting Azure EntraID for authentication</w:t>
      </w:r>
    </w:p>
    <w:p w14:paraId="53AE6DE1" w14:textId="42C60AC0" w:rsidR="2A9D5ABE" w:rsidRDefault="2A9D5ABE" w:rsidP="4BF158F4">
      <w:pPr>
        <w:pStyle w:val="ListParagraph"/>
        <w:numPr>
          <w:ilvl w:val="0"/>
          <w:numId w:val="1"/>
        </w:numPr>
        <w:rPr>
          <w:i/>
          <w:iCs/>
        </w:rPr>
      </w:pPr>
      <w:r w:rsidRPr="4BF158F4">
        <w:rPr>
          <w:i/>
          <w:iCs/>
        </w:rPr>
        <w:t>Setting Aegon’s API Gateway as proxy between BiggyAI, BigPanda UDC and Serv</w:t>
      </w:r>
      <w:r w:rsidR="00337C9E">
        <w:rPr>
          <w:i/>
          <w:iCs/>
        </w:rPr>
        <w:t>ice</w:t>
      </w:r>
      <w:r w:rsidRPr="4BF158F4">
        <w:rPr>
          <w:i/>
          <w:iCs/>
        </w:rPr>
        <w:t>Now</w:t>
      </w:r>
    </w:p>
    <w:p w14:paraId="2B6AD3F9" w14:textId="1FDE0922" w:rsidR="1A6975B2" w:rsidRDefault="1A6975B2" w:rsidP="4BF158F4">
      <w:pPr>
        <w:ind w:left="720"/>
      </w:pPr>
      <w:r w:rsidRPr="4BF158F4">
        <w:rPr>
          <w:i/>
          <w:iCs/>
        </w:rPr>
        <w:t xml:space="preserve"> </w:t>
      </w:r>
    </w:p>
    <w:p w14:paraId="5E696A9D" w14:textId="77777777" w:rsidR="00764F3B" w:rsidRPr="00490DF0" w:rsidRDefault="63C727A1" w:rsidP="00764F3B">
      <w:pPr>
        <w:pStyle w:val="Heading1"/>
      </w:pPr>
      <w:bookmarkStart w:id="85" w:name="_Toc205817686"/>
      <w:r>
        <w:t>Waivers and/or Exceptions</w:t>
      </w:r>
      <w:bookmarkEnd w:id="85"/>
    </w:p>
    <w:p w14:paraId="1FD35CD8" w14:textId="16172411" w:rsidR="039111C4" w:rsidRDefault="039111C4" w:rsidP="4BF158F4">
      <w:pPr>
        <w:tabs>
          <w:tab w:val="num" w:pos="720"/>
        </w:tabs>
        <w:ind w:left="720"/>
      </w:pPr>
      <w:r>
        <w:t>No exception or waivers are required for this Solution Design.</w:t>
      </w:r>
    </w:p>
    <w:p w14:paraId="29BE0621" w14:textId="77777777" w:rsidR="001F3704" w:rsidRPr="00490DF0" w:rsidRDefault="001F3704" w:rsidP="001F3704">
      <w:pPr>
        <w:ind w:left="720"/>
        <w:rPr>
          <w:szCs w:val="20"/>
        </w:rPr>
      </w:pPr>
    </w:p>
    <w:p w14:paraId="16E9B303" w14:textId="77777777" w:rsidR="007D4B8A" w:rsidRDefault="007D4B8A" w:rsidP="007D4B8A">
      <w:pPr>
        <w:rPr>
          <w:szCs w:val="20"/>
        </w:rPr>
      </w:pPr>
    </w:p>
    <w:p w14:paraId="1E852AA5" w14:textId="77777777" w:rsidR="001073AA" w:rsidRDefault="001073AA">
      <w:pPr>
        <w:rPr>
          <w:rFonts w:eastAsiaTheme="majorEastAsia" w:cstheme="majorBidi"/>
          <w:b/>
          <w:color w:val="641EE0"/>
          <w:sz w:val="28"/>
          <w:szCs w:val="40"/>
        </w:rPr>
      </w:pPr>
      <w:r>
        <w:br w:type="page"/>
      </w:r>
    </w:p>
    <w:p w14:paraId="786A79B9" w14:textId="77777777" w:rsidR="00922E8E" w:rsidRDefault="00922E8E" w:rsidP="00DA2BD3">
      <w:pPr>
        <w:ind w:left="720"/>
        <w:rPr>
          <w:szCs w:val="20"/>
        </w:rPr>
      </w:pPr>
    </w:p>
    <w:p w14:paraId="7B7D8B4F" w14:textId="51CC8CB0" w:rsidR="006F6599" w:rsidRDefault="006F6599" w:rsidP="006F6599">
      <w:pPr>
        <w:pStyle w:val="Heading2"/>
      </w:pPr>
      <w:bookmarkStart w:id="86" w:name="_Toc205817694"/>
      <w:r>
        <w:t>Licensing</w:t>
      </w:r>
      <w:bookmarkEnd w:id="86"/>
    </w:p>
    <w:p w14:paraId="2FED0E52" w14:textId="06CEA682" w:rsidR="4851AD6B" w:rsidRDefault="4851AD6B" w:rsidP="3A9136CF">
      <w:pPr>
        <w:spacing w:before="240" w:after="240"/>
        <w:ind w:left="810"/>
        <w:rPr>
          <w:rFonts w:eastAsia="Arial"/>
          <w:color w:val="000000" w:themeColor="text1"/>
          <w:szCs w:val="20"/>
        </w:rPr>
      </w:pPr>
      <w:r w:rsidRPr="3A9136CF">
        <w:rPr>
          <w:rFonts w:eastAsia="Arial"/>
          <w:color w:val="000000" w:themeColor="text1"/>
          <w:szCs w:val="20"/>
        </w:rPr>
        <w:t>BiggyAI comes in</w:t>
      </w:r>
      <w:r w:rsidR="00D029FD">
        <w:rPr>
          <w:rFonts w:eastAsia="Arial"/>
          <w:color w:val="000000" w:themeColor="text1"/>
          <w:szCs w:val="20"/>
        </w:rPr>
        <w:t xml:space="preserve"> </w:t>
      </w:r>
      <w:r w:rsidRPr="3A9136CF">
        <w:rPr>
          <w:rFonts w:eastAsia="Arial"/>
          <w:color w:val="000000" w:themeColor="text1"/>
          <w:szCs w:val="20"/>
        </w:rPr>
        <w:t>t</w:t>
      </w:r>
      <w:r w:rsidR="00D029FD">
        <w:rPr>
          <w:rFonts w:eastAsia="Arial"/>
          <w:color w:val="000000" w:themeColor="text1"/>
          <w:szCs w:val="20"/>
        </w:rPr>
        <w:t>w</w:t>
      </w:r>
      <w:r w:rsidRPr="3A9136CF">
        <w:rPr>
          <w:rFonts w:eastAsia="Arial"/>
          <w:color w:val="000000" w:themeColor="text1"/>
          <w:szCs w:val="20"/>
        </w:rPr>
        <w:t>o licenses.</w:t>
      </w:r>
    </w:p>
    <w:p w14:paraId="4982948D" w14:textId="707D146D" w:rsidR="4851AD6B" w:rsidRDefault="4851AD6B" w:rsidP="3A9136CF">
      <w:pPr>
        <w:spacing w:before="240" w:after="240"/>
        <w:ind w:left="810"/>
        <w:rPr>
          <w:rFonts w:eastAsia="Arial"/>
          <w:color w:val="000000" w:themeColor="text1"/>
          <w:szCs w:val="20"/>
        </w:rPr>
      </w:pPr>
      <w:r w:rsidRPr="3A9136CF">
        <w:rPr>
          <w:rFonts w:eastAsia="Arial"/>
          <w:b/>
          <w:bCs/>
          <w:color w:val="000000" w:themeColor="text1"/>
          <w:szCs w:val="20"/>
        </w:rPr>
        <w:t>Enterprise license with these features:</w:t>
      </w:r>
    </w:p>
    <w:p w14:paraId="4391565C" w14:textId="2B503480" w:rsidR="00CE17B8" w:rsidRDefault="00AA0972" w:rsidP="00CE17B8">
      <w:pPr>
        <w:pStyle w:val="ListParagraph"/>
        <w:numPr>
          <w:ilvl w:val="0"/>
          <w:numId w:val="5"/>
        </w:numPr>
        <w:spacing w:before="240" w:after="240"/>
        <w:ind w:left="1080"/>
        <w:rPr>
          <w:rFonts w:eastAsia="Arial"/>
          <w:color w:val="000000" w:themeColor="text1"/>
          <w:szCs w:val="20"/>
        </w:rPr>
      </w:pPr>
      <w:r>
        <w:rPr>
          <w:rFonts w:eastAsia="Arial"/>
          <w:color w:val="000000" w:themeColor="text1"/>
          <w:szCs w:val="20"/>
        </w:rPr>
        <w:t>Incident Detection and Response</w:t>
      </w:r>
      <w:r w:rsidR="007152A8">
        <w:rPr>
          <w:rFonts w:eastAsia="Arial"/>
          <w:color w:val="000000" w:themeColor="text1"/>
          <w:szCs w:val="20"/>
        </w:rPr>
        <w:t xml:space="preserve"> – Part of existing </w:t>
      </w:r>
      <w:r w:rsidR="005E2F14">
        <w:rPr>
          <w:rFonts w:eastAsia="Arial"/>
          <w:color w:val="000000" w:themeColor="text1"/>
          <w:szCs w:val="20"/>
        </w:rPr>
        <w:t>actioned events license for BigPanda</w:t>
      </w:r>
    </w:p>
    <w:p w14:paraId="11CF46C3" w14:textId="21641B67" w:rsidR="00652463" w:rsidRPr="00CE17B8" w:rsidRDefault="00652463" w:rsidP="00CE17B8">
      <w:pPr>
        <w:pStyle w:val="ListParagraph"/>
        <w:numPr>
          <w:ilvl w:val="0"/>
          <w:numId w:val="5"/>
        </w:numPr>
        <w:spacing w:before="240" w:after="240"/>
        <w:ind w:left="1080"/>
        <w:rPr>
          <w:rFonts w:eastAsia="Arial"/>
          <w:color w:val="000000" w:themeColor="text1"/>
          <w:szCs w:val="20"/>
        </w:rPr>
      </w:pPr>
      <w:r w:rsidRPr="00CE17B8">
        <w:rPr>
          <w:rFonts w:eastAsia="Arial"/>
          <w:color w:val="000000" w:themeColor="text1"/>
          <w:szCs w:val="20"/>
        </w:rPr>
        <w:t xml:space="preserve">Incident Prevention Module – Single </w:t>
      </w:r>
      <w:r w:rsidR="004011CE" w:rsidRPr="00CE17B8">
        <w:rPr>
          <w:rFonts w:eastAsia="Arial"/>
          <w:color w:val="000000" w:themeColor="text1"/>
          <w:szCs w:val="20"/>
        </w:rPr>
        <w:t>enterprise license usable by all employees.</w:t>
      </w:r>
    </w:p>
    <w:p w14:paraId="0FCD0971" w14:textId="7EB2BF2E" w:rsidR="3A9136CF" w:rsidRDefault="3A9136CF" w:rsidP="3A9136CF">
      <w:pPr>
        <w:spacing w:before="240" w:after="240"/>
        <w:rPr>
          <w:rFonts w:eastAsia="Arial"/>
          <w:color w:val="000000" w:themeColor="text1"/>
          <w:szCs w:val="20"/>
        </w:rPr>
      </w:pPr>
    </w:p>
    <w:p w14:paraId="5B7BA44E" w14:textId="122C69BC" w:rsidR="4851AD6B" w:rsidRDefault="4851AD6B" w:rsidP="3A9136CF">
      <w:pPr>
        <w:ind w:left="810"/>
        <w:rPr>
          <w:rFonts w:eastAsia="Arial"/>
          <w:color w:val="000000" w:themeColor="text1"/>
          <w:szCs w:val="20"/>
        </w:rPr>
      </w:pPr>
      <w:r w:rsidRPr="3A9136CF">
        <w:rPr>
          <w:rFonts w:eastAsia="Arial"/>
          <w:b/>
          <w:bCs/>
          <w:color w:val="000000" w:themeColor="text1"/>
          <w:szCs w:val="20"/>
        </w:rPr>
        <w:t>User license for  BiggyAI for chat functions:</w:t>
      </w:r>
    </w:p>
    <w:p w14:paraId="17CDFEC5" w14:textId="77777777" w:rsidR="00CE17B8" w:rsidRDefault="00CE17B8" w:rsidP="00CE17B8">
      <w:pPr>
        <w:pStyle w:val="ListParagraph"/>
        <w:numPr>
          <w:ilvl w:val="0"/>
          <w:numId w:val="5"/>
        </w:numPr>
        <w:spacing w:before="240" w:after="240"/>
        <w:ind w:left="1080"/>
        <w:rPr>
          <w:rFonts w:eastAsia="Arial"/>
          <w:color w:val="000000" w:themeColor="text1"/>
          <w:szCs w:val="20"/>
        </w:rPr>
      </w:pPr>
      <w:r>
        <w:rPr>
          <w:rFonts w:eastAsia="Arial"/>
          <w:color w:val="000000" w:themeColor="text1"/>
          <w:szCs w:val="20"/>
        </w:rPr>
        <w:t>Incident Assistant Teams Agent – Licensed per user</w:t>
      </w:r>
    </w:p>
    <w:p w14:paraId="54B38DE1" w14:textId="77777777" w:rsidR="00CE17B8" w:rsidRDefault="00CE17B8" w:rsidP="00CE17B8">
      <w:pPr>
        <w:pStyle w:val="ListParagraph"/>
        <w:numPr>
          <w:ilvl w:val="1"/>
          <w:numId w:val="5"/>
        </w:numPr>
        <w:spacing w:before="240" w:after="240"/>
        <w:rPr>
          <w:rFonts w:eastAsia="Arial"/>
          <w:color w:val="000000" w:themeColor="text1"/>
          <w:szCs w:val="20"/>
        </w:rPr>
      </w:pPr>
      <w:r>
        <w:rPr>
          <w:rFonts w:eastAsia="Arial"/>
          <w:color w:val="000000" w:themeColor="text1"/>
          <w:szCs w:val="20"/>
        </w:rPr>
        <w:t>25 users in year 1</w:t>
      </w:r>
    </w:p>
    <w:p w14:paraId="0756C111" w14:textId="77777777" w:rsidR="00CE17B8" w:rsidRDefault="00CE17B8" w:rsidP="00CE17B8">
      <w:pPr>
        <w:pStyle w:val="ListParagraph"/>
        <w:numPr>
          <w:ilvl w:val="1"/>
          <w:numId w:val="5"/>
        </w:numPr>
        <w:spacing w:before="240" w:after="240"/>
        <w:rPr>
          <w:rFonts w:eastAsia="Arial"/>
          <w:color w:val="000000" w:themeColor="text1"/>
          <w:szCs w:val="20"/>
        </w:rPr>
      </w:pPr>
      <w:r>
        <w:rPr>
          <w:rFonts w:eastAsia="Arial"/>
          <w:color w:val="000000" w:themeColor="text1"/>
          <w:szCs w:val="20"/>
        </w:rPr>
        <w:t>100 users in year 2-5</w:t>
      </w:r>
    </w:p>
    <w:p w14:paraId="1A753E90" w14:textId="6DD1A46C" w:rsidR="4BF158F4" w:rsidRDefault="4BF158F4" w:rsidP="4BF158F4">
      <w:pPr>
        <w:rPr>
          <w:rFonts w:eastAsia="Arial"/>
          <w:color w:val="000000" w:themeColor="text1"/>
          <w:szCs w:val="20"/>
        </w:rPr>
      </w:pPr>
    </w:p>
    <w:p w14:paraId="25F7D2A1" w14:textId="6C2CBDA5" w:rsidR="00900C2D" w:rsidRPr="00490DF0" w:rsidRDefault="00764F3B" w:rsidP="3A9136CF">
      <w:pPr>
        <w:pStyle w:val="Heading1"/>
      </w:pPr>
      <w:bookmarkStart w:id="87" w:name="_Toc205817697"/>
      <w:r>
        <w:t>Exit Strategy</w:t>
      </w:r>
      <w:bookmarkEnd w:id="87"/>
    </w:p>
    <w:p w14:paraId="4BA7FC26" w14:textId="69C7DC6B" w:rsidR="10394FF0" w:rsidRDefault="10394FF0" w:rsidP="3A9136CF">
      <w:pPr>
        <w:ind w:left="720"/>
      </w:pPr>
      <w:r>
        <w:t>N/A</w:t>
      </w:r>
    </w:p>
    <w:p w14:paraId="5EDA14A8" w14:textId="543045FA" w:rsidR="3A9136CF" w:rsidRDefault="3A9136CF" w:rsidP="3A9136CF">
      <w:pPr>
        <w:ind w:left="720"/>
      </w:pPr>
    </w:p>
    <w:p w14:paraId="3B438F65" w14:textId="1BD6683E" w:rsidR="4BF158F4" w:rsidRDefault="4BF158F4" w:rsidP="4BF158F4"/>
    <w:p w14:paraId="20284248" w14:textId="6A97C8EF" w:rsidR="4BF158F4" w:rsidRDefault="4BF158F4" w:rsidP="4BF158F4"/>
    <w:p w14:paraId="2F58303F" w14:textId="77777777" w:rsidR="001073F3" w:rsidRPr="00490DF0" w:rsidRDefault="001073F3" w:rsidP="001073F3">
      <w:pPr>
        <w:rPr>
          <w:b/>
          <w:szCs w:val="20"/>
        </w:rPr>
      </w:pPr>
      <w:r w:rsidRPr="00490DF0">
        <w:rPr>
          <w:b/>
          <w:szCs w:val="20"/>
        </w:rPr>
        <w:t>Appendix A: Architecture Review Board Scorecard</w:t>
      </w:r>
    </w:p>
    <w:p w14:paraId="7C59EA20" w14:textId="3282A69D" w:rsidR="001073F3" w:rsidRPr="00490DF0" w:rsidRDefault="001073F3" w:rsidP="001073F3">
      <w:r>
        <w:t>&lt;link to scorecard&gt;</w:t>
      </w:r>
    </w:p>
    <w:p w14:paraId="2077D0E7" w14:textId="77777777" w:rsidR="00E515AE" w:rsidRPr="00490DF0" w:rsidRDefault="00E515AE" w:rsidP="00C4477D"/>
    <w:p w14:paraId="7F814629" w14:textId="26C090AE" w:rsidR="4BF158F4" w:rsidRDefault="4BF158F4"/>
    <w:p w14:paraId="2F95EA63" w14:textId="77777777" w:rsidR="001073F3" w:rsidRPr="00490DF0" w:rsidRDefault="001073F3" w:rsidP="00C4477D">
      <w:pPr>
        <w:rPr>
          <w:b/>
          <w:szCs w:val="20"/>
        </w:rPr>
      </w:pPr>
      <w:r w:rsidRPr="00490DF0">
        <w:rPr>
          <w:b/>
          <w:szCs w:val="20"/>
        </w:rPr>
        <w:t>Appendix B: Related Documents</w:t>
      </w:r>
    </w:p>
    <w:p w14:paraId="5DD6D111" w14:textId="71D4496E" w:rsidR="004B4BDC" w:rsidRDefault="4A31DE71" w:rsidP="00C4477D">
      <w:r>
        <w:t>Links and other pertinent references</w:t>
      </w:r>
    </w:p>
    <w:p w14:paraId="6578409F" w14:textId="2111A294" w:rsidR="4BF158F4" w:rsidRDefault="4BF158F4"/>
    <w:p w14:paraId="7106E858" w14:textId="6E5CDA68" w:rsidR="4BF158F4" w:rsidRDefault="4BF158F4"/>
    <w:p w14:paraId="77CCC46D" w14:textId="77777777" w:rsidR="001073F3" w:rsidRPr="00490DF0" w:rsidRDefault="001073F3" w:rsidP="00C4477D">
      <w:pPr>
        <w:rPr>
          <w:b/>
          <w:szCs w:val="20"/>
        </w:rPr>
      </w:pPr>
      <w:r w:rsidRPr="00490DF0">
        <w:rPr>
          <w:b/>
          <w:szCs w:val="20"/>
        </w:rPr>
        <w:t>Appendix C: Glossary of Terms and Acronyms</w:t>
      </w:r>
    </w:p>
    <w:sectPr w:rsidR="001073F3" w:rsidRPr="00490DF0" w:rsidSect="00335800">
      <w:headerReference w:type="default" r:id="rId36"/>
      <w:footerReference w:type="default" r:id="rId37"/>
      <w:headerReference w:type="first" r:id="rId38"/>
      <w:pgSz w:w="12240" w:h="15840"/>
      <w:pgMar w:top="720" w:right="720" w:bottom="720" w:left="720" w:header="720" w:footer="0"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Everest, Neil" w:date="2026-01-05T11:35:00Z" w:initials="NE">
    <w:p w14:paraId="2D050996" w14:textId="77777777" w:rsidR="00A24E5F" w:rsidRDefault="00933670" w:rsidP="00A24E5F">
      <w:r>
        <w:rPr>
          <w:rStyle w:val="CommentReference"/>
        </w:rPr>
        <w:annotationRef/>
      </w:r>
      <w:r w:rsidR="00A24E5F">
        <w:rPr>
          <w:rFonts w:asciiTheme="minorHAnsi" w:eastAsiaTheme="minorHAnsi" w:hAnsiTheme="minorHAnsi" w:cstheme="minorBidi"/>
          <w:szCs w:val="20"/>
          <w14:ligatures w14:val="standardContextual"/>
        </w:rPr>
        <w:t>you need a requirement that outlines how often the ITSM data needs to be updated.</w:t>
      </w:r>
    </w:p>
    <w:p w14:paraId="360CE10C" w14:textId="77777777" w:rsidR="00A24E5F" w:rsidRDefault="00A24E5F" w:rsidP="00A24E5F"/>
  </w:comment>
  <w:comment w:id="15" w:author="Kerbachi, Mohamed - GTS Global ENG &amp; ARCH" w:date="2026-01-05T11:49:00Z" w:initials="KA">
    <w:p w14:paraId="4C48D7BC" w14:textId="362DC2D9" w:rsidR="0003044E" w:rsidRDefault="0003044E">
      <w:pPr>
        <w:pStyle w:val="CommentText"/>
      </w:pPr>
      <w:r>
        <w:rPr>
          <w:rStyle w:val="CommentReference"/>
        </w:rPr>
        <w:annotationRef/>
      </w:r>
      <w:r w:rsidRPr="56EE3E78">
        <w:t>BiggyAI will have access read-only to ITSM.</w:t>
      </w:r>
    </w:p>
  </w:comment>
  <w:comment w:id="16" w:author="Everest, Neil" w:date="2026-01-06T08:21:00Z" w:initials="NE">
    <w:p w14:paraId="50D93596" w14:textId="77777777" w:rsidR="006D6CAC" w:rsidRDefault="006D6CAC" w:rsidP="006D6CAC">
      <w:r>
        <w:rPr>
          <w:rStyle w:val="CommentReference"/>
        </w:rPr>
        <w:annotationRef/>
      </w:r>
      <w:r>
        <w:rPr>
          <w:rFonts w:asciiTheme="minorHAnsi" w:eastAsiaTheme="minorHAnsi" w:hAnsiTheme="minorHAnsi" w:cstheme="minorBidi"/>
          <w:szCs w:val="20"/>
          <w14:ligatures w14:val="standardContextual"/>
        </w:rPr>
        <w:t>Yes I know but you need to refresh the ITSM data in Biggy in (near) real time. There is nothing in the FRs that outlines this requirement.</w:t>
      </w:r>
    </w:p>
  </w:comment>
  <w:comment w:id="18" w:author="Everest, Neil" w:date="2026-01-05T11:36:00Z" w:initials="NE">
    <w:p w14:paraId="3BF08AB7" w14:textId="20C88DE4" w:rsidR="002F7B66" w:rsidRDefault="002F7B66" w:rsidP="002F7B66">
      <w:r>
        <w:rPr>
          <w:rStyle w:val="CommentReference"/>
        </w:rPr>
        <w:annotationRef/>
      </w:r>
      <w:r>
        <w:rPr>
          <w:rFonts w:asciiTheme="minorHAnsi" w:eastAsiaTheme="minorHAnsi" w:hAnsiTheme="minorHAnsi" w:cstheme="minorBidi"/>
          <w:szCs w:val="20"/>
          <w14:ligatures w14:val="standardContextual"/>
        </w:rPr>
        <w:t>An NFR for the connection to ServiceNow?</w:t>
      </w:r>
    </w:p>
  </w:comment>
  <w:comment w:id="19" w:author="Kerbachi, Mohamed - GTS Global ENG &amp; ARCH" w:date="2026-01-05T08:52:00Z" w:initials="KA">
    <w:p w14:paraId="4F6194C5" w14:textId="4AD0283A" w:rsidR="002F12FB" w:rsidRDefault="002F12FB">
      <w:pPr>
        <w:pStyle w:val="CommentText"/>
      </w:pPr>
      <w:r>
        <w:rPr>
          <w:rStyle w:val="CommentReference"/>
        </w:rPr>
        <w:annotationRef/>
      </w:r>
      <w:r w:rsidRPr="6100772C">
        <w:t>Added</w:t>
      </w:r>
    </w:p>
  </w:comment>
  <w:comment w:id="24" w:author="Everest, Neil" w:date="2026-01-05T11:37:00Z" w:initials="NE">
    <w:p w14:paraId="1DC9F752" w14:textId="77777777" w:rsidR="00981C5C" w:rsidRDefault="00981C5C" w:rsidP="00981C5C">
      <w:r>
        <w:rPr>
          <w:rStyle w:val="CommentReference"/>
        </w:rPr>
        <w:annotationRef/>
      </w:r>
      <w:r>
        <w:rPr>
          <w:rFonts w:asciiTheme="minorHAnsi" w:eastAsiaTheme="minorHAnsi" w:hAnsiTheme="minorHAnsi" w:cstheme="minorBidi"/>
          <w:szCs w:val="20"/>
          <w14:ligatures w14:val="standardContextual"/>
        </w:rPr>
        <w:t>and mention how it connects to SNow and the encryption requirements.</w:t>
      </w:r>
    </w:p>
  </w:comment>
  <w:comment w:id="25" w:author="Everest, Neil" w:date="2026-01-05T11:38:00Z" w:initials="NE">
    <w:p w14:paraId="1C8FBA5C" w14:textId="77777777" w:rsidR="00981C5C" w:rsidRDefault="00981C5C" w:rsidP="00981C5C">
      <w:r>
        <w:rPr>
          <w:rStyle w:val="CommentReference"/>
        </w:rPr>
        <w:annotationRef/>
      </w:r>
      <w:r>
        <w:rPr>
          <w:rFonts w:asciiTheme="minorHAnsi" w:eastAsiaTheme="minorHAnsi" w:hAnsiTheme="minorHAnsi" w:cstheme="minorBidi"/>
          <w:szCs w:val="20"/>
          <w14:ligatures w14:val="standardContextual"/>
        </w:rPr>
        <w:t>Aegon leaves it a bit to open. You need to be clearer on what you mean by aegon.</w:t>
      </w:r>
    </w:p>
  </w:comment>
  <w:comment w:id="33" w:author="Everest, Neil" w:date="2026-01-05T13:45:00Z" w:initials="NE">
    <w:p w14:paraId="49C8A02F" w14:textId="0EC57837" w:rsidR="00F607DD" w:rsidRDefault="00F607DD" w:rsidP="00F607DD">
      <w:r>
        <w:rPr>
          <w:rStyle w:val="CommentReference"/>
        </w:rPr>
        <w:annotationRef/>
      </w:r>
      <w:r>
        <w:rPr>
          <w:rFonts w:asciiTheme="minorHAnsi" w:eastAsiaTheme="minorHAnsi" w:hAnsiTheme="minorHAnsi" w:cstheme="minorBidi"/>
          <w:szCs w:val="20"/>
          <w14:ligatures w14:val="standardContextual"/>
        </w:rPr>
        <w:t>We need to outline where the OpenAI is hosted and whose tenant it is part of.</w:t>
      </w:r>
    </w:p>
  </w:comment>
  <w:comment w:id="34" w:author="Everest, Neil" w:date="2026-01-05T11:45:00Z" w:initials="NE">
    <w:p w14:paraId="3FB2C33D" w14:textId="33D5FDB7" w:rsidR="00886E4D" w:rsidRDefault="00886E4D" w:rsidP="00886E4D">
      <w:r>
        <w:rPr>
          <w:rStyle w:val="CommentReference"/>
        </w:rPr>
        <w:annotationRef/>
      </w:r>
      <w:r>
        <w:rPr>
          <w:rFonts w:asciiTheme="minorHAnsi" w:eastAsiaTheme="minorHAnsi" w:hAnsiTheme="minorHAnsi" w:cstheme="minorBidi"/>
          <w:szCs w:val="20"/>
          <w14:ligatures w14:val="standardContextual"/>
        </w:rPr>
        <w:t>Can you include the Open AI as a new service?</w:t>
      </w:r>
    </w:p>
  </w:comment>
  <w:comment w:id="35" w:author="Everest, Neil" w:date="2026-01-05T11:51:00Z" w:initials="NE">
    <w:p w14:paraId="3E34DD32" w14:textId="77777777" w:rsidR="00D95D2B" w:rsidRDefault="0026568D" w:rsidP="00D95D2B">
      <w:r>
        <w:rPr>
          <w:rStyle w:val="CommentReference"/>
        </w:rPr>
        <w:annotationRef/>
      </w:r>
      <w:r w:rsidR="00D95D2B">
        <w:rPr>
          <w:rFonts w:asciiTheme="minorHAnsi" w:eastAsiaTheme="minorHAnsi" w:hAnsiTheme="minorHAnsi" w:cstheme="minorBidi"/>
          <w:szCs w:val="20"/>
          <w14:ligatures w14:val="standardContextual"/>
        </w:rPr>
        <w:t>This is the capability not the target architecture. -</w:t>
      </w:r>
    </w:p>
    <w:p w14:paraId="0D16A7C0" w14:textId="77777777" w:rsidR="00D95D2B" w:rsidRDefault="00D95D2B" w:rsidP="00D95D2B"/>
    <w:p w14:paraId="392E2966" w14:textId="77777777" w:rsidR="00D95D2B" w:rsidRDefault="00D95D2B" w:rsidP="00D95D2B">
      <w:r>
        <w:rPr>
          <w:rFonts w:asciiTheme="minorHAnsi" w:eastAsiaTheme="minorHAnsi" w:hAnsiTheme="minorHAnsi" w:cstheme="minorBidi"/>
          <w:szCs w:val="20"/>
          <w14:ligatures w14:val="standardContextual"/>
        </w:rPr>
        <w:t>The solution is to enable a teams plugin that users will be able to request access to.</w:t>
      </w:r>
    </w:p>
    <w:p w14:paraId="5541EED4" w14:textId="77777777" w:rsidR="00D95D2B" w:rsidRDefault="00D95D2B" w:rsidP="00D95D2B">
      <w:r>
        <w:rPr>
          <w:rFonts w:asciiTheme="minorHAnsi" w:eastAsiaTheme="minorHAnsi" w:hAnsiTheme="minorHAnsi" w:cstheme="minorBidi"/>
          <w:szCs w:val="20"/>
          <w14:ligatures w14:val="standardContextual"/>
        </w:rPr>
        <w:t>The Plugin will be able to provide users with a 1-1 chat like interaction with Biggy or allow/create channels (and add insight to) for Incident management. We need to describe how this is going to work.</w:t>
      </w:r>
    </w:p>
  </w:comment>
  <w:comment w:id="36" w:author="Everest, Neil" w:date="2026-01-05T11:57:00Z" w:initials="NE">
    <w:p w14:paraId="7992B51F" w14:textId="77777777" w:rsidR="007B53ED" w:rsidRDefault="007B53ED" w:rsidP="007B53ED">
      <w:r>
        <w:rPr>
          <w:rStyle w:val="CommentReference"/>
        </w:rPr>
        <w:annotationRef/>
      </w:r>
      <w:r>
        <w:rPr>
          <w:rFonts w:asciiTheme="minorHAnsi" w:eastAsiaTheme="minorHAnsi" w:hAnsiTheme="minorHAnsi" w:cstheme="minorBidi"/>
          <w:szCs w:val="20"/>
          <w14:ligatures w14:val="standardContextual"/>
        </w:rPr>
        <w:t>the solution should reflect the requirement to have real time access to service Now ITSM data (outline what data is required).</w:t>
      </w:r>
    </w:p>
    <w:p w14:paraId="0C3B5A2E" w14:textId="77777777" w:rsidR="007B53ED" w:rsidRDefault="007B53ED" w:rsidP="007B53ED"/>
    <w:p w14:paraId="62BB51E4" w14:textId="77777777" w:rsidR="007B53ED" w:rsidRDefault="007B53ED" w:rsidP="007B53ED">
      <w:r>
        <w:rPr>
          <w:rFonts w:asciiTheme="minorHAnsi" w:eastAsiaTheme="minorHAnsi" w:hAnsiTheme="minorHAnsi" w:cstheme="minorBidi"/>
          <w:szCs w:val="20"/>
          <w14:ligatures w14:val="standardContextual"/>
        </w:rPr>
        <w:t>Access via API gateway just aligns to Aegon standard, what actual data does Biggy need?</w:t>
      </w:r>
    </w:p>
  </w:comment>
  <w:comment w:id="37" w:author="Kerbachi, Mohamed - GTS Global ENG &amp; ARCH" w:date="2026-01-05T10:45:00Z" w:initials="KA">
    <w:p w14:paraId="061D3564" w14:textId="7199EAAE" w:rsidR="006628F0" w:rsidRDefault="006628F0">
      <w:pPr>
        <w:pStyle w:val="CommentText"/>
      </w:pPr>
      <w:r>
        <w:rPr>
          <w:rStyle w:val="CommentReference"/>
        </w:rPr>
        <w:annotationRef/>
      </w:r>
      <w:r w:rsidRPr="5F5CC0C2">
        <w:t>Info added.</w:t>
      </w:r>
    </w:p>
  </w:comment>
  <w:comment w:id="42" w:author="Everest, Neil" w:date="2026-01-05T12:04:00Z" w:initials="NE">
    <w:p w14:paraId="1364053C" w14:textId="7E50D604" w:rsidR="008333BC" w:rsidRDefault="008333BC" w:rsidP="008333BC">
      <w:r>
        <w:rPr>
          <w:rStyle w:val="CommentReference"/>
        </w:rPr>
        <w:annotationRef/>
      </w:r>
      <w:r>
        <w:rPr>
          <w:rFonts w:asciiTheme="minorHAnsi" w:eastAsiaTheme="minorHAnsi" w:hAnsiTheme="minorHAnsi" w:cstheme="minorBidi"/>
          <w:szCs w:val="20"/>
          <w14:ligatures w14:val="standardContextual"/>
        </w:rPr>
        <w:t xml:space="preserve">The gap analysis section should outline the differences between the baseline and target. what you have is high level  implementation steps. </w:t>
      </w:r>
    </w:p>
    <w:p w14:paraId="7F298E08" w14:textId="77777777" w:rsidR="008333BC" w:rsidRDefault="008333BC" w:rsidP="008333BC"/>
    <w:p w14:paraId="6501EFE5" w14:textId="77777777" w:rsidR="008333BC" w:rsidRDefault="008333BC" w:rsidP="008333BC">
      <w:r>
        <w:rPr>
          <w:rFonts w:asciiTheme="minorHAnsi" w:eastAsiaTheme="minorHAnsi" w:hAnsiTheme="minorHAnsi" w:cstheme="minorBidi"/>
          <w:szCs w:val="20"/>
          <w14:ligatures w14:val="standardContextual"/>
        </w:rPr>
        <w:t xml:space="preserve">I would have 2 sections 1st to  outline what was switched on for POC and 2nd to outline what still needs to be done. </w:t>
      </w:r>
    </w:p>
  </w:comment>
  <w:comment w:id="43" w:author="Everest, Neil" w:date="2026-01-06T10:17:00Z" w:initials="NE">
    <w:p w14:paraId="56201AB9" w14:textId="77777777" w:rsidR="007413E4" w:rsidRDefault="007413E4" w:rsidP="007413E4">
      <w:r>
        <w:rPr>
          <w:rStyle w:val="CommentReference"/>
        </w:rPr>
        <w:annotationRef/>
      </w:r>
      <w:r>
        <w:rPr>
          <w:rFonts w:asciiTheme="minorHAnsi" w:eastAsiaTheme="minorHAnsi" w:hAnsiTheme="minorHAnsi" w:cstheme="minorBidi"/>
          <w:szCs w:val="20"/>
          <w14:ligatures w14:val="standardContextual"/>
        </w:rPr>
        <w:t>This isn't right yet but can be done later not required for ARB</w:t>
      </w:r>
    </w:p>
  </w:comment>
  <w:comment w:id="44" w:author="Kerbachi, Mohamed - GTS Global ENG &amp; ARCH" w:date="2026-02-02T14:11:00Z" w:initials="KA">
    <w:p w14:paraId="09E65856" w14:textId="76AFD21F" w:rsidR="00392CC2" w:rsidRDefault="00392CC2">
      <w:pPr>
        <w:pStyle w:val="CommentText"/>
      </w:pPr>
      <w:r>
        <w:rPr>
          <w:rStyle w:val="CommentReference"/>
        </w:rPr>
        <w:annotationRef/>
      </w:r>
      <w:r w:rsidRPr="05A403EA">
        <w:t>Text updated</w:t>
      </w:r>
    </w:p>
  </w:comment>
  <w:comment w:id="48" w:author="Everest, Neil" w:date="2026-01-05T12:06:00Z" w:initials="NE">
    <w:p w14:paraId="46462E14" w14:textId="70875EED" w:rsidR="0097305B" w:rsidRDefault="0097305B" w:rsidP="0097305B">
      <w:r>
        <w:rPr>
          <w:rStyle w:val="CommentReference"/>
        </w:rPr>
        <w:annotationRef/>
      </w:r>
      <w:r>
        <w:rPr>
          <w:rFonts w:asciiTheme="minorHAnsi" w:eastAsiaTheme="minorHAnsi" w:hAnsiTheme="minorHAnsi" w:cstheme="minorBidi"/>
          <w:szCs w:val="20"/>
          <w14:ligatures w14:val="standardContextual"/>
        </w:rPr>
        <w:t>You have missed other components like teams plugin and Open AI</w:t>
      </w:r>
    </w:p>
  </w:comment>
  <w:comment w:id="49" w:author="Kerbachi, Mohamed - GTS Global ENG &amp; ARCH" w:date="2026-01-05T16:18:00Z" w:initials="KA">
    <w:p w14:paraId="707C78DC" w14:textId="29587BF0" w:rsidR="0012230B" w:rsidRDefault="0012230B">
      <w:pPr>
        <w:pStyle w:val="CommentText"/>
      </w:pPr>
      <w:r>
        <w:rPr>
          <w:rStyle w:val="CommentReference"/>
        </w:rPr>
        <w:annotationRef/>
      </w:r>
      <w:r w:rsidRPr="1C218E88">
        <w:t>Can't find any specific Pattern for Teams.</w:t>
      </w:r>
    </w:p>
    <w:p w14:paraId="7552529A" w14:textId="2EC52D44" w:rsidR="0012230B" w:rsidRDefault="0012230B">
      <w:pPr>
        <w:pStyle w:val="CommentText"/>
      </w:pPr>
      <w:r w:rsidRPr="33324455">
        <w:t>The collaboration tested successfully the BiggyAI in a non-prod Teams environment following the vendor procedure.</w:t>
      </w:r>
    </w:p>
    <w:p w14:paraId="5EC6C55E" w14:textId="291BCC32" w:rsidR="0012230B" w:rsidRDefault="0012230B">
      <w:pPr>
        <w:pStyle w:val="CommentText"/>
      </w:pPr>
      <w:r w:rsidRPr="7D08E058">
        <w:t xml:space="preserve">The access to BiggyAI in Teams is managed with EntraID groups. </w:t>
      </w:r>
    </w:p>
  </w:comment>
  <w:comment w:id="50" w:author="Everest, Neil" w:date="2026-01-05T12:05:00Z" w:initials="NE">
    <w:p w14:paraId="4FA327AF" w14:textId="7689D0C1" w:rsidR="00632133" w:rsidRDefault="00632133" w:rsidP="00632133">
      <w:r>
        <w:rPr>
          <w:rStyle w:val="CommentReference"/>
        </w:rPr>
        <w:annotationRef/>
      </w:r>
      <w:r>
        <w:rPr>
          <w:rFonts w:asciiTheme="minorHAnsi" w:eastAsiaTheme="minorHAnsi" w:hAnsiTheme="minorHAnsi" w:cstheme="minorBidi"/>
          <w:szCs w:val="20"/>
          <w14:ligatures w14:val="standardContextual"/>
        </w:rPr>
        <w:t>is it not just the APIGW for SAaS to SaaS that we are implementing</w:t>
      </w:r>
    </w:p>
  </w:comment>
  <w:comment w:id="51" w:author="Penticoff, Tony" w:date="2026-01-05T09:25:00Z" w:initials="TP">
    <w:p w14:paraId="572B3834" w14:textId="77777777" w:rsidR="004A248E" w:rsidRDefault="004A248E" w:rsidP="004A248E">
      <w:pPr>
        <w:pStyle w:val="CommentText"/>
      </w:pPr>
      <w:r>
        <w:rPr>
          <w:rStyle w:val="CommentReference"/>
        </w:rPr>
        <w:annotationRef/>
      </w:r>
      <w:r>
        <w:t>For the SNOW Integration, that is correct.  There is also the Teams Agent, and the Azure AD connection for the Dashboards as well.</w:t>
      </w:r>
    </w:p>
  </w:comment>
  <w:comment w:id="52" w:author="Everest, Neil" w:date="2026-01-06T10:18:00Z" w:initials="NE">
    <w:p w14:paraId="6F53FCF3" w14:textId="3B66133D" w:rsidR="000804CA" w:rsidRDefault="000804CA" w:rsidP="000804CA">
      <w:r>
        <w:rPr>
          <w:rStyle w:val="CommentReference"/>
        </w:rPr>
        <w:annotationRef/>
      </w:r>
      <w:r>
        <w:rPr>
          <w:rFonts w:asciiTheme="minorHAnsi" w:eastAsiaTheme="minorHAnsi" w:hAnsiTheme="minorHAnsi" w:cstheme="minorBidi"/>
          <w:szCs w:val="20"/>
          <w14:ligatures w14:val="standardContextual"/>
        </w:rPr>
        <w:fldChar w:fldCharType="begin"/>
      </w:r>
      <w:r>
        <w:rPr>
          <w:rFonts w:asciiTheme="minorHAnsi" w:eastAsiaTheme="minorHAnsi" w:hAnsiTheme="minorHAnsi" w:cstheme="minorBidi"/>
          <w:szCs w:val="20"/>
          <w14:ligatures w14:val="standardContextual"/>
        </w:rPr>
        <w:instrText>HYPERLINK "mailto:Tony.Penticoff@transamerica.com"</w:instrText>
      </w:r>
      <w:r>
        <w:rPr>
          <w:rFonts w:asciiTheme="minorHAnsi" w:eastAsiaTheme="minorHAnsi" w:hAnsiTheme="minorHAnsi" w:cstheme="minorBidi"/>
          <w:szCs w:val="20"/>
          <w14:ligatures w14:val="standardContextual"/>
        </w:rPr>
      </w:r>
      <w:bookmarkStart w:id="54" w:name="_@_02D5C41CEA8B294AA1C07E2BB1D6CD9AZ"/>
      <w:r>
        <w:rPr>
          <w:rFonts w:asciiTheme="minorHAnsi" w:eastAsiaTheme="minorHAnsi" w:hAnsiTheme="minorHAnsi" w:cstheme="minorBidi"/>
          <w:szCs w:val="20"/>
          <w14:ligatures w14:val="standardContextual"/>
        </w:rPr>
        <w:fldChar w:fldCharType="separate"/>
      </w:r>
      <w:bookmarkEnd w:id="54"/>
      <w:r w:rsidRPr="000804CA">
        <w:rPr>
          <w:rStyle w:val="Mention"/>
          <w:rFonts w:asciiTheme="minorHAnsi" w:eastAsiaTheme="minorHAnsi" w:hAnsiTheme="minorHAnsi" w:cstheme="minorBidi"/>
          <w:noProof/>
          <w:szCs w:val="20"/>
          <w14:ligatures w14:val="standardContextual"/>
        </w:rPr>
        <w:t>@Penticoff, Tony</w:t>
      </w:r>
      <w:r>
        <w:rPr>
          <w:rFonts w:asciiTheme="minorHAnsi" w:eastAsiaTheme="minorHAnsi" w:hAnsiTheme="minorHAnsi" w:cstheme="minorBidi"/>
          <w:szCs w:val="20"/>
          <w14:ligatures w14:val="standardContextual"/>
        </w:rPr>
        <w:fldChar w:fldCharType="end"/>
      </w:r>
      <w:r>
        <w:rPr>
          <w:rFonts w:asciiTheme="minorHAnsi" w:eastAsiaTheme="minorHAnsi" w:hAnsiTheme="minorHAnsi" w:cstheme="minorBidi"/>
          <w:szCs w:val="20"/>
          <w14:ligatures w14:val="standardContextual"/>
        </w:rPr>
        <w:t xml:space="preserve"> I am assuming that AD integration is already there?</w:t>
      </w:r>
    </w:p>
  </w:comment>
  <w:comment w:id="53" w:author="Kerbachi, Mohamed - GTS Global ENG &amp; ARCH" w:date="2026-01-07T08:07:00Z" w:initials="KA">
    <w:p w14:paraId="375224AF" w14:textId="15B754A1" w:rsidR="006E5322" w:rsidRDefault="006E5322">
      <w:pPr>
        <w:pStyle w:val="CommentText"/>
      </w:pPr>
      <w:r>
        <w:rPr>
          <w:rStyle w:val="CommentReference"/>
        </w:rPr>
        <w:annotationRef/>
      </w:r>
      <w:r w:rsidRPr="74650483">
        <w:t>Yes, details in section 6.2.2 bellow, line 6, 8 and 9</w:t>
      </w:r>
    </w:p>
  </w:comment>
  <w:comment w:id="60" w:author="Everest, Neil" w:date="2026-01-05T13:35:00Z" w:initials="NE">
    <w:p w14:paraId="696FDBE6" w14:textId="556CC075" w:rsidR="00E24141" w:rsidRDefault="00E24141" w:rsidP="00E24141">
      <w:r>
        <w:rPr>
          <w:rStyle w:val="CommentReference"/>
        </w:rPr>
        <w:annotationRef/>
      </w:r>
      <w:r>
        <w:rPr>
          <w:rFonts w:asciiTheme="minorHAnsi" w:eastAsiaTheme="minorHAnsi" w:hAnsiTheme="minorHAnsi" w:cstheme="minorBidi"/>
          <w:szCs w:val="20"/>
          <w14:ligatures w14:val="standardContextual"/>
        </w:rPr>
        <w:t>What are the SLAs? does the APIGW meet them i.e. can we ensure that the data link is keep active to meet the SLA?</w:t>
      </w:r>
    </w:p>
  </w:comment>
  <w:comment w:id="62" w:author="Everest, Neil" w:date="2026-01-05T13:37:00Z" w:initials="NE">
    <w:p w14:paraId="3630FC8D" w14:textId="77777777" w:rsidR="006E17A4" w:rsidRDefault="006E17A4" w:rsidP="006E17A4">
      <w:r>
        <w:rPr>
          <w:rStyle w:val="CommentReference"/>
        </w:rPr>
        <w:annotationRef/>
      </w:r>
      <w:r>
        <w:rPr>
          <w:rFonts w:asciiTheme="minorHAnsi" w:eastAsiaTheme="minorHAnsi" w:hAnsiTheme="minorHAnsi" w:cstheme="minorBidi"/>
          <w:szCs w:val="20"/>
          <w14:ligatures w14:val="standardContextual"/>
        </w:rPr>
        <w:t xml:space="preserve">you haven't outline how we will monitor BP. </w:t>
      </w:r>
    </w:p>
  </w:comment>
  <w:comment w:id="63" w:author="Penticoff, Tony" w:date="2026-01-05T09:28:00Z" w:initials="TP">
    <w:p w14:paraId="4B860A43" w14:textId="77777777" w:rsidR="004E20EF" w:rsidRDefault="004E20EF" w:rsidP="004E20EF">
      <w:pPr>
        <w:pStyle w:val="CommentText"/>
      </w:pPr>
      <w:r>
        <w:rPr>
          <w:rStyle w:val="CommentReference"/>
        </w:rPr>
        <w:annotationRef/>
      </w:r>
      <w:r>
        <w:t>BigPanda or BiggyAI?</w:t>
      </w:r>
    </w:p>
  </w:comment>
  <w:comment w:id="64" w:author="Penticoff, Tony" w:date="2026-01-05T11:34:00Z" w:initials="TP">
    <w:p w14:paraId="28D01C08" w14:textId="77777777" w:rsidR="00FA5C1C" w:rsidRDefault="00FA5C1C" w:rsidP="00FA5C1C">
      <w:pPr>
        <w:pStyle w:val="CommentText"/>
      </w:pPr>
      <w:r>
        <w:rPr>
          <w:rStyle w:val="CommentReference"/>
        </w:rPr>
        <w:annotationRef/>
      </w:r>
      <w:r>
        <w:t>Added details for this.  Let me know if any concerns</w:t>
      </w:r>
    </w:p>
  </w:comment>
  <w:comment w:id="66" w:author="Everest, Neil" w:date="2026-01-05T13:38:00Z" w:initials="NE">
    <w:p w14:paraId="5396A4E5" w14:textId="0BBB1457" w:rsidR="00B85374" w:rsidRDefault="00B85374" w:rsidP="00B85374">
      <w:r>
        <w:rPr>
          <w:rStyle w:val="CommentReference"/>
        </w:rPr>
        <w:annotationRef/>
      </w:r>
      <w:r>
        <w:rPr>
          <w:rFonts w:asciiTheme="minorHAnsi" w:eastAsiaTheme="minorHAnsi" w:hAnsiTheme="minorHAnsi" w:cstheme="minorBidi"/>
          <w:szCs w:val="20"/>
          <w14:ligatures w14:val="standardContextual"/>
        </w:rPr>
        <w:t>To SN Via the API Gateway?</w:t>
      </w:r>
    </w:p>
  </w:comment>
  <w:comment w:id="67" w:author="Penticoff, Tony" w:date="2026-01-05T09:28:00Z" w:initials="TP">
    <w:p w14:paraId="5279DED9" w14:textId="77777777" w:rsidR="004E20EF" w:rsidRDefault="004E20EF" w:rsidP="004E20EF">
      <w:pPr>
        <w:pStyle w:val="CommentText"/>
      </w:pPr>
      <w:r>
        <w:rPr>
          <w:rStyle w:val="CommentReference"/>
        </w:rPr>
        <w:annotationRef/>
      </w:r>
      <w:r>
        <w:t>Correct</w:t>
      </w:r>
    </w:p>
  </w:comment>
  <w:comment w:id="70" w:author="Everest, Neil" w:date="2026-01-05T13:39:00Z" w:initials="NE">
    <w:p w14:paraId="34E9D0FE" w14:textId="2D7571FC" w:rsidR="000F780F" w:rsidRDefault="000F780F" w:rsidP="000F780F">
      <w:r>
        <w:rPr>
          <w:rStyle w:val="CommentReference"/>
        </w:rPr>
        <w:annotationRef/>
      </w:r>
      <w:r>
        <w:rPr>
          <w:rFonts w:asciiTheme="minorHAnsi" w:eastAsiaTheme="minorHAnsi" w:hAnsiTheme="minorHAnsi" w:cstheme="minorBidi"/>
          <w:szCs w:val="20"/>
          <w14:ligatures w14:val="standardContextual"/>
        </w:rPr>
        <w:t>you have missed off Teams.</w:t>
      </w:r>
    </w:p>
  </w:comment>
  <w:comment w:id="71" w:author="Everest, Neil" w:date="2026-01-05T13:39:00Z" w:initials="NE">
    <w:p w14:paraId="095F6682" w14:textId="77777777" w:rsidR="00293DD0" w:rsidRDefault="00293DD0" w:rsidP="00293DD0">
      <w:r>
        <w:rPr>
          <w:rStyle w:val="CommentReference"/>
        </w:rPr>
        <w:annotationRef/>
      </w:r>
      <w:r>
        <w:rPr>
          <w:rFonts w:asciiTheme="minorHAnsi" w:eastAsiaTheme="minorHAnsi" w:hAnsiTheme="minorHAnsi" w:cstheme="minorBidi"/>
          <w:szCs w:val="20"/>
          <w14:ligatures w14:val="standardContextual"/>
        </w:rPr>
        <w:t>you haven't included OpenAI even if it is to say its out of our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0CE10C" w15:done="1"/>
  <w15:commentEx w15:paraId="4C48D7BC" w15:paraIdParent="360CE10C" w15:done="1"/>
  <w15:commentEx w15:paraId="50D93596" w15:paraIdParent="360CE10C" w15:done="1"/>
  <w15:commentEx w15:paraId="3BF08AB7" w15:done="1"/>
  <w15:commentEx w15:paraId="4F6194C5" w15:paraIdParent="3BF08AB7" w15:done="1"/>
  <w15:commentEx w15:paraId="1DC9F752" w15:done="1"/>
  <w15:commentEx w15:paraId="1C8FBA5C" w15:done="1"/>
  <w15:commentEx w15:paraId="49C8A02F" w15:done="1"/>
  <w15:commentEx w15:paraId="3FB2C33D" w15:done="1"/>
  <w15:commentEx w15:paraId="5541EED4" w15:done="1"/>
  <w15:commentEx w15:paraId="62BB51E4" w15:done="1"/>
  <w15:commentEx w15:paraId="061D3564" w15:paraIdParent="62BB51E4" w15:done="1"/>
  <w15:commentEx w15:paraId="6501EFE5" w15:done="1"/>
  <w15:commentEx w15:paraId="56201AB9" w15:paraIdParent="6501EFE5" w15:done="1"/>
  <w15:commentEx w15:paraId="09E65856" w15:paraIdParent="6501EFE5" w15:done="1"/>
  <w15:commentEx w15:paraId="46462E14" w15:done="1"/>
  <w15:commentEx w15:paraId="5EC6C55E" w15:paraIdParent="46462E14" w15:done="1"/>
  <w15:commentEx w15:paraId="4FA327AF" w15:done="1"/>
  <w15:commentEx w15:paraId="572B3834" w15:paraIdParent="4FA327AF" w15:done="1"/>
  <w15:commentEx w15:paraId="6F53FCF3" w15:paraIdParent="4FA327AF" w15:done="1"/>
  <w15:commentEx w15:paraId="375224AF" w15:paraIdParent="4FA327AF" w15:done="1"/>
  <w15:commentEx w15:paraId="696FDBE6" w15:done="1"/>
  <w15:commentEx w15:paraId="3630FC8D" w15:done="1"/>
  <w15:commentEx w15:paraId="4B860A43" w15:paraIdParent="3630FC8D" w15:done="1"/>
  <w15:commentEx w15:paraId="28D01C08" w15:paraIdParent="3630FC8D" w15:done="1"/>
  <w15:commentEx w15:paraId="5396A4E5" w15:done="1"/>
  <w15:commentEx w15:paraId="5279DED9" w15:paraIdParent="5396A4E5" w15:done="1"/>
  <w15:commentEx w15:paraId="34E9D0FE" w15:done="1"/>
  <w15:commentEx w15:paraId="095F668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E3A34B" w16cex:dateUtc="2026-01-05T11:35:00Z"/>
  <w16cex:commentExtensible w16cex:durableId="2686D94D" w16cex:dateUtc="2026-01-05T16:49:00Z"/>
  <w16cex:commentExtensible w16cex:durableId="5D0499B7" w16cex:dateUtc="2026-01-06T08:21:00Z">
    <w16cex:extLst>
      <w16:ext w16:uri="{CE6994B0-6A32-4C9F-8C6B-6E91EDA988CE}">
        <cr:reactions xmlns:cr="http://schemas.microsoft.com/office/comments/2020/reactions">
          <cr:reaction reactionType="1">
            <cr:reactionInfo dateUtc="2026-01-06T13:09:45Z">
              <cr:user userId="S::mohamed.kerbachi@transamerica.com::7bfead4c-51c4-46e1-b396-f93a69a42d0c" userProvider="AD" userName="Kerbachi, Mohamed - GTS Global ENG &amp; ARCH"/>
            </cr:reactionInfo>
          </cr:reaction>
        </cr:reactions>
      </w16:ext>
    </w16cex:extLst>
  </w16cex:commentExtensible>
  <w16cex:commentExtensible w16cex:durableId="2BBA1E96" w16cex:dateUtc="2026-01-05T11:36:00Z">
    <w16cex:extLst>
      <w16:ext w16:uri="{CE6994B0-6A32-4C9F-8C6B-6E91EDA988CE}">
        <cr:reactions xmlns:cr="http://schemas.microsoft.com/office/comments/2020/reactions">
          <cr:reaction reactionType="1">
            <cr:reactionInfo dateUtc="2026-01-05T13:51:38Z">
              <cr:user userId="S::mohamed.kerbachi@transamerica.com::7bfead4c-51c4-46e1-b396-f93a69a42d0c" userProvider="AD" userName="Kerbachi, Mohamed - GTS Global ENG &amp; ARCH"/>
            </cr:reactionInfo>
          </cr:reaction>
        </cr:reactions>
      </w16:ext>
    </w16cex:extLst>
  </w16cex:commentExtensible>
  <w16cex:commentExtensible w16cex:durableId="385558D1" w16cex:dateUtc="2026-01-05T13:52:00Z"/>
  <w16cex:commentExtensible w16cex:durableId="37084D7E" w16cex:dateUtc="2026-01-05T11:37:00Z"/>
  <w16cex:commentExtensible w16cex:durableId="57C033A7" w16cex:dateUtc="2026-01-05T11:38:00Z">
    <w16cex:extLst>
      <w16:ext w16:uri="{CE6994B0-6A32-4C9F-8C6B-6E91EDA988CE}">
        <cr:reactions xmlns:cr="http://schemas.microsoft.com/office/comments/2020/reactions">
          <cr:reaction reactionType="1">
            <cr:reactionInfo dateUtc="2026-01-05T13:41:02Z">
              <cr:user userId="S::mohamed.kerbachi@transamerica.com::7bfead4c-51c4-46e1-b396-f93a69a42d0c" userProvider="AD" userName="Kerbachi, Mohamed - GTS Global ENG &amp; ARCH"/>
            </cr:reactionInfo>
          </cr:reaction>
        </cr:reactions>
      </w16:ext>
    </w16cex:extLst>
  </w16cex:commentExtensible>
  <w16cex:commentExtensible w16cex:durableId="6E409E49" w16cex:dateUtc="2026-01-05T13:45:00Z">
    <w16cex:extLst>
      <w16:ext w16:uri="{CE6994B0-6A32-4C9F-8C6B-6E91EDA988CE}">
        <cr:reactions xmlns:cr="http://schemas.microsoft.com/office/comments/2020/reactions">
          <cr:reaction reactionType="1">
            <cr:reactionInfo dateUtc="2026-01-05T15:05:24Z">
              <cr:user userId="S::mohamed.kerbachi@transamerica.com::7bfead4c-51c4-46e1-b396-f93a69a42d0c" userProvider="AD" userName="Kerbachi, Mohamed - GTS Global ENG &amp; ARCH"/>
            </cr:reactionInfo>
          </cr:reaction>
        </cr:reactions>
      </w16:ext>
    </w16cex:extLst>
  </w16cex:commentExtensible>
  <w16cex:commentExtensible w16cex:durableId="3D3D4280" w16cex:dateUtc="2026-01-05T11:45:00Z">
    <w16cex:extLst>
      <w16:ext w16:uri="{CE6994B0-6A32-4C9F-8C6B-6E91EDA988CE}">
        <cr:reactions xmlns:cr="http://schemas.microsoft.com/office/comments/2020/reactions">
          <cr:reaction reactionType="1">
            <cr:reactionInfo dateUtc="2026-01-05T15:05:32Z">
              <cr:user userId="S::mohamed.kerbachi@transamerica.com::7bfead4c-51c4-46e1-b396-f93a69a42d0c" userProvider="AD" userName="Kerbachi, Mohamed - GTS Global ENG &amp; ARCH"/>
            </cr:reactionInfo>
          </cr:reaction>
        </cr:reactions>
      </w16:ext>
    </w16cex:extLst>
  </w16cex:commentExtensible>
  <w16cex:commentExtensible w16cex:durableId="143CB944" w16cex:dateUtc="2026-01-05T11:51:00Z">
    <w16cex:extLst>
      <w16:ext w16:uri="{CE6994B0-6A32-4C9F-8C6B-6E91EDA988CE}">
        <cr:reactions xmlns:cr="http://schemas.microsoft.com/office/comments/2020/reactions">
          <cr:reaction reactionType="1">
            <cr:reactionInfo dateUtc="2026-01-05T15:18:29Z">
              <cr:user userId="S::mohamed.kerbachi@transamerica.com::7bfead4c-51c4-46e1-b396-f93a69a42d0c" userProvider="AD" userName="Kerbachi, Mohamed - GTS Global ENG &amp; ARCH"/>
            </cr:reactionInfo>
          </cr:reaction>
        </cr:reactions>
      </w16:ext>
    </w16cex:extLst>
  </w16cex:commentExtensible>
  <w16cex:commentExtensible w16cex:durableId="69DE75FE" w16cex:dateUtc="2026-01-05T11:57:00Z">
    <w16cex:extLst>
      <w16:ext w16:uri="{CE6994B0-6A32-4C9F-8C6B-6E91EDA988CE}">
        <cr:reactions xmlns:cr="http://schemas.microsoft.com/office/comments/2020/reactions">
          <cr:reaction reactionType="1">
            <cr:reactionInfo dateUtc="2026-01-06T10:06:48Z">
              <cr:user userId="S::neil.everest@aegon.com::7abe4f5f-2529-4917-872c-a7c627cd255c" userProvider="AD" userName="Everest, Neil"/>
            </cr:reactionInfo>
          </cr:reaction>
        </cr:reactions>
      </w16:ext>
    </w16cex:extLst>
  </w16cex:commentExtensible>
  <w16cex:commentExtensible w16cex:durableId="3808FD01" w16cex:dateUtc="2026-01-05T15:45:00Z"/>
  <w16cex:commentExtensible w16cex:durableId="03BB0964" w16cex:dateUtc="2026-01-05T12:04:00Z"/>
  <w16cex:commentExtensible w16cex:durableId="60096A5C" w16cex:dateUtc="2026-01-06T10:17:00Z">
    <w16cex:extLst>
      <w16:ext w16:uri="{CE6994B0-6A32-4C9F-8C6B-6E91EDA988CE}">
        <cr:reactions xmlns:cr="http://schemas.microsoft.com/office/comments/2020/reactions">
          <cr:reaction reactionType="1">
            <cr:reactionInfo dateUtc="2026-01-06T11:54:38Z">
              <cr:user userId="S::mohamed.kerbachi@transamerica.com::7bfead4c-51c4-46e1-b396-f93a69a42d0c" userProvider="AD" userName="Kerbachi, Mohamed - GTS Global ENG &amp; ARCH"/>
            </cr:reactionInfo>
          </cr:reaction>
        </cr:reactions>
      </w16:ext>
    </w16cex:extLst>
  </w16cex:commentExtensible>
  <w16cex:commentExtensible w16cex:durableId="32B562AA" w16cex:dateUtc="2026-02-02T19:11:00Z"/>
  <w16cex:commentExtensible w16cex:durableId="16656812" w16cex:dateUtc="2026-01-05T12:06:00Z"/>
  <w16cex:commentExtensible w16cex:durableId="0103E55F" w16cex:dateUtc="2026-01-05T21:18:00Z">
    <w16cex:extLst>
      <w16:ext w16:uri="{CE6994B0-6A32-4C9F-8C6B-6E91EDA988CE}">
        <cr:reactions xmlns:cr="http://schemas.microsoft.com/office/comments/2020/reactions">
          <cr:reaction reactionType="1">
            <cr:reactionInfo dateUtc="2026-01-06T10:17:50Z">
              <cr:user userId="S::neil.everest@aegon.com::7abe4f5f-2529-4917-872c-a7c627cd255c" userProvider="AD" userName="Everest, Neil"/>
            </cr:reactionInfo>
          </cr:reaction>
        </cr:reactions>
      </w16:ext>
    </w16cex:extLst>
  </w16cex:commentExtensible>
  <w16cex:commentExtensible w16cex:durableId="6011AB08" w16cex:dateUtc="2026-01-05T12:05:00Z"/>
  <w16cex:commentExtensible w16cex:durableId="6D1583FD" w16cex:dateUtc="2026-01-05T15:25:00Z"/>
  <w16cex:commentExtensible w16cex:durableId="7B1F4AC9" w16cex:dateUtc="2026-01-06T10:18:00Z"/>
  <w16cex:commentExtensible w16cex:durableId="029AE047" w16cex:dateUtc="2026-01-07T13:07:00Z"/>
  <w16cex:commentExtensible w16cex:durableId="3C082980" w16cex:dateUtc="2026-01-05T13:35:00Z"/>
  <w16cex:commentExtensible w16cex:durableId="71A956ED" w16cex:dateUtc="2026-01-05T13:37:00Z"/>
  <w16cex:commentExtensible w16cex:durableId="06BDCEBB" w16cex:dateUtc="2026-01-05T15:28:00Z"/>
  <w16cex:commentExtensible w16cex:durableId="6D61F7CB" w16cex:dateUtc="2026-01-05T17:34:00Z">
    <w16cex:extLst>
      <w16:ext w16:uri="{CE6994B0-6A32-4C9F-8C6B-6E91EDA988CE}">
        <cr:reactions xmlns:cr="http://schemas.microsoft.com/office/comments/2020/reactions">
          <cr:reaction reactionType="1">
            <cr:reactionInfo dateUtc="2026-01-06T10:19:35Z">
              <cr:user userId="S::neil.everest@aegon.com::7abe4f5f-2529-4917-872c-a7c627cd255c" userProvider="AD" userName="Everest, Neil"/>
            </cr:reactionInfo>
          </cr:reaction>
        </cr:reactions>
      </w16:ext>
    </w16cex:extLst>
  </w16cex:commentExtensible>
  <w16cex:commentExtensible w16cex:durableId="68B83333" w16cex:dateUtc="2026-01-05T13:38:00Z"/>
  <w16cex:commentExtensible w16cex:durableId="520CB242" w16cex:dateUtc="2026-01-05T15:28:00Z"/>
  <w16cex:commentExtensible w16cex:durableId="5AD6433F" w16cex:dateUtc="2026-01-05T13:39:00Z">
    <w16cex:extLst>
      <w16:ext w16:uri="{CE6994B0-6A32-4C9F-8C6B-6E91EDA988CE}">
        <cr:reactions xmlns:cr="http://schemas.microsoft.com/office/comments/2020/reactions">
          <cr:reaction reactionType="1">
            <cr:reactionInfo dateUtc="2026-01-06T13:03:21Z">
              <cr:user userId="S::mohamed.kerbachi@transamerica.com::7bfead4c-51c4-46e1-b396-f93a69a42d0c" userProvider="AD" userName="Kerbachi, Mohamed - GTS Global ENG &amp; ARCH"/>
            </cr:reactionInfo>
          </cr:reaction>
        </cr:reactions>
      </w16:ext>
    </w16cex:extLst>
  </w16cex:commentExtensible>
  <w16cex:commentExtensible w16cex:durableId="469574D7" w16cex:dateUtc="2026-01-05T13:39:00Z">
    <w16cex:extLst>
      <w16:ext w16:uri="{CE6994B0-6A32-4C9F-8C6B-6E91EDA988CE}">
        <cr:reactions xmlns:cr="http://schemas.microsoft.com/office/comments/2020/reactions">
          <cr:reaction reactionType="1">
            <cr:reactionInfo dateUtc="2026-01-06T13:03:22Z">
              <cr:user userId="S::mohamed.kerbachi@transamerica.com::7bfead4c-51c4-46e1-b396-f93a69a42d0c" userProvider="AD" userName="Kerbachi, Mohamed - GTS Global ENG &amp; ARC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0CE10C" w16cid:durableId="37E3A34B"/>
  <w16cid:commentId w16cid:paraId="4C48D7BC" w16cid:durableId="2686D94D"/>
  <w16cid:commentId w16cid:paraId="50D93596" w16cid:durableId="5D0499B7"/>
  <w16cid:commentId w16cid:paraId="3BF08AB7" w16cid:durableId="2BBA1E96"/>
  <w16cid:commentId w16cid:paraId="4F6194C5" w16cid:durableId="385558D1"/>
  <w16cid:commentId w16cid:paraId="1DC9F752" w16cid:durableId="37084D7E"/>
  <w16cid:commentId w16cid:paraId="1C8FBA5C" w16cid:durableId="57C033A7"/>
  <w16cid:commentId w16cid:paraId="49C8A02F" w16cid:durableId="6E409E49"/>
  <w16cid:commentId w16cid:paraId="3FB2C33D" w16cid:durableId="3D3D4280"/>
  <w16cid:commentId w16cid:paraId="5541EED4" w16cid:durableId="143CB944"/>
  <w16cid:commentId w16cid:paraId="62BB51E4" w16cid:durableId="69DE75FE"/>
  <w16cid:commentId w16cid:paraId="061D3564" w16cid:durableId="3808FD01"/>
  <w16cid:commentId w16cid:paraId="6501EFE5" w16cid:durableId="03BB0964"/>
  <w16cid:commentId w16cid:paraId="56201AB9" w16cid:durableId="60096A5C"/>
  <w16cid:commentId w16cid:paraId="09E65856" w16cid:durableId="32B562AA"/>
  <w16cid:commentId w16cid:paraId="46462E14" w16cid:durableId="16656812"/>
  <w16cid:commentId w16cid:paraId="5EC6C55E" w16cid:durableId="0103E55F"/>
  <w16cid:commentId w16cid:paraId="4FA327AF" w16cid:durableId="6011AB08"/>
  <w16cid:commentId w16cid:paraId="572B3834" w16cid:durableId="6D1583FD"/>
  <w16cid:commentId w16cid:paraId="6F53FCF3" w16cid:durableId="7B1F4AC9"/>
  <w16cid:commentId w16cid:paraId="375224AF" w16cid:durableId="029AE047"/>
  <w16cid:commentId w16cid:paraId="696FDBE6" w16cid:durableId="3C082980"/>
  <w16cid:commentId w16cid:paraId="3630FC8D" w16cid:durableId="71A956ED"/>
  <w16cid:commentId w16cid:paraId="4B860A43" w16cid:durableId="06BDCEBB"/>
  <w16cid:commentId w16cid:paraId="28D01C08" w16cid:durableId="6D61F7CB"/>
  <w16cid:commentId w16cid:paraId="5396A4E5" w16cid:durableId="68B83333"/>
  <w16cid:commentId w16cid:paraId="5279DED9" w16cid:durableId="520CB242"/>
  <w16cid:commentId w16cid:paraId="34E9D0FE" w16cid:durableId="5AD6433F"/>
  <w16cid:commentId w16cid:paraId="095F6682" w16cid:durableId="469574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D5E7C" w14:textId="77777777" w:rsidR="00AC401F" w:rsidRDefault="00AC401F" w:rsidP="00791FC2">
      <w:pPr>
        <w:spacing w:after="0" w:line="240" w:lineRule="auto"/>
      </w:pPr>
      <w:r>
        <w:separator/>
      </w:r>
    </w:p>
  </w:endnote>
  <w:endnote w:type="continuationSeparator" w:id="0">
    <w:p w14:paraId="551D9D3D" w14:textId="77777777" w:rsidR="00AC401F" w:rsidRDefault="00AC401F" w:rsidP="00791FC2">
      <w:pPr>
        <w:spacing w:after="0" w:line="240" w:lineRule="auto"/>
      </w:pPr>
      <w:r>
        <w:continuationSeparator/>
      </w:r>
    </w:p>
  </w:endnote>
  <w:endnote w:type="continuationNotice" w:id="1">
    <w:p w14:paraId="0D28F72C" w14:textId="77777777" w:rsidR="00AC401F" w:rsidRDefault="00AC40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Segoe UI"/>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6C9E" w14:textId="77777777" w:rsidR="00F860AD" w:rsidRDefault="00F860AD" w:rsidP="00B16A22">
    <w:pPr>
      <w:pStyle w:val="Footer"/>
      <w:jc w:val="center"/>
      <w:rPr>
        <w:color w:val="D1D1D1" w:themeColor="background2" w:themeShade="E6"/>
        <w:sz w:val="16"/>
        <w:szCs w:val="16"/>
      </w:rPr>
    </w:pPr>
  </w:p>
  <w:p w14:paraId="216AD96B" w14:textId="77777777" w:rsidR="001073F3" w:rsidRPr="00A46398" w:rsidRDefault="000419B5" w:rsidP="00B16A22">
    <w:pPr>
      <w:pStyle w:val="Footer"/>
      <w:jc w:val="center"/>
      <w:rPr>
        <w:color w:val="747474" w:themeColor="background2" w:themeShade="80"/>
        <w:sz w:val="16"/>
        <w:szCs w:val="16"/>
      </w:rPr>
    </w:pPr>
    <w:r w:rsidRPr="00A46398">
      <w:rPr>
        <w:color w:val="747474" w:themeColor="background2" w:themeShade="80"/>
        <w:sz w:val="16"/>
        <w:szCs w:val="16"/>
      </w:rPr>
      <w:t>Global Technology Services | Global Engineering and Architecture</w:t>
    </w:r>
  </w:p>
  <w:p w14:paraId="1B23A68E" w14:textId="77777777" w:rsidR="00B16A22" w:rsidRPr="00A46398" w:rsidRDefault="00B16A22" w:rsidP="00B16A22">
    <w:pPr>
      <w:pStyle w:val="Footer"/>
      <w:tabs>
        <w:tab w:val="clear" w:pos="9360"/>
        <w:tab w:val="left" w:pos="6296"/>
      </w:tabs>
      <w:jc w:val="center"/>
      <w:rPr>
        <w:color w:val="747474" w:themeColor="background2" w:themeShade="80"/>
        <w:sz w:val="16"/>
        <w:szCs w:val="16"/>
      </w:rPr>
    </w:pPr>
  </w:p>
  <w:sdt>
    <w:sdtPr>
      <w:rPr>
        <w:color w:val="747474" w:themeColor="background2" w:themeShade="80"/>
        <w:sz w:val="16"/>
        <w:szCs w:val="16"/>
      </w:rPr>
      <w:id w:val="-1769616900"/>
      <w:docPartObj>
        <w:docPartGallery w:val="Page Numbers (Top of Page)"/>
        <w:docPartUnique/>
      </w:docPartObj>
    </w:sdtPr>
    <w:sdtContent>
      <w:p w14:paraId="41B95068" w14:textId="77777777" w:rsidR="00B16A22" w:rsidRPr="00A46398" w:rsidRDefault="00B16A22" w:rsidP="00B16A22">
        <w:pPr>
          <w:pStyle w:val="Footer"/>
          <w:jc w:val="center"/>
          <w:rPr>
            <w:b/>
            <w:color w:val="747474" w:themeColor="background2" w:themeShade="80"/>
            <w:sz w:val="16"/>
            <w:szCs w:val="16"/>
          </w:rPr>
        </w:pPr>
        <w:r w:rsidRPr="00A46398">
          <w:rPr>
            <w:color w:val="747474" w:themeColor="background2" w:themeShade="80"/>
            <w:sz w:val="16"/>
            <w:szCs w:val="16"/>
          </w:rPr>
          <w:t xml:space="preserve">Page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PAGE </w:instrText>
        </w:r>
        <w:r w:rsidRPr="00A46398">
          <w:rPr>
            <w:b/>
            <w:color w:val="747474" w:themeColor="background2" w:themeShade="80"/>
            <w:sz w:val="16"/>
            <w:szCs w:val="16"/>
          </w:rPr>
          <w:fldChar w:fldCharType="separate"/>
        </w:r>
        <w:r w:rsidRPr="00A46398">
          <w:rPr>
            <w:b/>
            <w:color w:val="747474" w:themeColor="background2" w:themeShade="80"/>
            <w:sz w:val="16"/>
            <w:szCs w:val="16"/>
          </w:rPr>
          <w:t>2</w:t>
        </w:r>
        <w:r w:rsidRPr="00A46398">
          <w:rPr>
            <w:b/>
            <w:color w:val="747474" w:themeColor="background2" w:themeShade="80"/>
            <w:sz w:val="16"/>
            <w:szCs w:val="16"/>
          </w:rPr>
          <w:fldChar w:fldCharType="end"/>
        </w:r>
        <w:r w:rsidRPr="00A46398">
          <w:rPr>
            <w:color w:val="747474" w:themeColor="background2" w:themeShade="80"/>
            <w:sz w:val="16"/>
            <w:szCs w:val="16"/>
          </w:rPr>
          <w:t xml:space="preserve"> of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NUMPAGES  </w:instrText>
        </w:r>
        <w:r w:rsidRPr="00A46398">
          <w:rPr>
            <w:b/>
            <w:color w:val="747474" w:themeColor="background2" w:themeShade="80"/>
            <w:sz w:val="16"/>
            <w:szCs w:val="16"/>
          </w:rPr>
          <w:fldChar w:fldCharType="separate"/>
        </w:r>
        <w:r w:rsidRPr="00A46398">
          <w:rPr>
            <w:b/>
            <w:color w:val="747474" w:themeColor="background2" w:themeShade="80"/>
            <w:sz w:val="16"/>
            <w:szCs w:val="16"/>
          </w:rPr>
          <w:t>12</w:t>
        </w:r>
        <w:r w:rsidRPr="00A46398">
          <w:rPr>
            <w:b/>
            <w:color w:val="747474" w:themeColor="background2" w:themeShade="80"/>
            <w:sz w:val="16"/>
            <w:szCs w:val="16"/>
          </w:rPr>
          <w:fldChar w:fldCharType="end"/>
        </w:r>
      </w:p>
      <w:p w14:paraId="7D4E6FCF" w14:textId="77777777" w:rsidR="00B16A22" w:rsidRDefault="00000000" w:rsidP="00B16A22">
        <w:pPr>
          <w:pStyle w:val="Footer"/>
          <w:jc w:val="center"/>
          <w:rPr>
            <w:color w:val="D1D1D1" w:themeColor="background2" w:themeShade="E6"/>
            <w:sz w:val="16"/>
            <w:szCs w:val="16"/>
          </w:rPr>
        </w:pPr>
      </w:p>
    </w:sdtContent>
  </w:sdt>
  <w:p w14:paraId="452443B9" w14:textId="77777777" w:rsidR="00B16A22" w:rsidRPr="000419B5" w:rsidRDefault="00B16A22" w:rsidP="00B16A22">
    <w:pPr>
      <w:pStyle w:val="Footer"/>
      <w:tabs>
        <w:tab w:val="clear" w:pos="9360"/>
        <w:tab w:val="left" w:pos="6296"/>
      </w:tabs>
      <w:jc w:val="center"/>
      <w:rPr>
        <w:color w:val="D1D1D1" w:themeColor="background2" w:themeShade="E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78217" w14:textId="77777777" w:rsidR="00AC401F" w:rsidRDefault="00AC401F" w:rsidP="00791FC2">
      <w:pPr>
        <w:spacing w:after="0" w:line="240" w:lineRule="auto"/>
      </w:pPr>
      <w:r>
        <w:separator/>
      </w:r>
    </w:p>
  </w:footnote>
  <w:footnote w:type="continuationSeparator" w:id="0">
    <w:p w14:paraId="4DA6262F" w14:textId="77777777" w:rsidR="00AC401F" w:rsidRDefault="00AC401F" w:rsidP="00791FC2">
      <w:pPr>
        <w:spacing w:after="0" w:line="240" w:lineRule="auto"/>
      </w:pPr>
      <w:r>
        <w:continuationSeparator/>
      </w:r>
    </w:p>
  </w:footnote>
  <w:footnote w:type="continuationNotice" w:id="1">
    <w:p w14:paraId="63A92B50" w14:textId="77777777" w:rsidR="00AC401F" w:rsidRDefault="00AC40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5B5C" w14:textId="77777777" w:rsidR="00791FC2" w:rsidRDefault="00791FC2" w:rsidP="00791FC2">
    <w:pPr>
      <w:pStyle w:val="Header"/>
    </w:pPr>
    <w:r>
      <w:rPr>
        <w:noProof/>
      </w:rPr>
      <w:drawing>
        <wp:inline distT="0" distB="0" distL="0" distR="0" wp14:anchorId="4650258D" wp14:editId="0BBD72A9">
          <wp:extent cx="2073349" cy="1091964"/>
          <wp:effectExtent l="0" t="0" r="0" b="0"/>
          <wp:docPr id="1347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719" cy="1099006"/>
                  </a:xfrm>
                  <a:prstGeom prst="rect">
                    <a:avLst/>
                  </a:prstGeom>
                  <a:noFill/>
                </pic:spPr>
              </pic:pic>
            </a:graphicData>
          </a:graphic>
        </wp:inline>
      </w:drawing>
    </w:r>
  </w:p>
  <w:p w14:paraId="57B592A4" w14:textId="77777777" w:rsidR="00791FC2" w:rsidRDefault="00791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B6CC" w14:textId="54E605D2" w:rsidR="00125171" w:rsidRDefault="00000000">
    <w:pPr>
      <w:pStyle w:val="Header"/>
    </w:pPr>
    <w:sdt>
      <w:sdtPr>
        <w:id w:val="-2122899523"/>
        <w:docPartObj>
          <w:docPartGallery w:val="Watermarks"/>
          <w:docPartUnique/>
        </w:docPartObj>
      </w:sdtPr>
      <w:sdtContent>
        <w:r>
          <w:rPr>
            <w:noProof/>
          </w:rPr>
          <w:pict w14:anchorId="3CF75D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25171">
      <w:rPr>
        <w:noProof/>
      </w:rPr>
      <w:drawing>
        <wp:inline distT="0" distB="0" distL="0" distR="0" wp14:anchorId="3E7A9BD1" wp14:editId="00B869D6">
          <wp:extent cx="2072640" cy="1091565"/>
          <wp:effectExtent l="0" t="0" r="0" b="0"/>
          <wp:docPr id="1984560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640" cy="1091565"/>
                  </a:xfrm>
                  <a:prstGeom prst="rect">
                    <a:avLst/>
                  </a:prstGeom>
                  <a:noFill/>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5TD8Fu9d" int2:invalidationBookmarkName="" int2:hashCode="uCDdToXpgB6fl9" int2:id="aSmlm08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A791"/>
    <w:multiLevelType w:val="hybridMultilevel"/>
    <w:tmpl w:val="FFFFFFFF"/>
    <w:lvl w:ilvl="0" w:tplc="7D06F52C">
      <w:start w:val="1"/>
      <w:numFmt w:val="lowerLetter"/>
      <w:lvlText w:val="%1."/>
      <w:lvlJc w:val="left"/>
      <w:pPr>
        <w:ind w:left="720" w:hanging="360"/>
      </w:pPr>
    </w:lvl>
    <w:lvl w:ilvl="1" w:tplc="285CAFC4">
      <w:start w:val="1"/>
      <w:numFmt w:val="lowerLetter"/>
      <w:lvlText w:val="%2."/>
      <w:lvlJc w:val="left"/>
      <w:pPr>
        <w:ind w:left="1440" w:hanging="360"/>
      </w:pPr>
    </w:lvl>
    <w:lvl w:ilvl="2" w:tplc="9C18AD28">
      <w:start w:val="1"/>
      <w:numFmt w:val="lowerRoman"/>
      <w:lvlText w:val="%3."/>
      <w:lvlJc w:val="right"/>
      <w:pPr>
        <w:ind w:left="2160" w:hanging="180"/>
      </w:pPr>
    </w:lvl>
    <w:lvl w:ilvl="3" w:tplc="776A851E">
      <w:start w:val="1"/>
      <w:numFmt w:val="decimal"/>
      <w:lvlText w:val="%4."/>
      <w:lvlJc w:val="left"/>
      <w:pPr>
        <w:ind w:left="2880" w:hanging="360"/>
      </w:pPr>
    </w:lvl>
    <w:lvl w:ilvl="4" w:tplc="5E08C88E">
      <w:start w:val="1"/>
      <w:numFmt w:val="lowerLetter"/>
      <w:lvlText w:val="%5."/>
      <w:lvlJc w:val="left"/>
      <w:pPr>
        <w:ind w:left="3600" w:hanging="360"/>
      </w:pPr>
    </w:lvl>
    <w:lvl w:ilvl="5" w:tplc="800E3A78">
      <w:start w:val="1"/>
      <w:numFmt w:val="lowerRoman"/>
      <w:lvlText w:val="%6."/>
      <w:lvlJc w:val="right"/>
      <w:pPr>
        <w:ind w:left="4320" w:hanging="180"/>
      </w:pPr>
    </w:lvl>
    <w:lvl w:ilvl="6" w:tplc="7C346AE2">
      <w:start w:val="1"/>
      <w:numFmt w:val="decimal"/>
      <w:lvlText w:val="%7."/>
      <w:lvlJc w:val="left"/>
      <w:pPr>
        <w:ind w:left="5040" w:hanging="360"/>
      </w:pPr>
    </w:lvl>
    <w:lvl w:ilvl="7" w:tplc="F6361A4A">
      <w:start w:val="1"/>
      <w:numFmt w:val="lowerLetter"/>
      <w:lvlText w:val="%8."/>
      <w:lvlJc w:val="left"/>
      <w:pPr>
        <w:ind w:left="5760" w:hanging="360"/>
      </w:pPr>
    </w:lvl>
    <w:lvl w:ilvl="8" w:tplc="0B3EB068">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6B30E2"/>
    <w:multiLevelType w:val="hybridMultilevel"/>
    <w:tmpl w:val="FFD08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91BF9"/>
    <w:multiLevelType w:val="hybridMultilevel"/>
    <w:tmpl w:val="BD9A5B60"/>
    <w:lvl w:ilvl="0" w:tplc="9BBE4778">
      <w:start w:val="1"/>
      <w:numFmt w:val="decimal"/>
      <w:pStyle w:val="Style1"/>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619E8"/>
    <w:multiLevelType w:val="hybridMultilevel"/>
    <w:tmpl w:val="3872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D2B65"/>
    <w:multiLevelType w:val="hybridMultilevel"/>
    <w:tmpl w:val="1458E4E4"/>
    <w:lvl w:ilvl="0" w:tplc="AC386E0E">
      <w:start w:val="1"/>
      <w:numFmt w:val="bullet"/>
      <w:lvlText w:val=""/>
      <w:lvlJc w:val="left"/>
      <w:pPr>
        <w:ind w:left="360" w:hanging="360"/>
      </w:pPr>
      <w:rPr>
        <w:rFonts w:ascii="Symbol" w:hAnsi="Symbol" w:hint="default"/>
      </w:rPr>
    </w:lvl>
    <w:lvl w:ilvl="1" w:tplc="699850EA" w:tentative="1">
      <w:start w:val="1"/>
      <w:numFmt w:val="bullet"/>
      <w:lvlText w:val="o"/>
      <w:lvlJc w:val="left"/>
      <w:pPr>
        <w:ind w:left="1080" w:hanging="360"/>
      </w:pPr>
      <w:rPr>
        <w:rFonts w:ascii="Courier New" w:hAnsi="Courier New" w:hint="default"/>
      </w:rPr>
    </w:lvl>
    <w:lvl w:ilvl="2" w:tplc="8B0026FA" w:tentative="1">
      <w:start w:val="1"/>
      <w:numFmt w:val="bullet"/>
      <w:lvlText w:val=""/>
      <w:lvlJc w:val="left"/>
      <w:pPr>
        <w:ind w:left="1800" w:hanging="360"/>
      </w:pPr>
      <w:rPr>
        <w:rFonts w:ascii="Wingdings" w:hAnsi="Wingdings" w:hint="default"/>
      </w:rPr>
    </w:lvl>
    <w:lvl w:ilvl="3" w:tplc="C6E26F3C" w:tentative="1">
      <w:start w:val="1"/>
      <w:numFmt w:val="bullet"/>
      <w:lvlText w:val=""/>
      <w:lvlJc w:val="left"/>
      <w:pPr>
        <w:ind w:left="2520" w:hanging="360"/>
      </w:pPr>
      <w:rPr>
        <w:rFonts w:ascii="Symbol" w:hAnsi="Symbol" w:hint="default"/>
      </w:rPr>
    </w:lvl>
    <w:lvl w:ilvl="4" w:tplc="D8083AEC" w:tentative="1">
      <w:start w:val="1"/>
      <w:numFmt w:val="bullet"/>
      <w:lvlText w:val="o"/>
      <w:lvlJc w:val="left"/>
      <w:pPr>
        <w:ind w:left="3240" w:hanging="360"/>
      </w:pPr>
      <w:rPr>
        <w:rFonts w:ascii="Courier New" w:hAnsi="Courier New" w:hint="default"/>
      </w:rPr>
    </w:lvl>
    <w:lvl w:ilvl="5" w:tplc="D61200A6" w:tentative="1">
      <w:start w:val="1"/>
      <w:numFmt w:val="bullet"/>
      <w:lvlText w:val=""/>
      <w:lvlJc w:val="left"/>
      <w:pPr>
        <w:ind w:left="3960" w:hanging="360"/>
      </w:pPr>
      <w:rPr>
        <w:rFonts w:ascii="Wingdings" w:hAnsi="Wingdings" w:hint="default"/>
      </w:rPr>
    </w:lvl>
    <w:lvl w:ilvl="6" w:tplc="2CE239B0" w:tentative="1">
      <w:start w:val="1"/>
      <w:numFmt w:val="bullet"/>
      <w:lvlText w:val=""/>
      <w:lvlJc w:val="left"/>
      <w:pPr>
        <w:ind w:left="4680" w:hanging="360"/>
      </w:pPr>
      <w:rPr>
        <w:rFonts w:ascii="Symbol" w:hAnsi="Symbol" w:hint="default"/>
      </w:rPr>
    </w:lvl>
    <w:lvl w:ilvl="7" w:tplc="70B67222" w:tentative="1">
      <w:start w:val="1"/>
      <w:numFmt w:val="bullet"/>
      <w:lvlText w:val="o"/>
      <w:lvlJc w:val="left"/>
      <w:pPr>
        <w:ind w:left="5400" w:hanging="360"/>
      </w:pPr>
      <w:rPr>
        <w:rFonts w:ascii="Courier New" w:hAnsi="Courier New" w:hint="default"/>
      </w:rPr>
    </w:lvl>
    <w:lvl w:ilvl="8" w:tplc="F782B9FC" w:tentative="1">
      <w:start w:val="1"/>
      <w:numFmt w:val="bullet"/>
      <w:lvlText w:val=""/>
      <w:lvlJc w:val="left"/>
      <w:pPr>
        <w:ind w:left="6120" w:hanging="360"/>
      </w:pPr>
      <w:rPr>
        <w:rFonts w:ascii="Wingdings" w:hAnsi="Wingdings" w:hint="default"/>
      </w:rPr>
    </w:lvl>
  </w:abstractNum>
  <w:abstractNum w:abstractNumId="6" w15:restartNumberingAfterBreak="0">
    <w:nsid w:val="23AEA0DA"/>
    <w:multiLevelType w:val="hybridMultilevel"/>
    <w:tmpl w:val="FA02CC0E"/>
    <w:lvl w:ilvl="0" w:tplc="ACF85670">
      <w:start w:val="1"/>
      <w:numFmt w:val="bullet"/>
      <w:lvlText w:val=""/>
      <w:lvlJc w:val="left"/>
      <w:pPr>
        <w:ind w:left="720" w:hanging="360"/>
      </w:pPr>
      <w:rPr>
        <w:rFonts w:ascii="Symbol" w:hAnsi="Symbol" w:hint="default"/>
      </w:rPr>
    </w:lvl>
    <w:lvl w:ilvl="1" w:tplc="8826947A">
      <w:start w:val="1"/>
      <w:numFmt w:val="bullet"/>
      <w:lvlText w:val="o"/>
      <w:lvlJc w:val="left"/>
      <w:pPr>
        <w:ind w:left="1440" w:hanging="360"/>
      </w:pPr>
      <w:rPr>
        <w:rFonts w:ascii="Courier New" w:hAnsi="Courier New" w:hint="default"/>
      </w:rPr>
    </w:lvl>
    <w:lvl w:ilvl="2" w:tplc="851E7370">
      <w:start w:val="1"/>
      <w:numFmt w:val="bullet"/>
      <w:lvlText w:val=""/>
      <w:lvlJc w:val="left"/>
      <w:pPr>
        <w:ind w:left="2160" w:hanging="360"/>
      </w:pPr>
      <w:rPr>
        <w:rFonts w:ascii="Wingdings" w:hAnsi="Wingdings" w:hint="default"/>
      </w:rPr>
    </w:lvl>
    <w:lvl w:ilvl="3" w:tplc="0562E208">
      <w:start w:val="1"/>
      <w:numFmt w:val="bullet"/>
      <w:lvlText w:val=""/>
      <w:lvlJc w:val="left"/>
      <w:pPr>
        <w:ind w:left="2880" w:hanging="360"/>
      </w:pPr>
      <w:rPr>
        <w:rFonts w:ascii="Symbol" w:hAnsi="Symbol" w:hint="default"/>
      </w:rPr>
    </w:lvl>
    <w:lvl w:ilvl="4" w:tplc="E5AEBF36">
      <w:start w:val="1"/>
      <w:numFmt w:val="bullet"/>
      <w:lvlText w:val="o"/>
      <w:lvlJc w:val="left"/>
      <w:pPr>
        <w:ind w:left="3600" w:hanging="360"/>
      </w:pPr>
      <w:rPr>
        <w:rFonts w:ascii="Courier New" w:hAnsi="Courier New" w:hint="default"/>
      </w:rPr>
    </w:lvl>
    <w:lvl w:ilvl="5" w:tplc="F0885756">
      <w:start w:val="1"/>
      <w:numFmt w:val="bullet"/>
      <w:lvlText w:val=""/>
      <w:lvlJc w:val="left"/>
      <w:pPr>
        <w:ind w:left="4320" w:hanging="360"/>
      </w:pPr>
      <w:rPr>
        <w:rFonts w:ascii="Wingdings" w:hAnsi="Wingdings" w:hint="default"/>
      </w:rPr>
    </w:lvl>
    <w:lvl w:ilvl="6" w:tplc="10388516">
      <w:start w:val="1"/>
      <w:numFmt w:val="bullet"/>
      <w:lvlText w:val=""/>
      <w:lvlJc w:val="left"/>
      <w:pPr>
        <w:ind w:left="5040" w:hanging="360"/>
      </w:pPr>
      <w:rPr>
        <w:rFonts w:ascii="Symbol" w:hAnsi="Symbol" w:hint="default"/>
      </w:rPr>
    </w:lvl>
    <w:lvl w:ilvl="7" w:tplc="1120644C">
      <w:start w:val="1"/>
      <w:numFmt w:val="bullet"/>
      <w:lvlText w:val="o"/>
      <w:lvlJc w:val="left"/>
      <w:pPr>
        <w:ind w:left="5760" w:hanging="360"/>
      </w:pPr>
      <w:rPr>
        <w:rFonts w:ascii="Courier New" w:hAnsi="Courier New" w:hint="default"/>
      </w:rPr>
    </w:lvl>
    <w:lvl w:ilvl="8" w:tplc="4DFAFFDA">
      <w:start w:val="1"/>
      <w:numFmt w:val="bullet"/>
      <w:lvlText w:val=""/>
      <w:lvlJc w:val="left"/>
      <w:pPr>
        <w:ind w:left="6480" w:hanging="360"/>
      </w:pPr>
      <w:rPr>
        <w:rFonts w:ascii="Wingdings" w:hAnsi="Wingdings" w:hint="default"/>
      </w:rPr>
    </w:lvl>
  </w:abstractNum>
  <w:abstractNum w:abstractNumId="7" w15:restartNumberingAfterBreak="0">
    <w:nsid w:val="2A0C346C"/>
    <w:multiLevelType w:val="hybridMultilevel"/>
    <w:tmpl w:val="FFFFFFFF"/>
    <w:lvl w:ilvl="0" w:tplc="3CEA4E2C">
      <w:start w:val="1"/>
      <w:numFmt w:val="upperLetter"/>
      <w:lvlText w:val="%1."/>
      <w:lvlJc w:val="left"/>
      <w:pPr>
        <w:ind w:left="720" w:hanging="360"/>
      </w:pPr>
    </w:lvl>
    <w:lvl w:ilvl="1" w:tplc="493A92BC">
      <w:start w:val="1"/>
      <w:numFmt w:val="lowerLetter"/>
      <w:lvlText w:val="%2."/>
      <w:lvlJc w:val="left"/>
      <w:pPr>
        <w:ind w:left="1440" w:hanging="360"/>
      </w:pPr>
    </w:lvl>
    <w:lvl w:ilvl="2" w:tplc="CB6A2172">
      <w:start w:val="1"/>
      <w:numFmt w:val="lowerRoman"/>
      <w:lvlText w:val="%3."/>
      <w:lvlJc w:val="right"/>
      <w:pPr>
        <w:ind w:left="2160" w:hanging="180"/>
      </w:pPr>
    </w:lvl>
    <w:lvl w:ilvl="3" w:tplc="96E68914">
      <w:start w:val="1"/>
      <w:numFmt w:val="decimal"/>
      <w:lvlText w:val="%4."/>
      <w:lvlJc w:val="left"/>
      <w:pPr>
        <w:ind w:left="2880" w:hanging="360"/>
      </w:pPr>
    </w:lvl>
    <w:lvl w:ilvl="4" w:tplc="452E76D4">
      <w:start w:val="1"/>
      <w:numFmt w:val="lowerLetter"/>
      <w:lvlText w:val="%5."/>
      <w:lvlJc w:val="left"/>
      <w:pPr>
        <w:ind w:left="3600" w:hanging="360"/>
      </w:pPr>
    </w:lvl>
    <w:lvl w:ilvl="5" w:tplc="1FA2D4A0">
      <w:start w:val="1"/>
      <w:numFmt w:val="lowerRoman"/>
      <w:lvlText w:val="%6."/>
      <w:lvlJc w:val="right"/>
      <w:pPr>
        <w:ind w:left="4320" w:hanging="180"/>
      </w:pPr>
    </w:lvl>
    <w:lvl w:ilvl="6" w:tplc="8F726ACC">
      <w:start w:val="1"/>
      <w:numFmt w:val="decimal"/>
      <w:lvlText w:val="%7."/>
      <w:lvlJc w:val="left"/>
      <w:pPr>
        <w:ind w:left="5040" w:hanging="360"/>
      </w:pPr>
    </w:lvl>
    <w:lvl w:ilvl="7" w:tplc="7222E098">
      <w:start w:val="1"/>
      <w:numFmt w:val="lowerLetter"/>
      <w:lvlText w:val="%8."/>
      <w:lvlJc w:val="left"/>
      <w:pPr>
        <w:ind w:left="5760" w:hanging="360"/>
      </w:pPr>
    </w:lvl>
    <w:lvl w:ilvl="8" w:tplc="BD1E9AE6">
      <w:start w:val="1"/>
      <w:numFmt w:val="lowerRoman"/>
      <w:lvlText w:val="%9."/>
      <w:lvlJc w:val="right"/>
      <w:pPr>
        <w:ind w:left="6480" w:hanging="180"/>
      </w:pPr>
    </w:lvl>
  </w:abstractNum>
  <w:abstractNum w:abstractNumId="8" w15:restartNumberingAfterBreak="0">
    <w:nsid w:val="2B2D9C54"/>
    <w:multiLevelType w:val="hybridMultilevel"/>
    <w:tmpl w:val="161A6AC4"/>
    <w:lvl w:ilvl="0" w:tplc="74205206">
      <w:start w:val="1"/>
      <w:numFmt w:val="decimal"/>
      <w:lvlText w:val="%1."/>
      <w:lvlJc w:val="left"/>
      <w:pPr>
        <w:ind w:left="1800" w:hanging="360"/>
      </w:pPr>
    </w:lvl>
    <w:lvl w:ilvl="1" w:tplc="41A6D32A">
      <w:start w:val="1"/>
      <w:numFmt w:val="lowerLetter"/>
      <w:lvlText w:val="%2."/>
      <w:lvlJc w:val="left"/>
      <w:pPr>
        <w:ind w:left="2520" w:hanging="360"/>
      </w:pPr>
    </w:lvl>
    <w:lvl w:ilvl="2" w:tplc="88E090F4">
      <w:start w:val="1"/>
      <w:numFmt w:val="lowerRoman"/>
      <w:lvlText w:val="%3."/>
      <w:lvlJc w:val="right"/>
      <w:pPr>
        <w:ind w:left="3240" w:hanging="180"/>
      </w:pPr>
    </w:lvl>
    <w:lvl w:ilvl="3" w:tplc="6B0AF28C">
      <w:start w:val="1"/>
      <w:numFmt w:val="decimal"/>
      <w:lvlText w:val="%4."/>
      <w:lvlJc w:val="left"/>
      <w:pPr>
        <w:ind w:left="3960" w:hanging="360"/>
      </w:pPr>
    </w:lvl>
    <w:lvl w:ilvl="4" w:tplc="857099E0">
      <w:start w:val="1"/>
      <w:numFmt w:val="lowerLetter"/>
      <w:lvlText w:val="%5."/>
      <w:lvlJc w:val="left"/>
      <w:pPr>
        <w:ind w:left="4680" w:hanging="360"/>
      </w:pPr>
    </w:lvl>
    <w:lvl w:ilvl="5" w:tplc="CE16DA02">
      <w:start w:val="1"/>
      <w:numFmt w:val="lowerRoman"/>
      <w:lvlText w:val="%6."/>
      <w:lvlJc w:val="right"/>
      <w:pPr>
        <w:ind w:left="5400" w:hanging="180"/>
      </w:pPr>
    </w:lvl>
    <w:lvl w:ilvl="6" w:tplc="0C66E046">
      <w:start w:val="1"/>
      <w:numFmt w:val="decimal"/>
      <w:lvlText w:val="%7."/>
      <w:lvlJc w:val="left"/>
      <w:pPr>
        <w:ind w:left="6120" w:hanging="360"/>
      </w:pPr>
    </w:lvl>
    <w:lvl w:ilvl="7" w:tplc="82162392">
      <w:start w:val="1"/>
      <w:numFmt w:val="lowerLetter"/>
      <w:lvlText w:val="%8."/>
      <w:lvlJc w:val="left"/>
      <w:pPr>
        <w:ind w:left="6840" w:hanging="360"/>
      </w:pPr>
    </w:lvl>
    <w:lvl w:ilvl="8" w:tplc="228EF6D2">
      <w:start w:val="1"/>
      <w:numFmt w:val="lowerRoman"/>
      <w:lvlText w:val="%9."/>
      <w:lvlJc w:val="right"/>
      <w:pPr>
        <w:ind w:left="7560" w:hanging="180"/>
      </w:pPr>
    </w:lvl>
  </w:abstractNum>
  <w:abstractNum w:abstractNumId="9" w15:restartNumberingAfterBreak="0">
    <w:nsid w:val="300314F8"/>
    <w:multiLevelType w:val="hybridMultilevel"/>
    <w:tmpl w:val="228CC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7C4C63"/>
    <w:multiLevelType w:val="hybridMultilevel"/>
    <w:tmpl w:val="FFFFFFFF"/>
    <w:lvl w:ilvl="0" w:tplc="9F7A85AC">
      <w:start w:val="1"/>
      <w:numFmt w:val="bullet"/>
      <w:lvlText w:val=""/>
      <w:lvlJc w:val="left"/>
      <w:pPr>
        <w:ind w:left="720" w:hanging="360"/>
      </w:pPr>
      <w:rPr>
        <w:rFonts w:ascii="Symbol" w:hAnsi="Symbol" w:hint="default"/>
      </w:rPr>
    </w:lvl>
    <w:lvl w:ilvl="1" w:tplc="7B921568">
      <w:start w:val="1"/>
      <w:numFmt w:val="bullet"/>
      <w:lvlText w:val="o"/>
      <w:lvlJc w:val="left"/>
      <w:pPr>
        <w:ind w:left="1440" w:hanging="360"/>
      </w:pPr>
      <w:rPr>
        <w:rFonts w:ascii="Courier New" w:hAnsi="Courier New" w:hint="default"/>
      </w:rPr>
    </w:lvl>
    <w:lvl w:ilvl="2" w:tplc="B94E8A4E">
      <w:start w:val="1"/>
      <w:numFmt w:val="bullet"/>
      <w:lvlText w:val=""/>
      <w:lvlJc w:val="left"/>
      <w:pPr>
        <w:ind w:left="2160" w:hanging="360"/>
      </w:pPr>
      <w:rPr>
        <w:rFonts w:ascii="Wingdings" w:hAnsi="Wingdings" w:hint="default"/>
      </w:rPr>
    </w:lvl>
    <w:lvl w:ilvl="3" w:tplc="33383888">
      <w:start w:val="1"/>
      <w:numFmt w:val="bullet"/>
      <w:lvlText w:val=""/>
      <w:lvlJc w:val="left"/>
      <w:pPr>
        <w:ind w:left="2880" w:hanging="360"/>
      </w:pPr>
      <w:rPr>
        <w:rFonts w:ascii="Symbol" w:hAnsi="Symbol" w:hint="default"/>
      </w:rPr>
    </w:lvl>
    <w:lvl w:ilvl="4" w:tplc="0F964FB4">
      <w:start w:val="1"/>
      <w:numFmt w:val="bullet"/>
      <w:lvlText w:val="o"/>
      <w:lvlJc w:val="left"/>
      <w:pPr>
        <w:ind w:left="3600" w:hanging="360"/>
      </w:pPr>
      <w:rPr>
        <w:rFonts w:ascii="Courier New" w:hAnsi="Courier New" w:hint="default"/>
      </w:rPr>
    </w:lvl>
    <w:lvl w:ilvl="5" w:tplc="46E425FC">
      <w:start w:val="1"/>
      <w:numFmt w:val="bullet"/>
      <w:lvlText w:val=""/>
      <w:lvlJc w:val="left"/>
      <w:pPr>
        <w:ind w:left="4320" w:hanging="360"/>
      </w:pPr>
      <w:rPr>
        <w:rFonts w:ascii="Wingdings" w:hAnsi="Wingdings" w:hint="default"/>
      </w:rPr>
    </w:lvl>
    <w:lvl w:ilvl="6" w:tplc="7EE0D1E6">
      <w:start w:val="1"/>
      <w:numFmt w:val="bullet"/>
      <w:lvlText w:val=""/>
      <w:lvlJc w:val="left"/>
      <w:pPr>
        <w:ind w:left="5040" w:hanging="360"/>
      </w:pPr>
      <w:rPr>
        <w:rFonts w:ascii="Symbol" w:hAnsi="Symbol" w:hint="default"/>
      </w:rPr>
    </w:lvl>
    <w:lvl w:ilvl="7" w:tplc="1526C95E">
      <w:start w:val="1"/>
      <w:numFmt w:val="bullet"/>
      <w:lvlText w:val="o"/>
      <w:lvlJc w:val="left"/>
      <w:pPr>
        <w:ind w:left="5760" w:hanging="360"/>
      </w:pPr>
      <w:rPr>
        <w:rFonts w:ascii="Courier New" w:hAnsi="Courier New" w:hint="default"/>
      </w:rPr>
    </w:lvl>
    <w:lvl w:ilvl="8" w:tplc="AA04FF26">
      <w:start w:val="1"/>
      <w:numFmt w:val="bullet"/>
      <w:lvlText w:val=""/>
      <w:lvlJc w:val="left"/>
      <w:pPr>
        <w:ind w:left="6480" w:hanging="360"/>
      </w:pPr>
      <w:rPr>
        <w:rFonts w:ascii="Wingdings" w:hAnsi="Wingdings" w:hint="default"/>
      </w:rPr>
    </w:lvl>
  </w:abstractNum>
  <w:abstractNum w:abstractNumId="11" w15:restartNumberingAfterBreak="0">
    <w:nsid w:val="35831A36"/>
    <w:multiLevelType w:val="hybridMultilevel"/>
    <w:tmpl w:val="E96453F0"/>
    <w:lvl w:ilvl="0" w:tplc="A5E86556">
      <w:start w:val="1"/>
      <w:numFmt w:val="bullet"/>
      <w:lvlText w:val=""/>
      <w:lvlJc w:val="left"/>
      <w:pPr>
        <w:ind w:left="720" w:hanging="360"/>
      </w:pPr>
      <w:rPr>
        <w:rFonts w:ascii="Symbol" w:hAnsi="Symbol" w:hint="default"/>
      </w:rPr>
    </w:lvl>
    <w:lvl w:ilvl="1" w:tplc="0F1CFA42">
      <w:start w:val="1"/>
      <w:numFmt w:val="bullet"/>
      <w:lvlText w:val="o"/>
      <w:lvlJc w:val="left"/>
      <w:pPr>
        <w:ind w:left="1440" w:hanging="360"/>
      </w:pPr>
      <w:rPr>
        <w:rFonts w:ascii="Courier New" w:hAnsi="Courier New" w:hint="default"/>
      </w:rPr>
    </w:lvl>
    <w:lvl w:ilvl="2" w:tplc="820EC7D4">
      <w:start w:val="1"/>
      <w:numFmt w:val="bullet"/>
      <w:lvlText w:val=""/>
      <w:lvlJc w:val="left"/>
      <w:pPr>
        <w:ind w:left="2160" w:hanging="360"/>
      </w:pPr>
      <w:rPr>
        <w:rFonts w:ascii="Wingdings" w:hAnsi="Wingdings" w:hint="default"/>
      </w:rPr>
    </w:lvl>
    <w:lvl w:ilvl="3" w:tplc="A7B0851E">
      <w:start w:val="1"/>
      <w:numFmt w:val="bullet"/>
      <w:lvlText w:val=""/>
      <w:lvlJc w:val="left"/>
      <w:pPr>
        <w:ind w:left="2880" w:hanging="360"/>
      </w:pPr>
      <w:rPr>
        <w:rFonts w:ascii="Symbol" w:hAnsi="Symbol" w:hint="default"/>
      </w:rPr>
    </w:lvl>
    <w:lvl w:ilvl="4" w:tplc="65F4E1B0">
      <w:start w:val="1"/>
      <w:numFmt w:val="bullet"/>
      <w:lvlText w:val="o"/>
      <w:lvlJc w:val="left"/>
      <w:pPr>
        <w:ind w:left="3600" w:hanging="360"/>
      </w:pPr>
      <w:rPr>
        <w:rFonts w:ascii="Courier New" w:hAnsi="Courier New" w:hint="default"/>
      </w:rPr>
    </w:lvl>
    <w:lvl w:ilvl="5" w:tplc="C0BEB5E4">
      <w:start w:val="1"/>
      <w:numFmt w:val="bullet"/>
      <w:lvlText w:val=""/>
      <w:lvlJc w:val="left"/>
      <w:pPr>
        <w:ind w:left="4320" w:hanging="360"/>
      </w:pPr>
      <w:rPr>
        <w:rFonts w:ascii="Wingdings" w:hAnsi="Wingdings" w:hint="default"/>
      </w:rPr>
    </w:lvl>
    <w:lvl w:ilvl="6" w:tplc="7F7E965A">
      <w:start w:val="1"/>
      <w:numFmt w:val="bullet"/>
      <w:lvlText w:val=""/>
      <w:lvlJc w:val="left"/>
      <w:pPr>
        <w:ind w:left="5040" w:hanging="360"/>
      </w:pPr>
      <w:rPr>
        <w:rFonts w:ascii="Symbol" w:hAnsi="Symbol" w:hint="default"/>
      </w:rPr>
    </w:lvl>
    <w:lvl w:ilvl="7" w:tplc="9CF858EE">
      <w:start w:val="1"/>
      <w:numFmt w:val="bullet"/>
      <w:lvlText w:val="o"/>
      <w:lvlJc w:val="left"/>
      <w:pPr>
        <w:ind w:left="5760" w:hanging="360"/>
      </w:pPr>
      <w:rPr>
        <w:rFonts w:ascii="Courier New" w:hAnsi="Courier New" w:hint="default"/>
      </w:rPr>
    </w:lvl>
    <w:lvl w:ilvl="8" w:tplc="1C1CC3A0">
      <w:start w:val="1"/>
      <w:numFmt w:val="bullet"/>
      <w:lvlText w:val=""/>
      <w:lvlJc w:val="left"/>
      <w:pPr>
        <w:ind w:left="6480" w:hanging="360"/>
      </w:pPr>
      <w:rPr>
        <w:rFonts w:ascii="Wingdings" w:hAnsi="Wingdings" w:hint="default"/>
      </w:rPr>
    </w:lvl>
  </w:abstractNum>
  <w:abstractNum w:abstractNumId="12" w15:restartNumberingAfterBreak="0">
    <w:nsid w:val="36756871"/>
    <w:multiLevelType w:val="multilevel"/>
    <w:tmpl w:val="E9BA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39E666BE"/>
    <w:multiLevelType w:val="hybridMultilevel"/>
    <w:tmpl w:val="8518626C"/>
    <w:lvl w:ilvl="0" w:tplc="535A24F4">
      <w:start w:val="1"/>
      <w:numFmt w:val="bullet"/>
      <w:lvlText w:val=""/>
      <w:lvlJc w:val="left"/>
      <w:pPr>
        <w:ind w:left="720" w:hanging="360"/>
      </w:pPr>
      <w:rPr>
        <w:rFonts w:ascii="Symbol" w:hAnsi="Symbol" w:hint="default"/>
      </w:rPr>
    </w:lvl>
    <w:lvl w:ilvl="1" w:tplc="246CD00C" w:tentative="1">
      <w:start w:val="1"/>
      <w:numFmt w:val="bullet"/>
      <w:lvlText w:val="o"/>
      <w:lvlJc w:val="left"/>
      <w:pPr>
        <w:ind w:left="1440" w:hanging="360"/>
      </w:pPr>
      <w:rPr>
        <w:rFonts w:ascii="Courier New" w:hAnsi="Courier New" w:hint="default"/>
      </w:rPr>
    </w:lvl>
    <w:lvl w:ilvl="2" w:tplc="12FCC8A8" w:tentative="1">
      <w:start w:val="1"/>
      <w:numFmt w:val="bullet"/>
      <w:lvlText w:val=""/>
      <w:lvlJc w:val="left"/>
      <w:pPr>
        <w:ind w:left="2160" w:hanging="360"/>
      </w:pPr>
      <w:rPr>
        <w:rFonts w:ascii="Wingdings" w:hAnsi="Wingdings" w:hint="default"/>
      </w:rPr>
    </w:lvl>
    <w:lvl w:ilvl="3" w:tplc="71A8D6EA" w:tentative="1">
      <w:start w:val="1"/>
      <w:numFmt w:val="bullet"/>
      <w:lvlText w:val=""/>
      <w:lvlJc w:val="left"/>
      <w:pPr>
        <w:ind w:left="2880" w:hanging="360"/>
      </w:pPr>
      <w:rPr>
        <w:rFonts w:ascii="Symbol" w:hAnsi="Symbol" w:hint="default"/>
      </w:rPr>
    </w:lvl>
    <w:lvl w:ilvl="4" w:tplc="7382E668" w:tentative="1">
      <w:start w:val="1"/>
      <w:numFmt w:val="bullet"/>
      <w:lvlText w:val="o"/>
      <w:lvlJc w:val="left"/>
      <w:pPr>
        <w:ind w:left="3600" w:hanging="360"/>
      </w:pPr>
      <w:rPr>
        <w:rFonts w:ascii="Courier New" w:hAnsi="Courier New" w:hint="default"/>
      </w:rPr>
    </w:lvl>
    <w:lvl w:ilvl="5" w:tplc="B7A6EFB8" w:tentative="1">
      <w:start w:val="1"/>
      <w:numFmt w:val="bullet"/>
      <w:lvlText w:val=""/>
      <w:lvlJc w:val="left"/>
      <w:pPr>
        <w:ind w:left="4320" w:hanging="360"/>
      </w:pPr>
      <w:rPr>
        <w:rFonts w:ascii="Wingdings" w:hAnsi="Wingdings" w:hint="default"/>
      </w:rPr>
    </w:lvl>
    <w:lvl w:ilvl="6" w:tplc="1FF8EA56" w:tentative="1">
      <w:start w:val="1"/>
      <w:numFmt w:val="bullet"/>
      <w:lvlText w:val=""/>
      <w:lvlJc w:val="left"/>
      <w:pPr>
        <w:ind w:left="5040" w:hanging="360"/>
      </w:pPr>
      <w:rPr>
        <w:rFonts w:ascii="Symbol" w:hAnsi="Symbol" w:hint="default"/>
      </w:rPr>
    </w:lvl>
    <w:lvl w:ilvl="7" w:tplc="91BA122E" w:tentative="1">
      <w:start w:val="1"/>
      <w:numFmt w:val="bullet"/>
      <w:lvlText w:val="o"/>
      <w:lvlJc w:val="left"/>
      <w:pPr>
        <w:ind w:left="5760" w:hanging="360"/>
      </w:pPr>
      <w:rPr>
        <w:rFonts w:ascii="Courier New" w:hAnsi="Courier New" w:hint="default"/>
      </w:rPr>
    </w:lvl>
    <w:lvl w:ilvl="8" w:tplc="C6C8615E" w:tentative="1">
      <w:start w:val="1"/>
      <w:numFmt w:val="bullet"/>
      <w:lvlText w:val=""/>
      <w:lvlJc w:val="left"/>
      <w:pPr>
        <w:ind w:left="6480" w:hanging="360"/>
      </w:pPr>
      <w:rPr>
        <w:rFonts w:ascii="Wingdings" w:hAnsi="Wingdings" w:hint="default"/>
      </w:rPr>
    </w:lvl>
  </w:abstractNum>
  <w:abstractNum w:abstractNumId="14" w15:restartNumberingAfterBreak="0">
    <w:nsid w:val="39F72F6E"/>
    <w:multiLevelType w:val="hybridMultilevel"/>
    <w:tmpl w:val="0AFE0248"/>
    <w:lvl w:ilvl="0" w:tplc="ECB46E1A">
      <w:start w:val="1"/>
      <w:numFmt w:val="bullet"/>
      <w:lvlText w:val=""/>
      <w:lvlJc w:val="left"/>
      <w:pPr>
        <w:ind w:left="1080" w:hanging="360"/>
      </w:pPr>
      <w:rPr>
        <w:rFonts w:ascii="Symbol" w:hAnsi="Symbol" w:hint="default"/>
      </w:rPr>
    </w:lvl>
    <w:lvl w:ilvl="1" w:tplc="452C1366">
      <w:start w:val="1"/>
      <w:numFmt w:val="bullet"/>
      <w:lvlText w:val="o"/>
      <w:lvlJc w:val="left"/>
      <w:pPr>
        <w:ind w:left="1800" w:hanging="360"/>
      </w:pPr>
      <w:rPr>
        <w:rFonts w:ascii="Courier New" w:hAnsi="Courier New" w:hint="default"/>
      </w:rPr>
    </w:lvl>
    <w:lvl w:ilvl="2" w:tplc="7DDCCBF2">
      <w:start w:val="1"/>
      <w:numFmt w:val="bullet"/>
      <w:lvlText w:val=""/>
      <w:lvlJc w:val="left"/>
      <w:pPr>
        <w:ind w:left="2520" w:hanging="360"/>
      </w:pPr>
      <w:rPr>
        <w:rFonts w:ascii="Wingdings" w:hAnsi="Wingdings" w:hint="default"/>
      </w:rPr>
    </w:lvl>
    <w:lvl w:ilvl="3" w:tplc="BF74609A">
      <w:start w:val="1"/>
      <w:numFmt w:val="bullet"/>
      <w:lvlText w:val=""/>
      <w:lvlJc w:val="left"/>
      <w:pPr>
        <w:ind w:left="3240" w:hanging="360"/>
      </w:pPr>
      <w:rPr>
        <w:rFonts w:ascii="Symbol" w:hAnsi="Symbol" w:hint="default"/>
      </w:rPr>
    </w:lvl>
    <w:lvl w:ilvl="4" w:tplc="82AC7E00">
      <w:start w:val="1"/>
      <w:numFmt w:val="bullet"/>
      <w:lvlText w:val="o"/>
      <w:lvlJc w:val="left"/>
      <w:pPr>
        <w:ind w:left="3960" w:hanging="360"/>
      </w:pPr>
      <w:rPr>
        <w:rFonts w:ascii="Courier New" w:hAnsi="Courier New" w:hint="default"/>
      </w:rPr>
    </w:lvl>
    <w:lvl w:ilvl="5" w:tplc="3AA8C26A">
      <w:start w:val="1"/>
      <w:numFmt w:val="bullet"/>
      <w:lvlText w:val=""/>
      <w:lvlJc w:val="left"/>
      <w:pPr>
        <w:ind w:left="4680" w:hanging="360"/>
      </w:pPr>
      <w:rPr>
        <w:rFonts w:ascii="Wingdings" w:hAnsi="Wingdings" w:hint="default"/>
      </w:rPr>
    </w:lvl>
    <w:lvl w:ilvl="6" w:tplc="E572CF44">
      <w:start w:val="1"/>
      <w:numFmt w:val="bullet"/>
      <w:lvlText w:val=""/>
      <w:lvlJc w:val="left"/>
      <w:pPr>
        <w:ind w:left="5400" w:hanging="360"/>
      </w:pPr>
      <w:rPr>
        <w:rFonts w:ascii="Symbol" w:hAnsi="Symbol" w:hint="default"/>
      </w:rPr>
    </w:lvl>
    <w:lvl w:ilvl="7" w:tplc="E8468042">
      <w:start w:val="1"/>
      <w:numFmt w:val="bullet"/>
      <w:lvlText w:val="o"/>
      <w:lvlJc w:val="left"/>
      <w:pPr>
        <w:ind w:left="6120" w:hanging="360"/>
      </w:pPr>
      <w:rPr>
        <w:rFonts w:ascii="Courier New" w:hAnsi="Courier New" w:hint="default"/>
      </w:rPr>
    </w:lvl>
    <w:lvl w:ilvl="8" w:tplc="0BA05584">
      <w:start w:val="1"/>
      <w:numFmt w:val="bullet"/>
      <w:lvlText w:val=""/>
      <w:lvlJc w:val="left"/>
      <w:pPr>
        <w:ind w:left="6840" w:hanging="360"/>
      </w:pPr>
      <w:rPr>
        <w:rFonts w:ascii="Wingdings" w:hAnsi="Wingdings" w:hint="default"/>
      </w:rPr>
    </w:lvl>
  </w:abstractNum>
  <w:abstractNum w:abstractNumId="15" w15:restartNumberingAfterBreak="0">
    <w:nsid w:val="3A06A50E"/>
    <w:multiLevelType w:val="hybridMultilevel"/>
    <w:tmpl w:val="FFFFFFFF"/>
    <w:lvl w:ilvl="0" w:tplc="01D25016">
      <w:start w:val="1"/>
      <w:numFmt w:val="decimal"/>
      <w:lvlText w:val="(%1)"/>
      <w:lvlJc w:val="left"/>
      <w:pPr>
        <w:ind w:left="720" w:hanging="360"/>
      </w:pPr>
    </w:lvl>
    <w:lvl w:ilvl="1" w:tplc="E5D24CE6">
      <w:start w:val="1"/>
      <w:numFmt w:val="lowerLetter"/>
      <w:lvlText w:val="%2."/>
      <w:lvlJc w:val="left"/>
      <w:pPr>
        <w:ind w:left="1440" w:hanging="360"/>
      </w:pPr>
    </w:lvl>
    <w:lvl w:ilvl="2" w:tplc="A5E82100">
      <w:start w:val="1"/>
      <w:numFmt w:val="lowerRoman"/>
      <w:lvlText w:val="%3."/>
      <w:lvlJc w:val="right"/>
      <w:pPr>
        <w:ind w:left="2160" w:hanging="180"/>
      </w:pPr>
    </w:lvl>
    <w:lvl w:ilvl="3" w:tplc="61705D84">
      <w:start w:val="1"/>
      <w:numFmt w:val="decimal"/>
      <w:lvlText w:val="%4."/>
      <w:lvlJc w:val="left"/>
      <w:pPr>
        <w:ind w:left="2880" w:hanging="360"/>
      </w:pPr>
    </w:lvl>
    <w:lvl w:ilvl="4" w:tplc="EB8E6662">
      <w:start w:val="1"/>
      <w:numFmt w:val="lowerLetter"/>
      <w:lvlText w:val="%5."/>
      <w:lvlJc w:val="left"/>
      <w:pPr>
        <w:ind w:left="3600" w:hanging="360"/>
      </w:pPr>
    </w:lvl>
    <w:lvl w:ilvl="5" w:tplc="39EA0E98">
      <w:start w:val="1"/>
      <w:numFmt w:val="lowerRoman"/>
      <w:lvlText w:val="%6."/>
      <w:lvlJc w:val="right"/>
      <w:pPr>
        <w:ind w:left="4320" w:hanging="180"/>
      </w:pPr>
    </w:lvl>
    <w:lvl w:ilvl="6" w:tplc="47444DC2">
      <w:start w:val="1"/>
      <w:numFmt w:val="decimal"/>
      <w:lvlText w:val="%7."/>
      <w:lvlJc w:val="left"/>
      <w:pPr>
        <w:ind w:left="5040" w:hanging="360"/>
      </w:pPr>
    </w:lvl>
    <w:lvl w:ilvl="7" w:tplc="6EECF1E6">
      <w:start w:val="1"/>
      <w:numFmt w:val="lowerLetter"/>
      <w:lvlText w:val="%8."/>
      <w:lvlJc w:val="left"/>
      <w:pPr>
        <w:ind w:left="5760" w:hanging="360"/>
      </w:pPr>
    </w:lvl>
    <w:lvl w:ilvl="8" w:tplc="8EAA7326">
      <w:start w:val="1"/>
      <w:numFmt w:val="lowerRoman"/>
      <w:lvlText w:val="%9."/>
      <w:lvlJc w:val="right"/>
      <w:pPr>
        <w:ind w:left="6480" w:hanging="180"/>
      </w:pPr>
    </w:lvl>
  </w:abstractNum>
  <w:abstractNum w:abstractNumId="16" w15:restartNumberingAfterBreak="0">
    <w:nsid w:val="3BEF91C4"/>
    <w:multiLevelType w:val="hybridMultilevel"/>
    <w:tmpl w:val="FFFFFFFF"/>
    <w:lvl w:ilvl="0" w:tplc="DA987ADE">
      <w:start w:val="1"/>
      <w:numFmt w:val="bullet"/>
      <w:lvlText w:val=""/>
      <w:lvlJc w:val="left"/>
      <w:pPr>
        <w:ind w:left="1710" w:hanging="360"/>
      </w:pPr>
      <w:rPr>
        <w:rFonts w:ascii="Symbol" w:hAnsi="Symbol" w:hint="default"/>
      </w:rPr>
    </w:lvl>
    <w:lvl w:ilvl="1" w:tplc="F6108E4E">
      <w:start w:val="1"/>
      <w:numFmt w:val="bullet"/>
      <w:lvlText w:val="o"/>
      <w:lvlJc w:val="left"/>
      <w:pPr>
        <w:ind w:left="2430" w:hanging="360"/>
      </w:pPr>
      <w:rPr>
        <w:rFonts w:ascii="Courier New" w:hAnsi="Courier New" w:hint="default"/>
      </w:rPr>
    </w:lvl>
    <w:lvl w:ilvl="2" w:tplc="B3041FDE">
      <w:start w:val="1"/>
      <w:numFmt w:val="bullet"/>
      <w:lvlText w:val="o"/>
      <w:lvlJc w:val="left"/>
      <w:pPr>
        <w:ind w:left="3150" w:hanging="360"/>
      </w:pPr>
      <w:rPr>
        <w:rFonts w:ascii="Symbol" w:hAnsi="Symbol" w:hint="default"/>
      </w:rPr>
    </w:lvl>
    <w:lvl w:ilvl="3" w:tplc="CA0CC222">
      <w:start w:val="1"/>
      <w:numFmt w:val="bullet"/>
      <w:lvlText w:val=""/>
      <w:lvlJc w:val="left"/>
      <w:pPr>
        <w:ind w:left="3870" w:hanging="360"/>
      </w:pPr>
      <w:rPr>
        <w:rFonts w:ascii="Symbol" w:hAnsi="Symbol" w:hint="default"/>
      </w:rPr>
    </w:lvl>
    <w:lvl w:ilvl="4" w:tplc="3E84B5C6">
      <w:start w:val="1"/>
      <w:numFmt w:val="bullet"/>
      <w:lvlText w:val="o"/>
      <w:lvlJc w:val="left"/>
      <w:pPr>
        <w:ind w:left="4590" w:hanging="360"/>
      </w:pPr>
      <w:rPr>
        <w:rFonts w:ascii="Courier New" w:hAnsi="Courier New" w:hint="default"/>
      </w:rPr>
    </w:lvl>
    <w:lvl w:ilvl="5" w:tplc="DCCE5D4C">
      <w:start w:val="1"/>
      <w:numFmt w:val="bullet"/>
      <w:lvlText w:val=""/>
      <w:lvlJc w:val="left"/>
      <w:pPr>
        <w:ind w:left="5310" w:hanging="360"/>
      </w:pPr>
      <w:rPr>
        <w:rFonts w:ascii="Wingdings" w:hAnsi="Wingdings" w:hint="default"/>
      </w:rPr>
    </w:lvl>
    <w:lvl w:ilvl="6" w:tplc="B33ED13C">
      <w:start w:val="1"/>
      <w:numFmt w:val="bullet"/>
      <w:lvlText w:val=""/>
      <w:lvlJc w:val="left"/>
      <w:pPr>
        <w:ind w:left="6030" w:hanging="360"/>
      </w:pPr>
      <w:rPr>
        <w:rFonts w:ascii="Symbol" w:hAnsi="Symbol" w:hint="default"/>
      </w:rPr>
    </w:lvl>
    <w:lvl w:ilvl="7" w:tplc="8C14845A">
      <w:start w:val="1"/>
      <w:numFmt w:val="bullet"/>
      <w:lvlText w:val="o"/>
      <w:lvlJc w:val="left"/>
      <w:pPr>
        <w:ind w:left="6750" w:hanging="360"/>
      </w:pPr>
      <w:rPr>
        <w:rFonts w:ascii="Courier New" w:hAnsi="Courier New" w:hint="default"/>
      </w:rPr>
    </w:lvl>
    <w:lvl w:ilvl="8" w:tplc="E7BA668E">
      <w:start w:val="1"/>
      <w:numFmt w:val="bullet"/>
      <w:lvlText w:val=""/>
      <w:lvlJc w:val="left"/>
      <w:pPr>
        <w:ind w:left="7470" w:hanging="360"/>
      </w:pPr>
      <w:rPr>
        <w:rFonts w:ascii="Wingdings" w:hAnsi="Wingdings" w:hint="default"/>
      </w:rPr>
    </w:lvl>
  </w:abstractNum>
  <w:abstractNum w:abstractNumId="17" w15:restartNumberingAfterBreak="0">
    <w:nsid w:val="3E8F44F5"/>
    <w:multiLevelType w:val="multilevel"/>
    <w:tmpl w:val="8FEA74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EEB7A27"/>
    <w:multiLevelType w:val="hybridMultilevel"/>
    <w:tmpl w:val="E7F414AC"/>
    <w:lvl w:ilvl="0" w:tplc="612E94E0">
      <w:start w:val="1"/>
      <w:numFmt w:val="bullet"/>
      <w:lvlText w:val=""/>
      <w:lvlJc w:val="left"/>
      <w:pPr>
        <w:ind w:left="1440" w:hanging="360"/>
      </w:pPr>
      <w:rPr>
        <w:rFonts w:ascii="Symbol" w:hAnsi="Symbol" w:hint="default"/>
      </w:rPr>
    </w:lvl>
    <w:lvl w:ilvl="1" w:tplc="CC1AC010" w:tentative="1">
      <w:start w:val="1"/>
      <w:numFmt w:val="bullet"/>
      <w:lvlText w:val="o"/>
      <w:lvlJc w:val="left"/>
      <w:pPr>
        <w:ind w:left="2160" w:hanging="360"/>
      </w:pPr>
      <w:rPr>
        <w:rFonts w:ascii="Courier New" w:hAnsi="Courier New" w:hint="default"/>
      </w:rPr>
    </w:lvl>
    <w:lvl w:ilvl="2" w:tplc="E0E6739E" w:tentative="1">
      <w:start w:val="1"/>
      <w:numFmt w:val="bullet"/>
      <w:lvlText w:val=""/>
      <w:lvlJc w:val="left"/>
      <w:pPr>
        <w:ind w:left="2880" w:hanging="360"/>
      </w:pPr>
      <w:rPr>
        <w:rFonts w:ascii="Wingdings" w:hAnsi="Wingdings" w:hint="default"/>
      </w:rPr>
    </w:lvl>
    <w:lvl w:ilvl="3" w:tplc="E8025232" w:tentative="1">
      <w:start w:val="1"/>
      <w:numFmt w:val="bullet"/>
      <w:lvlText w:val=""/>
      <w:lvlJc w:val="left"/>
      <w:pPr>
        <w:ind w:left="3600" w:hanging="360"/>
      </w:pPr>
      <w:rPr>
        <w:rFonts w:ascii="Symbol" w:hAnsi="Symbol" w:hint="default"/>
      </w:rPr>
    </w:lvl>
    <w:lvl w:ilvl="4" w:tplc="BC220F82" w:tentative="1">
      <w:start w:val="1"/>
      <w:numFmt w:val="bullet"/>
      <w:lvlText w:val="o"/>
      <w:lvlJc w:val="left"/>
      <w:pPr>
        <w:ind w:left="4320" w:hanging="360"/>
      </w:pPr>
      <w:rPr>
        <w:rFonts w:ascii="Courier New" w:hAnsi="Courier New" w:hint="default"/>
      </w:rPr>
    </w:lvl>
    <w:lvl w:ilvl="5" w:tplc="3D16D896" w:tentative="1">
      <w:start w:val="1"/>
      <w:numFmt w:val="bullet"/>
      <w:lvlText w:val=""/>
      <w:lvlJc w:val="left"/>
      <w:pPr>
        <w:ind w:left="5040" w:hanging="360"/>
      </w:pPr>
      <w:rPr>
        <w:rFonts w:ascii="Wingdings" w:hAnsi="Wingdings" w:hint="default"/>
      </w:rPr>
    </w:lvl>
    <w:lvl w:ilvl="6" w:tplc="819A74E6" w:tentative="1">
      <w:start w:val="1"/>
      <w:numFmt w:val="bullet"/>
      <w:lvlText w:val=""/>
      <w:lvlJc w:val="left"/>
      <w:pPr>
        <w:ind w:left="5760" w:hanging="360"/>
      </w:pPr>
      <w:rPr>
        <w:rFonts w:ascii="Symbol" w:hAnsi="Symbol" w:hint="default"/>
      </w:rPr>
    </w:lvl>
    <w:lvl w:ilvl="7" w:tplc="FF76FE08" w:tentative="1">
      <w:start w:val="1"/>
      <w:numFmt w:val="bullet"/>
      <w:lvlText w:val="o"/>
      <w:lvlJc w:val="left"/>
      <w:pPr>
        <w:ind w:left="6480" w:hanging="360"/>
      </w:pPr>
      <w:rPr>
        <w:rFonts w:ascii="Courier New" w:hAnsi="Courier New" w:hint="default"/>
      </w:rPr>
    </w:lvl>
    <w:lvl w:ilvl="8" w:tplc="278EEE80" w:tentative="1">
      <w:start w:val="1"/>
      <w:numFmt w:val="bullet"/>
      <w:lvlText w:val=""/>
      <w:lvlJc w:val="left"/>
      <w:pPr>
        <w:ind w:left="7200" w:hanging="360"/>
      </w:pPr>
      <w:rPr>
        <w:rFonts w:ascii="Wingdings" w:hAnsi="Wingdings" w:hint="default"/>
      </w:rPr>
    </w:lvl>
  </w:abstractNum>
  <w:abstractNum w:abstractNumId="19" w15:restartNumberingAfterBreak="0">
    <w:nsid w:val="3F0E2E29"/>
    <w:multiLevelType w:val="hybridMultilevel"/>
    <w:tmpl w:val="0FB60F1A"/>
    <w:lvl w:ilvl="0" w:tplc="1A14E956">
      <w:start w:val="1"/>
      <w:numFmt w:val="bullet"/>
      <w:lvlText w:val=""/>
      <w:lvlJc w:val="left"/>
      <w:pPr>
        <w:ind w:left="1440" w:hanging="360"/>
      </w:pPr>
      <w:rPr>
        <w:rFonts w:ascii="Symbol" w:hAnsi="Symbol" w:hint="default"/>
      </w:rPr>
    </w:lvl>
    <w:lvl w:ilvl="1" w:tplc="0B669716" w:tentative="1">
      <w:start w:val="1"/>
      <w:numFmt w:val="bullet"/>
      <w:lvlText w:val="o"/>
      <w:lvlJc w:val="left"/>
      <w:pPr>
        <w:ind w:left="2160" w:hanging="360"/>
      </w:pPr>
      <w:rPr>
        <w:rFonts w:ascii="Courier New" w:hAnsi="Courier New" w:hint="default"/>
      </w:rPr>
    </w:lvl>
    <w:lvl w:ilvl="2" w:tplc="A4D61CE4" w:tentative="1">
      <w:start w:val="1"/>
      <w:numFmt w:val="bullet"/>
      <w:lvlText w:val=""/>
      <w:lvlJc w:val="left"/>
      <w:pPr>
        <w:ind w:left="2880" w:hanging="360"/>
      </w:pPr>
      <w:rPr>
        <w:rFonts w:ascii="Wingdings" w:hAnsi="Wingdings" w:hint="default"/>
      </w:rPr>
    </w:lvl>
    <w:lvl w:ilvl="3" w:tplc="B02E78BA" w:tentative="1">
      <w:start w:val="1"/>
      <w:numFmt w:val="bullet"/>
      <w:lvlText w:val=""/>
      <w:lvlJc w:val="left"/>
      <w:pPr>
        <w:ind w:left="3600" w:hanging="360"/>
      </w:pPr>
      <w:rPr>
        <w:rFonts w:ascii="Symbol" w:hAnsi="Symbol" w:hint="default"/>
      </w:rPr>
    </w:lvl>
    <w:lvl w:ilvl="4" w:tplc="1346B17A" w:tentative="1">
      <w:start w:val="1"/>
      <w:numFmt w:val="bullet"/>
      <w:lvlText w:val="o"/>
      <w:lvlJc w:val="left"/>
      <w:pPr>
        <w:ind w:left="4320" w:hanging="360"/>
      </w:pPr>
      <w:rPr>
        <w:rFonts w:ascii="Courier New" w:hAnsi="Courier New" w:hint="default"/>
      </w:rPr>
    </w:lvl>
    <w:lvl w:ilvl="5" w:tplc="23D65532" w:tentative="1">
      <w:start w:val="1"/>
      <w:numFmt w:val="bullet"/>
      <w:lvlText w:val=""/>
      <w:lvlJc w:val="left"/>
      <w:pPr>
        <w:ind w:left="5040" w:hanging="360"/>
      </w:pPr>
      <w:rPr>
        <w:rFonts w:ascii="Wingdings" w:hAnsi="Wingdings" w:hint="default"/>
      </w:rPr>
    </w:lvl>
    <w:lvl w:ilvl="6" w:tplc="DEA025BA" w:tentative="1">
      <w:start w:val="1"/>
      <w:numFmt w:val="bullet"/>
      <w:lvlText w:val=""/>
      <w:lvlJc w:val="left"/>
      <w:pPr>
        <w:ind w:left="5760" w:hanging="360"/>
      </w:pPr>
      <w:rPr>
        <w:rFonts w:ascii="Symbol" w:hAnsi="Symbol" w:hint="default"/>
      </w:rPr>
    </w:lvl>
    <w:lvl w:ilvl="7" w:tplc="C82275F6" w:tentative="1">
      <w:start w:val="1"/>
      <w:numFmt w:val="bullet"/>
      <w:lvlText w:val="o"/>
      <w:lvlJc w:val="left"/>
      <w:pPr>
        <w:ind w:left="6480" w:hanging="360"/>
      </w:pPr>
      <w:rPr>
        <w:rFonts w:ascii="Courier New" w:hAnsi="Courier New" w:hint="default"/>
      </w:rPr>
    </w:lvl>
    <w:lvl w:ilvl="8" w:tplc="FE4EAA0C" w:tentative="1">
      <w:start w:val="1"/>
      <w:numFmt w:val="bullet"/>
      <w:lvlText w:val=""/>
      <w:lvlJc w:val="left"/>
      <w:pPr>
        <w:ind w:left="7200" w:hanging="360"/>
      </w:pPr>
      <w:rPr>
        <w:rFonts w:ascii="Wingdings" w:hAnsi="Wingdings" w:hint="default"/>
      </w:rPr>
    </w:lvl>
  </w:abstractNum>
  <w:abstractNum w:abstractNumId="20" w15:restartNumberingAfterBreak="0">
    <w:nsid w:val="3F920218"/>
    <w:multiLevelType w:val="hybridMultilevel"/>
    <w:tmpl w:val="0850482A"/>
    <w:lvl w:ilvl="0" w:tplc="5A968A34">
      <w:start w:val="1"/>
      <w:numFmt w:val="bullet"/>
      <w:lvlText w:val=""/>
      <w:lvlJc w:val="left"/>
      <w:pPr>
        <w:ind w:left="1080" w:hanging="360"/>
      </w:pPr>
      <w:rPr>
        <w:rFonts w:ascii="Symbol" w:hAnsi="Symbol" w:hint="default"/>
      </w:rPr>
    </w:lvl>
    <w:lvl w:ilvl="1" w:tplc="5224BBF0" w:tentative="1">
      <w:start w:val="1"/>
      <w:numFmt w:val="bullet"/>
      <w:lvlText w:val="o"/>
      <w:lvlJc w:val="left"/>
      <w:pPr>
        <w:ind w:left="1800" w:hanging="360"/>
      </w:pPr>
      <w:rPr>
        <w:rFonts w:ascii="Courier New" w:hAnsi="Courier New" w:hint="default"/>
      </w:rPr>
    </w:lvl>
    <w:lvl w:ilvl="2" w:tplc="58148A90" w:tentative="1">
      <w:start w:val="1"/>
      <w:numFmt w:val="bullet"/>
      <w:lvlText w:val=""/>
      <w:lvlJc w:val="left"/>
      <w:pPr>
        <w:ind w:left="2520" w:hanging="360"/>
      </w:pPr>
      <w:rPr>
        <w:rFonts w:ascii="Wingdings" w:hAnsi="Wingdings" w:hint="default"/>
      </w:rPr>
    </w:lvl>
    <w:lvl w:ilvl="3" w:tplc="23F857A2" w:tentative="1">
      <w:start w:val="1"/>
      <w:numFmt w:val="bullet"/>
      <w:lvlText w:val=""/>
      <w:lvlJc w:val="left"/>
      <w:pPr>
        <w:ind w:left="3240" w:hanging="360"/>
      </w:pPr>
      <w:rPr>
        <w:rFonts w:ascii="Symbol" w:hAnsi="Symbol" w:hint="default"/>
      </w:rPr>
    </w:lvl>
    <w:lvl w:ilvl="4" w:tplc="46CA439C" w:tentative="1">
      <w:start w:val="1"/>
      <w:numFmt w:val="bullet"/>
      <w:lvlText w:val="o"/>
      <w:lvlJc w:val="left"/>
      <w:pPr>
        <w:ind w:left="3960" w:hanging="360"/>
      </w:pPr>
      <w:rPr>
        <w:rFonts w:ascii="Courier New" w:hAnsi="Courier New" w:hint="default"/>
      </w:rPr>
    </w:lvl>
    <w:lvl w:ilvl="5" w:tplc="39FC0A0C" w:tentative="1">
      <w:start w:val="1"/>
      <w:numFmt w:val="bullet"/>
      <w:lvlText w:val=""/>
      <w:lvlJc w:val="left"/>
      <w:pPr>
        <w:ind w:left="4680" w:hanging="360"/>
      </w:pPr>
      <w:rPr>
        <w:rFonts w:ascii="Wingdings" w:hAnsi="Wingdings" w:hint="default"/>
      </w:rPr>
    </w:lvl>
    <w:lvl w:ilvl="6" w:tplc="EF0EA00A" w:tentative="1">
      <w:start w:val="1"/>
      <w:numFmt w:val="bullet"/>
      <w:lvlText w:val=""/>
      <w:lvlJc w:val="left"/>
      <w:pPr>
        <w:ind w:left="5400" w:hanging="360"/>
      </w:pPr>
      <w:rPr>
        <w:rFonts w:ascii="Symbol" w:hAnsi="Symbol" w:hint="default"/>
      </w:rPr>
    </w:lvl>
    <w:lvl w:ilvl="7" w:tplc="33FA4BA6" w:tentative="1">
      <w:start w:val="1"/>
      <w:numFmt w:val="bullet"/>
      <w:lvlText w:val="o"/>
      <w:lvlJc w:val="left"/>
      <w:pPr>
        <w:ind w:left="6120" w:hanging="360"/>
      </w:pPr>
      <w:rPr>
        <w:rFonts w:ascii="Courier New" w:hAnsi="Courier New" w:hint="default"/>
      </w:rPr>
    </w:lvl>
    <w:lvl w:ilvl="8" w:tplc="73E8F760" w:tentative="1">
      <w:start w:val="1"/>
      <w:numFmt w:val="bullet"/>
      <w:lvlText w:val=""/>
      <w:lvlJc w:val="left"/>
      <w:pPr>
        <w:ind w:left="6840" w:hanging="360"/>
      </w:pPr>
      <w:rPr>
        <w:rFonts w:ascii="Wingdings" w:hAnsi="Wingdings" w:hint="default"/>
      </w:rPr>
    </w:lvl>
  </w:abstractNum>
  <w:abstractNum w:abstractNumId="21" w15:restartNumberingAfterBreak="0">
    <w:nsid w:val="41063987"/>
    <w:multiLevelType w:val="hybridMultilevel"/>
    <w:tmpl w:val="4AEC9FBE"/>
    <w:lvl w:ilvl="0" w:tplc="7B40ED16">
      <w:start w:val="1"/>
      <w:numFmt w:val="bullet"/>
      <w:lvlText w:val=""/>
      <w:lvlJc w:val="left"/>
      <w:pPr>
        <w:ind w:left="720" w:hanging="360"/>
      </w:pPr>
      <w:rPr>
        <w:rFonts w:ascii="Symbol" w:hAnsi="Symbol" w:hint="default"/>
      </w:rPr>
    </w:lvl>
    <w:lvl w:ilvl="1" w:tplc="F18E8B98" w:tentative="1">
      <w:start w:val="1"/>
      <w:numFmt w:val="bullet"/>
      <w:lvlText w:val="o"/>
      <w:lvlJc w:val="left"/>
      <w:pPr>
        <w:ind w:left="1440" w:hanging="360"/>
      </w:pPr>
      <w:rPr>
        <w:rFonts w:ascii="Courier New" w:hAnsi="Courier New" w:hint="default"/>
      </w:rPr>
    </w:lvl>
    <w:lvl w:ilvl="2" w:tplc="E5A8E646" w:tentative="1">
      <w:start w:val="1"/>
      <w:numFmt w:val="bullet"/>
      <w:lvlText w:val=""/>
      <w:lvlJc w:val="left"/>
      <w:pPr>
        <w:ind w:left="2160" w:hanging="360"/>
      </w:pPr>
      <w:rPr>
        <w:rFonts w:ascii="Wingdings" w:hAnsi="Wingdings" w:hint="default"/>
      </w:rPr>
    </w:lvl>
    <w:lvl w:ilvl="3" w:tplc="AE7AFB2C" w:tentative="1">
      <w:start w:val="1"/>
      <w:numFmt w:val="bullet"/>
      <w:lvlText w:val=""/>
      <w:lvlJc w:val="left"/>
      <w:pPr>
        <w:ind w:left="2880" w:hanging="360"/>
      </w:pPr>
      <w:rPr>
        <w:rFonts w:ascii="Symbol" w:hAnsi="Symbol" w:hint="default"/>
      </w:rPr>
    </w:lvl>
    <w:lvl w:ilvl="4" w:tplc="4B1846EE" w:tentative="1">
      <w:start w:val="1"/>
      <w:numFmt w:val="bullet"/>
      <w:lvlText w:val="o"/>
      <w:lvlJc w:val="left"/>
      <w:pPr>
        <w:ind w:left="3600" w:hanging="360"/>
      </w:pPr>
      <w:rPr>
        <w:rFonts w:ascii="Courier New" w:hAnsi="Courier New" w:hint="default"/>
      </w:rPr>
    </w:lvl>
    <w:lvl w:ilvl="5" w:tplc="6C84801C" w:tentative="1">
      <w:start w:val="1"/>
      <w:numFmt w:val="bullet"/>
      <w:lvlText w:val=""/>
      <w:lvlJc w:val="left"/>
      <w:pPr>
        <w:ind w:left="4320" w:hanging="360"/>
      </w:pPr>
      <w:rPr>
        <w:rFonts w:ascii="Wingdings" w:hAnsi="Wingdings" w:hint="default"/>
      </w:rPr>
    </w:lvl>
    <w:lvl w:ilvl="6" w:tplc="44049A7E" w:tentative="1">
      <w:start w:val="1"/>
      <w:numFmt w:val="bullet"/>
      <w:lvlText w:val=""/>
      <w:lvlJc w:val="left"/>
      <w:pPr>
        <w:ind w:left="5040" w:hanging="360"/>
      </w:pPr>
      <w:rPr>
        <w:rFonts w:ascii="Symbol" w:hAnsi="Symbol" w:hint="default"/>
      </w:rPr>
    </w:lvl>
    <w:lvl w:ilvl="7" w:tplc="5EF0873A" w:tentative="1">
      <w:start w:val="1"/>
      <w:numFmt w:val="bullet"/>
      <w:lvlText w:val="o"/>
      <w:lvlJc w:val="left"/>
      <w:pPr>
        <w:ind w:left="5760" w:hanging="360"/>
      </w:pPr>
      <w:rPr>
        <w:rFonts w:ascii="Courier New" w:hAnsi="Courier New" w:hint="default"/>
      </w:rPr>
    </w:lvl>
    <w:lvl w:ilvl="8" w:tplc="39B424B0" w:tentative="1">
      <w:start w:val="1"/>
      <w:numFmt w:val="bullet"/>
      <w:lvlText w:val=""/>
      <w:lvlJc w:val="left"/>
      <w:pPr>
        <w:ind w:left="6480" w:hanging="360"/>
      </w:pPr>
      <w:rPr>
        <w:rFonts w:ascii="Wingdings" w:hAnsi="Wingdings" w:hint="default"/>
      </w:rPr>
    </w:lvl>
  </w:abstractNum>
  <w:abstractNum w:abstractNumId="22" w15:restartNumberingAfterBreak="0">
    <w:nsid w:val="435E2023"/>
    <w:multiLevelType w:val="hybridMultilevel"/>
    <w:tmpl w:val="36886BB0"/>
    <w:lvl w:ilvl="0" w:tplc="F08A842E">
      <w:start w:val="1"/>
      <w:numFmt w:val="bullet"/>
      <w:lvlText w:val="-"/>
      <w:lvlJc w:val="left"/>
      <w:pPr>
        <w:ind w:left="360" w:hanging="360"/>
      </w:pPr>
      <w:rPr>
        <w:rFonts w:ascii="Calibri" w:hAnsi="Calibri" w:hint="default"/>
      </w:rPr>
    </w:lvl>
    <w:lvl w:ilvl="1" w:tplc="4A7CC8A8" w:tentative="1">
      <w:start w:val="1"/>
      <w:numFmt w:val="bullet"/>
      <w:lvlText w:val="o"/>
      <w:lvlJc w:val="left"/>
      <w:pPr>
        <w:ind w:left="1080" w:hanging="360"/>
      </w:pPr>
      <w:rPr>
        <w:rFonts w:ascii="Courier New" w:hAnsi="Courier New" w:hint="default"/>
      </w:rPr>
    </w:lvl>
    <w:lvl w:ilvl="2" w:tplc="4BB6E5D6" w:tentative="1">
      <w:start w:val="1"/>
      <w:numFmt w:val="bullet"/>
      <w:lvlText w:val=""/>
      <w:lvlJc w:val="left"/>
      <w:pPr>
        <w:ind w:left="1800" w:hanging="360"/>
      </w:pPr>
      <w:rPr>
        <w:rFonts w:ascii="Wingdings" w:hAnsi="Wingdings" w:hint="default"/>
      </w:rPr>
    </w:lvl>
    <w:lvl w:ilvl="3" w:tplc="DEA04126" w:tentative="1">
      <w:start w:val="1"/>
      <w:numFmt w:val="bullet"/>
      <w:lvlText w:val=""/>
      <w:lvlJc w:val="left"/>
      <w:pPr>
        <w:ind w:left="2520" w:hanging="360"/>
      </w:pPr>
      <w:rPr>
        <w:rFonts w:ascii="Symbol" w:hAnsi="Symbol" w:hint="default"/>
      </w:rPr>
    </w:lvl>
    <w:lvl w:ilvl="4" w:tplc="A6BAA736" w:tentative="1">
      <w:start w:val="1"/>
      <w:numFmt w:val="bullet"/>
      <w:lvlText w:val="o"/>
      <w:lvlJc w:val="left"/>
      <w:pPr>
        <w:ind w:left="3240" w:hanging="360"/>
      </w:pPr>
      <w:rPr>
        <w:rFonts w:ascii="Courier New" w:hAnsi="Courier New" w:hint="default"/>
      </w:rPr>
    </w:lvl>
    <w:lvl w:ilvl="5" w:tplc="330018F2" w:tentative="1">
      <w:start w:val="1"/>
      <w:numFmt w:val="bullet"/>
      <w:lvlText w:val=""/>
      <w:lvlJc w:val="left"/>
      <w:pPr>
        <w:ind w:left="3960" w:hanging="360"/>
      </w:pPr>
      <w:rPr>
        <w:rFonts w:ascii="Wingdings" w:hAnsi="Wingdings" w:hint="default"/>
      </w:rPr>
    </w:lvl>
    <w:lvl w:ilvl="6" w:tplc="74E292EE" w:tentative="1">
      <w:start w:val="1"/>
      <w:numFmt w:val="bullet"/>
      <w:lvlText w:val=""/>
      <w:lvlJc w:val="left"/>
      <w:pPr>
        <w:ind w:left="4680" w:hanging="360"/>
      </w:pPr>
      <w:rPr>
        <w:rFonts w:ascii="Symbol" w:hAnsi="Symbol" w:hint="default"/>
      </w:rPr>
    </w:lvl>
    <w:lvl w:ilvl="7" w:tplc="263E9490" w:tentative="1">
      <w:start w:val="1"/>
      <w:numFmt w:val="bullet"/>
      <w:lvlText w:val="o"/>
      <w:lvlJc w:val="left"/>
      <w:pPr>
        <w:ind w:left="5400" w:hanging="360"/>
      </w:pPr>
      <w:rPr>
        <w:rFonts w:ascii="Courier New" w:hAnsi="Courier New" w:hint="default"/>
      </w:rPr>
    </w:lvl>
    <w:lvl w:ilvl="8" w:tplc="D452E802" w:tentative="1">
      <w:start w:val="1"/>
      <w:numFmt w:val="bullet"/>
      <w:lvlText w:val=""/>
      <w:lvlJc w:val="left"/>
      <w:pPr>
        <w:ind w:left="6120" w:hanging="360"/>
      </w:pPr>
      <w:rPr>
        <w:rFonts w:ascii="Wingdings" w:hAnsi="Wingdings" w:hint="default"/>
      </w:rPr>
    </w:lvl>
  </w:abstractNum>
  <w:abstractNum w:abstractNumId="23" w15:restartNumberingAfterBreak="0">
    <w:nsid w:val="44648067"/>
    <w:multiLevelType w:val="hybridMultilevel"/>
    <w:tmpl w:val="FFFFFFFF"/>
    <w:lvl w:ilvl="0" w:tplc="5F0E3148">
      <w:start w:val="1"/>
      <w:numFmt w:val="upperRoman"/>
      <w:lvlText w:val="%1."/>
      <w:lvlJc w:val="right"/>
      <w:pPr>
        <w:ind w:left="720" w:hanging="360"/>
      </w:pPr>
    </w:lvl>
    <w:lvl w:ilvl="1" w:tplc="F112E81C">
      <w:start w:val="1"/>
      <w:numFmt w:val="lowerLetter"/>
      <w:lvlText w:val="%2."/>
      <w:lvlJc w:val="left"/>
      <w:pPr>
        <w:ind w:left="1440" w:hanging="360"/>
      </w:pPr>
    </w:lvl>
    <w:lvl w:ilvl="2" w:tplc="0C5A35CC">
      <w:start w:val="1"/>
      <w:numFmt w:val="lowerRoman"/>
      <w:lvlText w:val="%3."/>
      <w:lvlJc w:val="right"/>
      <w:pPr>
        <w:ind w:left="2160" w:hanging="180"/>
      </w:pPr>
    </w:lvl>
    <w:lvl w:ilvl="3" w:tplc="4EA229D6">
      <w:start w:val="1"/>
      <w:numFmt w:val="decimal"/>
      <w:lvlText w:val="%4."/>
      <w:lvlJc w:val="left"/>
      <w:pPr>
        <w:ind w:left="2880" w:hanging="360"/>
      </w:pPr>
    </w:lvl>
    <w:lvl w:ilvl="4" w:tplc="46D8613C">
      <w:start w:val="1"/>
      <w:numFmt w:val="lowerLetter"/>
      <w:lvlText w:val="%5."/>
      <w:lvlJc w:val="left"/>
      <w:pPr>
        <w:ind w:left="3600" w:hanging="360"/>
      </w:pPr>
    </w:lvl>
    <w:lvl w:ilvl="5" w:tplc="BD4C7CEE">
      <w:start w:val="1"/>
      <w:numFmt w:val="lowerRoman"/>
      <w:lvlText w:val="%6."/>
      <w:lvlJc w:val="right"/>
      <w:pPr>
        <w:ind w:left="4320" w:hanging="180"/>
      </w:pPr>
    </w:lvl>
    <w:lvl w:ilvl="6" w:tplc="4650EC16">
      <w:start w:val="1"/>
      <w:numFmt w:val="decimal"/>
      <w:lvlText w:val="%7."/>
      <w:lvlJc w:val="left"/>
      <w:pPr>
        <w:ind w:left="5040" w:hanging="360"/>
      </w:pPr>
    </w:lvl>
    <w:lvl w:ilvl="7" w:tplc="C99289DA">
      <w:start w:val="1"/>
      <w:numFmt w:val="lowerLetter"/>
      <w:lvlText w:val="%8."/>
      <w:lvlJc w:val="left"/>
      <w:pPr>
        <w:ind w:left="5760" w:hanging="360"/>
      </w:pPr>
    </w:lvl>
    <w:lvl w:ilvl="8" w:tplc="E59E63FC">
      <w:start w:val="1"/>
      <w:numFmt w:val="lowerRoman"/>
      <w:lvlText w:val="%9."/>
      <w:lvlJc w:val="right"/>
      <w:pPr>
        <w:ind w:left="6480" w:hanging="180"/>
      </w:pPr>
    </w:lvl>
  </w:abstractNum>
  <w:abstractNum w:abstractNumId="24" w15:restartNumberingAfterBreak="0">
    <w:nsid w:val="4A0B5B9B"/>
    <w:multiLevelType w:val="hybridMultilevel"/>
    <w:tmpl w:val="58288AF6"/>
    <w:lvl w:ilvl="0" w:tplc="2958770E">
      <w:start w:val="1"/>
      <w:numFmt w:val="bullet"/>
      <w:lvlText w:val=""/>
      <w:lvlJc w:val="left"/>
      <w:pPr>
        <w:ind w:left="720" w:hanging="360"/>
      </w:pPr>
      <w:rPr>
        <w:rFonts w:ascii="Symbol" w:hAnsi="Symbol" w:hint="default"/>
      </w:rPr>
    </w:lvl>
    <w:lvl w:ilvl="1" w:tplc="E2B84430" w:tentative="1">
      <w:start w:val="1"/>
      <w:numFmt w:val="bullet"/>
      <w:lvlText w:val="o"/>
      <w:lvlJc w:val="left"/>
      <w:pPr>
        <w:ind w:left="1440" w:hanging="360"/>
      </w:pPr>
      <w:rPr>
        <w:rFonts w:ascii="Courier New" w:hAnsi="Courier New" w:hint="default"/>
      </w:rPr>
    </w:lvl>
    <w:lvl w:ilvl="2" w:tplc="6DBAFF42" w:tentative="1">
      <w:start w:val="1"/>
      <w:numFmt w:val="bullet"/>
      <w:lvlText w:val=""/>
      <w:lvlJc w:val="left"/>
      <w:pPr>
        <w:ind w:left="2160" w:hanging="360"/>
      </w:pPr>
      <w:rPr>
        <w:rFonts w:ascii="Wingdings" w:hAnsi="Wingdings" w:hint="default"/>
      </w:rPr>
    </w:lvl>
    <w:lvl w:ilvl="3" w:tplc="363ADB26" w:tentative="1">
      <w:start w:val="1"/>
      <w:numFmt w:val="bullet"/>
      <w:lvlText w:val=""/>
      <w:lvlJc w:val="left"/>
      <w:pPr>
        <w:ind w:left="2880" w:hanging="360"/>
      </w:pPr>
      <w:rPr>
        <w:rFonts w:ascii="Symbol" w:hAnsi="Symbol" w:hint="default"/>
      </w:rPr>
    </w:lvl>
    <w:lvl w:ilvl="4" w:tplc="F6FCD678" w:tentative="1">
      <w:start w:val="1"/>
      <w:numFmt w:val="bullet"/>
      <w:lvlText w:val="o"/>
      <w:lvlJc w:val="left"/>
      <w:pPr>
        <w:ind w:left="3600" w:hanging="360"/>
      </w:pPr>
      <w:rPr>
        <w:rFonts w:ascii="Courier New" w:hAnsi="Courier New" w:hint="default"/>
      </w:rPr>
    </w:lvl>
    <w:lvl w:ilvl="5" w:tplc="362481C8" w:tentative="1">
      <w:start w:val="1"/>
      <w:numFmt w:val="bullet"/>
      <w:lvlText w:val=""/>
      <w:lvlJc w:val="left"/>
      <w:pPr>
        <w:ind w:left="4320" w:hanging="360"/>
      </w:pPr>
      <w:rPr>
        <w:rFonts w:ascii="Wingdings" w:hAnsi="Wingdings" w:hint="default"/>
      </w:rPr>
    </w:lvl>
    <w:lvl w:ilvl="6" w:tplc="664AA02A" w:tentative="1">
      <w:start w:val="1"/>
      <w:numFmt w:val="bullet"/>
      <w:lvlText w:val=""/>
      <w:lvlJc w:val="left"/>
      <w:pPr>
        <w:ind w:left="5040" w:hanging="360"/>
      </w:pPr>
      <w:rPr>
        <w:rFonts w:ascii="Symbol" w:hAnsi="Symbol" w:hint="default"/>
      </w:rPr>
    </w:lvl>
    <w:lvl w:ilvl="7" w:tplc="E266F612" w:tentative="1">
      <w:start w:val="1"/>
      <w:numFmt w:val="bullet"/>
      <w:lvlText w:val="o"/>
      <w:lvlJc w:val="left"/>
      <w:pPr>
        <w:ind w:left="5760" w:hanging="360"/>
      </w:pPr>
      <w:rPr>
        <w:rFonts w:ascii="Courier New" w:hAnsi="Courier New" w:hint="default"/>
      </w:rPr>
    </w:lvl>
    <w:lvl w:ilvl="8" w:tplc="92542EB4" w:tentative="1">
      <w:start w:val="1"/>
      <w:numFmt w:val="bullet"/>
      <w:lvlText w:val=""/>
      <w:lvlJc w:val="left"/>
      <w:pPr>
        <w:ind w:left="6480" w:hanging="360"/>
      </w:pPr>
      <w:rPr>
        <w:rFonts w:ascii="Wingdings" w:hAnsi="Wingdings" w:hint="default"/>
      </w:rPr>
    </w:lvl>
  </w:abstractNum>
  <w:abstractNum w:abstractNumId="25" w15:restartNumberingAfterBreak="0">
    <w:nsid w:val="4ED62E09"/>
    <w:multiLevelType w:val="hybridMultilevel"/>
    <w:tmpl w:val="64661E54"/>
    <w:lvl w:ilvl="0" w:tplc="934E8E8E">
      <w:start w:val="1"/>
      <w:numFmt w:val="bullet"/>
      <w:lvlText w:val=""/>
      <w:lvlJc w:val="left"/>
      <w:pPr>
        <w:ind w:left="768" w:hanging="360"/>
      </w:pPr>
      <w:rPr>
        <w:rFonts w:ascii="Symbol" w:hAnsi="Symbol" w:hint="default"/>
      </w:rPr>
    </w:lvl>
    <w:lvl w:ilvl="1" w:tplc="89145496" w:tentative="1">
      <w:start w:val="1"/>
      <w:numFmt w:val="bullet"/>
      <w:lvlText w:val="o"/>
      <w:lvlJc w:val="left"/>
      <w:pPr>
        <w:ind w:left="1488" w:hanging="360"/>
      </w:pPr>
      <w:rPr>
        <w:rFonts w:ascii="Courier New" w:hAnsi="Courier New" w:hint="default"/>
      </w:rPr>
    </w:lvl>
    <w:lvl w:ilvl="2" w:tplc="969C4D76" w:tentative="1">
      <w:start w:val="1"/>
      <w:numFmt w:val="bullet"/>
      <w:lvlText w:val=""/>
      <w:lvlJc w:val="left"/>
      <w:pPr>
        <w:ind w:left="2208" w:hanging="360"/>
      </w:pPr>
      <w:rPr>
        <w:rFonts w:ascii="Wingdings" w:hAnsi="Wingdings" w:hint="default"/>
      </w:rPr>
    </w:lvl>
    <w:lvl w:ilvl="3" w:tplc="3DE4B0E6" w:tentative="1">
      <w:start w:val="1"/>
      <w:numFmt w:val="bullet"/>
      <w:lvlText w:val=""/>
      <w:lvlJc w:val="left"/>
      <w:pPr>
        <w:ind w:left="2928" w:hanging="360"/>
      </w:pPr>
      <w:rPr>
        <w:rFonts w:ascii="Symbol" w:hAnsi="Symbol" w:hint="default"/>
      </w:rPr>
    </w:lvl>
    <w:lvl w:ilvl="4" w:tplc="E7BCB1A4" w:tentative="1">
      <w:start w:val="1"/>
      <w:numFmt w:val="bullet"/>
      <w:lvlText w:val="o"/>
      <w:lvlJc w:val="left"/>
      <w:pPr>
        <w:ind w:left="3648" w:hanging="360"/>
      </w:pPr>
      <w:rPr>
        <w:rFonts w:ascii="Courier New" w:hAnsi="Courier New" w:hint="default"/>
      </w:rPr>
    </w:lvl>
    <w:lvl w:ilvl="5" w:tplc="744AA1C8" w:tentative="1">
      <w:start w:val="1"/>
      <w:numFmt w:val="bullet"/>
      <w:lvlText w:val=""/>
      <w:lvlJc w:val="left"/>
      <w:pPr>
        <w:ind w:left="4368" w:hanging="360"/>
      </w:pPr>
      <w:rPr>
        <w:rFonts w:ascii="Wingdings" w:hAnsi="Wingdings" w:hint="default"/>
      </w:rPr>
    </w:lvl>
    <w:lvl w:ilvl="6" w:tplc="03285B5C" w:tentative="1">
      <w:start w:val="1"/>
      <w:numFmt w:val="bullet"/>
      <w:lvlText w:val=""/>
      <w:lvlJc w:val="left"/>
      <w:pPr>
        <w:ind w:left="5088" w:hanging="360"/>
      </w:pPr>
      <w:rPr>
        <w:rFonts w:ascii="Symbol" w:hAnsi="Symbol" w:hint="default"/>
      </w:rPr>
    </w:lvl>
    <w:lvl w:ilvl="7" w:tplc="4BDA5470" w:tentative="1">
      <w:start w:val="1"/>
      <w:numFmt w:val="bullet"/>
      <w:lvlText w:val="o"/>
      <w:lvlJc w:val="left"/>
      <w:pPr>
        <w:ind w:left="5808" w:hanging="360"/>
      </w:pPr>
      <w:rPr>
        <w:rFonts w:ascii="Courier New" w:hAnsi="Courier New" w:hint="default"/>
      </w:rPr>
    </w:lvl>
    <w:lvl w:ilvl="8" w:tplc="A320AE1C" w:tentative="1">
      <w:start w:val="1"/>
      <w:numFmt w:val="bullet"/>
      <w:lvlText w:val=""/>
      <w:lvlJc w:val="left"/>
      <w:pPr>
        <w:ind w:left="6528" w:hanging="360"/>
      </w:pPr>
      <w:rPr>
        <w:rFonts w:ascii="Wingdings" w:hAnsi="Wingdings" w:hint="default"/>
      </w:rPr>
    </w:lvl>
  </w:abstractNum>
  <w:abstractNum w:abstractNumId="26" w15:restartNumberingAfterBreak="0">
    <w:nsid w:val="516CA9D6"/>
    <w:multiLevelType w:val="hybridMultilevel"/>
    <w:tmpl w:val="FFFFFFFF"/>
    <w:lvl w:ilvl="0" w:tplc="7BD61D98">
      <w:start w:val="1"/>
      <w:numFmt w:val="upperRoman"/>
      <w:lvlText w:val="%1)"/>
      <w:lvlJc w:val="right"/>
      <w:pPr>
        <w:ind w:left="720" w:hanging="360"/>
      </w:pPr>
    </w:lvl>
    <w:lvl w:ilvl="1" w:tplc="CB5E4E34">
      <w:start w:val="1"/>
      <w:numFmt w:val="lowerLetter"/>
      <w:lvlText w:val="%2."/>
      <w:lvlJc w:val="left"/>
      <w:pPr>
        <w:ind w:left="1440" w:hanging="360"/>
      </w:pPr>
    </w:lvl>
    <w:lvl w:ilvl="2" w:tplc="AE103B56">
      <w:start w:val="1"/>
      <w:numFmt w:val="lowerRoman"/>
      <w:lvlText w:val="%3."/>
      <w:lvlJc w:val="right"/>
      <w:pPr>
        <w:ind w:left="2160" w:hanging="180"/>
      </w:pPr>
    </w:lvl>
    <w:lvl w:ilvl="3" w:tplc="E0720F42">
      <w:start w:val="1"/>
      <w:numFmt w:val="decimal"/>
      <w:lvlText w:val="%4."/>
      <w:lvlJc w:val="left"/>
      <w:pPr>
        <w:ind w:left="2880" w:hanging="360"/>
      </w:pPr>
    </w:lvl>
    <w:lvl w:ilvl="4" w:tplc="9C063AF2">
      <w:start w:val="1"/>
      <w:numFmt w:val="lowerLetter"/>
      <w:lvlText w:val="%5."/>
      <w:lvlJc w:val="left"/>
      <w:pPr>
        <w:ind w:left="3600" w:hanging="360"/>
      </w:pPr>
    </w:lvl>
    <w:lvl w:ilvl="5" w:tplc="C20CD002">
      <w:start w:val="1"/>
      <w:numFmt w:val="lowerRoman"/>
      <w:lvlText w:val="%6."/>
      <w:lvlJc w:val="right"/>
      <w:pPr>
        <w:ind w:left="4320" w:hanging="180"/>
      </w:pPr>
    </w:lvl>
    <w:lvl w:ilvl="6" w:tplc="5F861816">
      <w:start w:val="1"/>
      <w:numFmt w:val="decimal"/>
      <w:lvlText w:val="%7."/>
      <w:lvlJc w:val="left"/>
      <w:pPr>
        <w:ind w:left="5040" w:hanging="360"/>
      </w:pPr>
    </w:lvl>
    <w:lvl w:ilvl="7" w:tplc="7AF0BF8C">
      <w:start w:val="1"/>
      <w:numFmt w:val="lowerLetter"/>
      <w:lvlText w:val="%8."/>
      <w:lvlJc w:val="left"/>
      <w:pPr>
        <w:ind w:left="5760" w:hanging="360"/>
      </w:pPr>
    </w:lvl>
    <w:lvl w:ilvl="8" w:tplc="ECA65362">
      <w:start w:val="1"/>
      <w:numFmt w:val="lowerRoman"/>
      <w:lvlText w:val="%9."/>
      <w:lvlJc w:val="right"/>
      <w:pPr>
        <w:ind w:left="6480" w:hanging="180"/>
      </w:pPr>
    </w:lvl>
  </w:abstractNum>
  <w:abstractNum w:abstractNumId="27" w15:restartNumberingAfterBreak="0">
    <w:nsid w:val="54034560"/>
    <w:multiLevelType w:val="hybridMultilevel"/>
    <w:tmpl w:val="05D87F60"/>
    <w:lvl w:ilvl="0" w:tplc="E7AAEEE8">
      <w:start w:val="1"/>
      <w:numFmt w:val="bullet"/>
      <w:lvlText w:val=""/>
      <w:lvlJc w:val="left"/>
      <w:pPr>
        <w:ind w:left="1080" w:hanging="360"/>
      </w:pPr>
      <w:rPr>
        <w:rFonts w:ascii="Symbol" w:hAnsi="Symbol" w:hint="default"/>
      </w:rPr>
    </w:lvl>
    <w:lvl w:ilvl="1" w:tplc="D4600E94">
      <w:start w:val="1"/>
      <w:numFmt w:val="bullet"/>
      <w:lvlText w:val="o"/>
      <w:lvlJc w:val="left"/>
      <w:pPr>
        <w:ind w:left="1800" w:hanging="360"/>
      </w:pPr>
      <w:rPr>
        <w:rFonts w:ascii="Courier New" w:hAnsi="Courier New" w:hint="default"/>
      </w:rPr>
    </w:lvl>
    <w:lvl w:ilvl="2" w:tplc="A3904C5C" w:tentative="1">
      <w:start w:val="1"/>
      <w:numFmt w:val="bullet"/>
      <w:lvlText w:val=""/>
      <w:lvlJc w:val="left"/>
      <w:pPr>
        <w:ind w:left="2520" w:hanging="360"/>
      </w:pPr>
      <w:rPr>
        <w:rFonts w:ascii="Wingdings" w:hAnsi="Wingdings" w:hint="default"/>
      </w:rPr>
    </w:lvl>
    <w:lvl w:ilvl="3" w:tplc="E1B45110" w:tentative="1">
      <w:start w:val="1"/>
      <w:numFmt w:val="bullet"/>
      <w:lvlText w:val=""/>
      <w:lvlJc w:val="left"/>
      <w:pPr>
        <w:ind w:left="3240" w:hanging="360"/>
      </w:pPr>
      <w:rPr>
        <w:rFonts w:ascii="Symbol" w:hAnsi="Symbol" w:hint="default"/>
      </w:rPr>
    </w:lvl>
    <w:lvl w:ilvl="4" w:tplc="5E08B258" w:tentative="1">
      <w:start w:val="1"/>
      <w:numFmt w:val="bullet"/>
      <w:lvlText w:val="o"/>
      <w:lvlJc w:val="left"/>
      <w:pPr>
        <w:ind w:left="3960" w:hanging="360"/>
      </w:pPr>
      <w:rPr>
        <w:rFonts w:ascii="Courier New" w:hAnsi="Courier New" w:hint="default"/>
      </w:rPr>
    </w:lvl>
    <w:lvl w:ilvl="5" w:tplc="64601FF4" w:tentative="1">
      <w:start w:val="1"/>
      <w:numFmt w:val="bullet"/>
      <w:lvlText w:val=""/>
      <w:lvlJc w:val="left"/>
      <w:pPr>
        <w:ind w:left="4680" w:hanging="360"/>
      </w:pPr>
      <w:rPr>
        <w:rFonts w:ascii="Wingdings" w:hAnsi="Wingdings" w:hint="default"/>
      </w:rPr>
    </w:lvl>
    <w:lvl w:ilvl="6" w:tplc="5680FA2E" w:tentative="1">
      <w:start w:val="1"/>
      <w:numFmt w:val="bullet"/>
      <w:lvlText w:val=""/>
      <w:lvlJc w:val="left"/>
      <w:pPr>
        <w:ind w:left="5400" w:hanging="360"/>
      </w:pPr>
      <w:rPr>
        <w:rFonts w:ascii="Symbol" w:hAnsi="Symbol" w:hint="default"/>
      </w:rPr>
    </w:lvl>
    <w:lvl w:ilvl="7" w:tplc="4BD6E256" w:tentative="1">
      <w:start w:val="1"/>
      <w:numFmt w:val="bullet"/>
      <w:lvlText w:val="o"/>
      <w:lvlJc w:val="left"/>
      <w:pPr>
        <w:ind w:left="6120" w:hanging="360"/>
      </w:pPr>
      <w:rPr>
        <w:rFonts w:ascii="Courier New" w:hAnsi="Courier New" w:hint="default"/>
      </w:rPr>
    </w:lvl>
    <w:lvl w:ilvl="8" w:tplc="A83E0386" w:tentative="1">
      <w:start w:val="1"/>
      <w:numFmt w:val="bullet"/>
      <w:lvlText w:val=""/>
      <w:lvlJc w:val="left"/>
      <w:pPr>
        <w:ind w:left="6840" w:hanging="360"/>
      </w:pPr>
      <w:rPr>
        <w:rFonts w:ascii="Wingdings" w:hAnsi="Wingdings" w:hint="default"/>
      </w:rPr>
    </w:lvl>
  </w:abstractNum>
  <w:abstractNum w:abstractNumId="28" w15:restartNumberingAfterBreak="0">
    <w:nsid w:val="59554E25"/>
    <w:multiLevelType w:val="hybridMultilevel"/>
    <w:tmpl w:val="7E7A87F2"/>
    <w:lvl w:ilvl="0" w:tplc="04090011">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17728A"/>
    <w:multiLevelType w:val="hybridMultilevel"/>
    <w:tmpl w:val="C6B463D6"/>
    <w:lvl w:ilvl="0" w:tplc="952C414E">
      <w:start w:val="1"/>
      <w:numFmt w:val="bullet"/>
      <w:lvlText w:val=""/>
      <w:lvlJc w:val="left"/>
      <w:pPr>
        <w:ind w:left="720" w:hanging="360"/>
      </w:pPr>
      <w:rPr>
        <w:rFonts w:ascii="Symbol" w:hAnsi="Symbol" w:hint="default"/>
      </w:rPr>
    </w:lvl>
    <w:lvl w:ilvl="1" w:tplc="D7EC28A0" w:tentative="1">
      <w:start w:val="1"/>
      <w:numFmt w:val="bullet"/>
      <w:lvlText w:val="o"/>
      <w:lvlJc w:val="left"/>
      <w:pPr>
        <w:ind w:left="1440" w:hanging="360"/>
      </w:pPr>
      <w:rPr>
        <w:rFonts w:ascii="Courier New" w:hAnsi="Courier New" w:hint="default"/>
      </w:rPr>
    </w:lvl>
    <w:lvl w:ilvl="2" w:tplc="F842AF40" w:tentative="1">
      <w:start w:val="1"/>
      <w:numFmt w:val="bullet"/>
      <w:lvlText w:val=""/>
      <w:lvlJc w:val="left"/>
      <w:pPr>
        <w:ind w:left="2160" w:hanging="360"/>
      </w:pPr>
      <w:rPr>
        <w:rFonts w:ascii="Wingdings" w:hAnsi="Wingdings" w:hint="default"/>
      </w:rPr>
    </w:lvl>
    <w:lvl w:ilvl="3" w:tplc="B016C278" w:tentative="1">
      <w:start w:val="1"/>
      <w:numFmt w:val="bullet"/>
      <w:lvlText w:val=""/>
      <w:lvlJc w:val="left"/>
      <w:pPr>
        <w:ind w:left="2880" w:hanging="360"/>
      </w:pPr>
      <w:rPr>
        <w:rFonts w:ascii="Symbol" w:hAnsi="Symbol" w:hint="default"/>
      </w:rPr>
    </w:lvl>
    <w:lvl w:ilvl="4" w:tplc="0F28F152" w:tentative="1">
      <w:start w:val="1"/>
      <w:numFmt w:val="bullet"/>
      <w:lvlText w:val="o"/>
      <w:lvlJc w:val="left"/>
      <w:pPr>
        <w:ind w:left="3600" w:hanging="360"/>
      </w:pPr>
      <w:rPr>
        <w:rFonts w:ascii="Courier New" w:hAnsi="Courier New" w:hint="default"/>
      </w:rPr>
    </w:lvl>
    <w:lvl w:ilvl="5" w:tplc="5E1E06F0" w:tentative="1">
      <w:start w:val="1"/>
      <w:numFmt w:val="bullet"/>
      <w:lvlText w:val=""/>
      <w:lvlJc w:val="left"/>
      <w:pPr>
        <w:ind w:left="4320" w:hanging="360"/>
      </w:pPr>
      <w:rPr>
        <w:rFonts w:ascii="Wingdings" w:hAnsi="Wingdings" w:hint="default"/>
      </w:rPr>
    </w:lvl>
    <w:lvl w:ilvl="6" w:tplc="A4469232" w:tentative="1">
      <w:start w:val="1"/>
      <w:numFmt w:val="bullet"/>
      <w:lvlText w:val=""/>
      <w:lvlJc w:val="left"/>
      <w:pPr>
        <w:ind w:left="5040" w:hanging="360"/>
      </w:pPr>
      <w:rPr>
        <w:rFonts w:ascii="Symbol" w:hAnsi="Symbol" w:hint="default"/>
      </w:rPr>
    </w:lvl>
    <w:lvl w:ilvl="7" w:tplc="22C2DD42" w:tentative="1">
      <w:start w:val="1"/>
      <w:numFmt w:val="bullet"/>
      <w:lvlText w:val="o"/>
      <w:lvlJc w:val="left"/>
      <w:pPr>
        <w:ind w:left="5760" w:hanging="360"/>
      </w:pPr>
      <w:rPr>
        <w:rFonts w:ascii="Courier New" w:hAnsi="Courier New" w:hint="default"/>
      </w:rPr>
    </w:lvl>
    <w:lvl w:ilvl="8" w:tplc="BE5EA746" w:tentative="1">
      <w:start w:val="1"/>
      <w:numFmt w:val="bullet"/>
      <w:lvlText w:val=""/>
      <w:lvlJc w:val="left"/>
      <w:pPr>
        <w:ind w:left="6480" w:hanging="360"/>
      </w:pPr>
      <w:rPr>
        <w:rFonts w:ascii="Wingdings" w:hAnsi="Wingdings" w:hint="default"/>
      </w:rPr>
    </w:lvl>
  </w:abstractNum>
  <w:abstractNum w:abstractNumId="30" w15:restartNumberingAfterBreak="0">
    <w:nsid w:val="5DE24727"/>
    <w:multiLevelType w:val="hybridMultilevel"/>
    <w:tmpl w:val="AF7EE4F6"/>
    <w:lvl w:ilvl="0" w:tplc="3296F91C">
      <w:start w:val="1"/>
      <w:numFmt w:val="bullet"/>
      <w:lvlText w:val=""/>
      <w:lvlJc w:val="left"/>
      <w:pPr>
        <w:ind w:left="990" w:hanging="360"/>
      </w:pPr>
      <w:rPr>
        <w:rFonts w:ascii="Symbol" w:hAnsi="Symbol" w:hint="default"/>
      </w:rPr>
    </w:lvl>
    <w:lvl w:ilvl="1" w:tplc="4554069C">
      <w:start w:val="1"/>
      <w:numFmt w:val="bullet"/>
      <w:lvlText w:val="o"/>
      <w:lvlJc w:val="left"/>
      <w:pPr>
        <w:ind w:left="1710" w:hanging="360"/>
      </w:pPr>
      <w:rPr>
        <w:rFonts w:ascii="Courier New" w:hAnsi="Courier New" w:hint="default"/>
      </w:rPr>
    </w:lvl>
    <w:lvl w:ilvl="2" w:tplc="00ECCA7A">
      <w:start w:val="1"/>
      <w:numFmt w:val="bullet"/>
      <w:lvlText w:val=""/>
      <w:lvlJc w:val="left"/>
      <w:pPr>
        <w:ind w:left="2430" w:hanging="360"/>
      </w:pPr>
      <w:rPr>
        <w:rFonts w:ascii="Wingdings" w:hAnsi="Wingdings" w:hint="default"/>
      </w:rPr>
    </w:lvl>
    <w:lvl w:ilvl="3" w:tplc="45BED812">
      <w:start w:val="1"/>
      <w:numFmt w:val="bullet"/>
      <w:lvlText w:val=""/>
      <w:lvlJc w:val="left"/>
      <w:pPr>
        <w:ind w:left="3150" w:hanging="360"/>
      </w:pPr>
      <w:rPr>
        <w:rFonts w:ascii="Symbol" w:hAnsi="Symbol" w:hint="default"/>
      </w:rPr>
    </w:lvl>
    <w:lvl w:ilvl="4" w:tplc="BA1C7ABC">
      <w:start w:val="1"/>
      <w:numFmt w:val="bullet"/>
      <w:lvlText w:val="o"/>
      <w:lvlJc w:val="left"/>
      <w:pPr>
        <w:ind w:left="3870" w:hanging="360"/>
      </w:pPr>
      <w:rPr>
        <w:rFonts w:ascii="Courier New" w:hAnsi="Courier New" w:hint="default"/>
      </w:rPr>
    </w:lvl>
    <w:lvl w:ilvl="5" w:tplc="DABAA476">
      <w:start w:val="1"/>
      <w:numFmt w:val="bullet"/>
      <w:lvlText w:val=""/>
      <w:lvlJc w:val="left"/>
      <w:pPr>
        <w:ind w:left="4590" w:hanging="360"/>
      </w:pPr>
      <w:rPr>
        <w:rFonts w:ascii="Wingdings" w:hAnsi="Wingdings" w:hint="default"/>
      </w:rPr>
    </w:lvl>
    <w:lvl w:ilvl="6" w:tplc="E5B4C1F8">
      <w:start w:val="1"/>
      <w:numFmt w:val="bullet"/>
      <w:lvlText w:val=""/>
      <w:lvlJc w:val="left"/>
      <w:pPr>
        <w:ind w:left="5310" w:hanging="360"/>
      </w:pPr>
      <w:rPr>
        <w:rFonts w:ascii="Symbol" w:hAnsi="Symbol" w:hint="default"/>
      </w:rPr>
    </w:lvl>
    <w:lvl w:ilvl="7" w:tplc="DE68C300">
      <w:start w:val="1"/>
      <w:numFmt w:val="bullet"/>
      <w:lvlText w:val="o"/>
      <w:lvlJc w:val="left"/>
      <w:pPr>
        <w:ind w:left="6030" w:hanging="360"/>
      </w:pPr>
      <w:rPr>
        <w:rFonts w:ascii="Courier New" w:hAnsi="Courier New" w:hint="default"/>
      </w:rPr>
    </w:lvl>
    <w:lvl w:ilvl="8" w:tplc="6B5400AE">
      <w:start w:val="1"/>
      <w:numFmt w:val="bullet"/>
      <w:lvlText w:val=""/>
      <w:lvlJc w:val="left"/>
      <w:pPr>
        <w:ind w:left="6750" w:hanging="360"/>
      </w:pPr>
      <w:rPr>
        <w:rFonts w:ascii="Wingdings" w:hAnsi="Wingdings" w:hint="default"/>
      </w:rPr>
    </w:lvl>
  </w:abstractNum>
  <w:abstractNum w:abstractNumId="31" w15:restartNumberingAfterBreak="0">
    <w:nsid w:val="5E6A5A8A"/>
    <w:multiLevelType w:val="hybridMultilevel"/>
    <w:tmpl w:val="721877C2"/>
    <w:lvl w:ilvl="0" w:tplc="88C0A124">
      <w:start w:val="1"/>
      <w:numFmt w:val="bullet"/>
      <w:lvlText w:val=""/>
      <w:lvlJc w:val="left"/>
      <w:pPr>
        <w:ind w:left="720" w:hanging="360"/>
      </w:pPr>
      <w:rPr>
        <w:rFonts w:ascii="Symbol" w:hAnsi="Symbol" w:hint="default"/>
      </w:rPr>
    </w:lvl>
    <w:lvl w:ilvl="1" w:tplc="7FDA6BAA" w:tentative="1">
      <w:start w:val="1"/>
      <w:numFmt w:val="bullet"/>
      <w:lvlText w:val="o"/>
      <w:lvlJc w:val="left"/>
      <w:pPr>
        <w:ind w:left="1440" w:hanging="360"/>
      </w:pPr>
      <w:rPr>
        <w:rFonts w:ascii="Courier New" w:hAnsi="Courier New" w:hint="default"/>
      </w:rPr>
    </w:lvl>
    <w:lvl w:ilvl="2" w:tplc="B1BC1D6E" w:tentative="1">
      <w:start w:val="1"/>
      <w:numFmt w:val="bullet"/>
      <w:lvlText w:val=""/>
      <w:lvlJc w:val="left"/>
      <w:pPr>
        <w:ind w:left="2160" w:hanging="360"/>
      </w:pPr>
      <w:rPr>
        <w:rFonts w:ascii="Wingdings" w:hAnsi="Wingdings" w:hint="default"/>
      </w:rPr>
    </w:lvl>
    <w:lvl w:ilvl="3" w:tplc="48122F7E" w:tentative="1">
      <w:start w:val="1"/>
      <w:numFmt w:val="bullet"/>
      <w:lvlText w:val=""/>
      <w:lvlJc w:val="left"/>
      <w:pPr>
        <w:ind w:left="2880" w:hanging="360"/>
      </w:pPr>
      <w:rPr>
        <w:rFonts w:ascii="Symbol" w:hAnsi="Symbol" w:hint="default"/>
      </w:rPr>
    </w:lvl>
    <w:lvl w:ilvl="4" w:tplc="654C9E90" w:tentative="1">
      <w:start w:val="1"/>
      <w:numFmt w:val="bullet"/>
      <w:lvlText w:val="o"/>
      <w:lvlJc w:val="left"/>
      <w:pPr>
        <w:ind w:left="3600" w:hanging="360"/>
      </w:pPr>
      <w:rPr>
        <w:rFonts w:ascii="Courier New" w:hAnsi="Courier New" w:hint="default"/>
      </w:rPr>
    </w:lvl>
    <w:lvl w:ilvl="5" w:tplc="85743D06" w:tentative="1">
      <w:start w:val="1"/>
      <w:numFmt w:val="bullet"/>
      <w:lvlText w:val=""/>
      <w:lvlJc w:val="left"/>
      <w:pPr>
        <w:ind w:left="4320" w:hanging="360"/>
      </w:pPr>
      <w:rPr>
        <w:rFonts w:ascii="Wingdings" w:hAnsi="Wingdings" w:hint="default"/>
      </w:rPr>
    </w:lvl>
    <w:lvl w:ilvl="6" w:tplc="638423C4" w:tentative="1">
      <w:start w:val="1"/>
      <w:numFmt w:val="bullet"/>
      <w:lvlText w:val=""/>
      <w:lvlJc w:val="left"/>
      <w:pPr>
        <w:ind w:left="5040" w:hanging="360"/>
      </w:pPr>
      <w:rPr>
        <w:rFonts w:ascii="Symbol" w:hAnsi="Symbol" w:hint="default"/>
      </w:rPr>
    </w:lvl>
    <w:lvl w:ilvl="7" w:tplc="8C5E9726" w:tentative="1">
      <w:start w:val="1"/>
      <w:numFmt w:val="bullet"/>
      <w:lvlText w:val="o"/>
      <w:lvlJc w:val="left"/>
      <w:pPr>
        <w:ind w:left="5760" w:hanging="360"/>
      </w:pPr>
      <w:rPr>
        <w:rFonts w:ascii="Courier New" w:hAnsi="Courier New" w:hint="default"/>
      </w:rPr>
    </w:lvl>
    <w:lvl w:ilvl="8" w:tplc="3C3A09E0" w:tentative="1">
      <w:start w:val="1"/>
      <w:numFmt w:val="bullet"/>
      <w:lvlText w:val=""/>
      <w:lvlJc w:val="left"/>
      <w:pPr>
        <w:ind w:left="6480" w:hanging="360"/>
      </w:pPr>
      <w:rPr>
        <w:rFonts w:ascii="Wingdings" w:hAnsi="Wingdings" w:hint="default"/>
      </w:rPr>
    </w:lvl>
  </w:abstractNum>
  <w:abstractNum w:abstractNumId="32" w15:restartNumberingAfterBreak="0">
    <w:nsid w:val="5EA6FC0C"/>
    <w:multiLevelType w:val="hybridMultilevel"/>
    <w:tmpl w:val="FFFFFFFF"/>
    <w:lvl w:ilvl="0" w:tplc="5B148E82">
      <w:start w:val="1"/>
      <w:numFmt w:val="lowerLetter"/>
      <w:lvlText w:val="%1."/>
      <w:lvlJc w:val="left"/>
      <w:pPr>
        <w:ind w:left="720" w:hanging="360"/>
      </w:pPr>
    </w:lvl>
    <w:lvl w:ilvl="1" w:tplc="993AE1CE">
      <w:start w:val="1"/>
      <w:numFmt w:val="lowerLetter"/>
      <w:lvlText w:val="%2."/>
      <w:lvlJc w:val="left"/>
      <w:pPr>
        <w:ind w:left="1440" w:hanging="360"/>
      </w:pPr>
    </w:lvl>
    <w:lvl w:ilvl="2" w:tplc="4C1E6F04">
      <w:start w:val="1"/>
      <w:numFmt w:val="lowerRoman"/>
      <w:lvlText w:val="%3."/>
      <w:lvlJc w:val="right"/>
      <w:pPr>
        <w:ind w:left="2160" w:hanging="180"/>
      </w:pPr>
    </w:lvl>
    <w:lvl w:ilvl="3" w:tplc="59FA2F58">
      <w:start w:val="1"/>
      <w:numFmt w:val="decimal"/>
      <w:lvlText w:val="%4."/>
      <w:lvlJc w:val="left"/>
      <w:pPr>
        <w:ind w:left="2880" w:hanging="360"/>
      </w:pPr>
    </w:lvl>
    <w:lvl w:ilvl="4" w:tplc="9FD40EFC">
      <w:start w:val="1"/>
      <w:numFmt w:val="lowerLetter"/>
      <w:lvlText w:val="%5."/>
      <w:lvlJc w:val="left"/>
      <w:pPr>
        <w:ind w:left="3600" w:hanging="360"/>
      </w:pPr>
    </w:lvl>
    <w:lvl w:ilvl="5" w:tplc="5CD02202">
      <w:start w:val="1"/>
      <w:numFmt w:val="lowerRoman"/>
      <w:lvlText w:val="%6."/>
      <w:lvlJc w:val="right"/>
      <w:pPr>
        <w:ind w:left="4320" w:hanging="180"/>
      </w:pPr>
    </w:lvl>
    <w:lvl w:ilvl="6" w:tplc="115C4646">
      <w:start w:val="1"/>
      <w:numFmt w:val="decimal"/>
      <w:lvlText w:val="%7."/>
      <w:lvlJc w:val="left"/>
      <w:pPr>
        <w:ind w:left="5040" w:hanging="360"/>
      </w:pPr>
    </w:lvl>
    <w:lvl w:ilvl="7" w:tplc="60226DAA">
      <w:start w:val="1"/>
      <w:numFmt w:val="lowerLetter"/>
      <w:lvlText w:val="%8."/>
      <w:lvlJc w:val="left"/>
      <w:pPr>
        <w:ind w:left="5760" w:hanging="360"/>
      </w:pPr>
    </w:lvl>
    <w:lvl w:ilvl="8" w:tplc="8F1488A6">
      <w:start w:val="1"/>
      <w:numFmt w:val="lowerRoman"/>
      <w:lvlText w:val="%9."/>
      <w:lvlJc w:val="right"/>
      <w:pPr>
        <w:ind w:left="6480" w:hanging="180"/>
      </w:pPr>
    </w:lvl>
  </w:abstractNum>
  <w:abstractNum w:abstractNumId="33" w15:restartNumberingAfterBreak="0">
    <w:nsid w:val="615A7265"/>
    <w:multiLevelType w:val="hybridMultilevel"/>
    <w:tmpl w:val="FE1E53DC"/>
    <w:lvl w:ilvl="0" w:tplc="9BEC1668">
      <w:start w:val="1"/>
      <w:numFmt w:val="bullet"/>
      <w:lvlText w:val=""/>
      <w:lvlJc w:val="left"/>
      <w:pPr>
        <w:ind w:left="1080" w:hanging="360"/>
      </w:pPr>
      <w:rPr>
        <w:rFonts w:ascii="Symbol" w:hAnsi="Symbol" w:hint="default"/>
      </w:rPr>
    </w:lvl>
    <w:lvl w:ilvl="1" w:tplc="E0862BEC">
      <w:start w:val="1"/>
      <w:numFmt w:val="bullet"/>
      <w:lvlText w:val="o"/>
      <w:lvlJc w:val="left"/>
      <w:pPr>
        <w:ind w:left="1440" w:hanging="360"/>
      </w:pPr>
      <w:rPr>
        <w:rFonts w:ascii="Courier New" w:hAnsi="Courier New" w:hint="default"/>
      </w:rPr>
    </w:lvl>
    <w:lvl w:ilvl="2" w:tplc="6E2886C0">
      <w:start w:val="1"/>
      <w:numFmt w:val="bullet"/>
      <w:lvlText w:val=""/>
      <w:lvlJc w:val="left"/>
      <w:pPr>
        <w:ind w:left="2160" w:hanging="360"/>
      </w:pPr>
      <w:rPr>
        <w:rFonts w:ascii="Wingdings" w:hAnsi="Wingdings" w:hint="default"/>
      </w:rPr>
    </w:lvl>
    <w:lvl w:ilvl="3" w:tplc="E7D8E9A0">
      <w:start w:val="1"/>
      <w:numFmt w:val="bullet"/>
      <w:lvlText w:val=""/>
      <w:lvlJc w:val="left"/>
      <w:pPr>
        <w:ind w:left="2880" w:hanging="360"/>
      </w:pPr>
      <w:rPr>
        <w:rFonts w:ascii="Symbol" w:hAnsi="Symbol" w:hint="default"/>
      </w:rPr>
    </w:lvl>
    <w:lvl w:ilvl="4" w:tplc="1E6ECE1E">
      <w:start w:val="1"/>
      <w:numFmt w:val="bullet"/>
      <w:lvlText w:val="o"/>
      <w:lvlJc w:val="left"/>
      <w:pPr>
        <w:ind w:left="3600" w:hanging="360"/>
      </w:pPr>
      <w:rPr>
        <w:rFonts w:ascii="Courier New" w:hAnsi="Courier New" w:hint="default"/>
      </w:rPr>
    </w:lvl>
    <w:lvl w:ilvl="5" w:tplc="DD28E56E">
      <w:start w:val="1"/>
      <w:numFmt w:val="bullet"/>
      <w:lvlText w:val=""/>
      <w:lvlJc w:val="left"/>
      <w:pPr>
        <w:ind w:left="4320" w:hanging="360"/>
      </w:pPr>
      <w:rPr>
        <w:rFonts w:ascii="Wingdings" w:hAnsi="Wingdings" w:hint="default"/>
      </w:rPr>
    </w:lvl>
    <w:lvl w:ilvl="6" w:tplc="3662B6B8">
      <w:start w:val="1"/>
      <w:numFmt w:val="bullet"/>
      <w:lvlText w:val=""/>
      <w:lvlJc w:val="left"/>
      <w:pPr>
        <w:ind w:left="5040" w:hanging="360"/>
      </w:pPr>
      <w:rPr>
        <w:rFonts w:ascii="Symbol" w:hAnsi="Symbol" w:hint="default"/>
      </w:rPr>
    </w:lvl>
    <w:lvl w:ilvl="7" w:tplc="1E983898">
      <w:start w:val="1"/>
      <w:numFmt w:val="bullet"/>
      <w:lvlText w:val="o"/>
      <w:lvlJc w:val="left"/>
      <w:pPr>
        <w:ind w:left="5760" w:hanging="360"/>
      </w:pPr>
      <w:rPr>
        <w:rFonts w:ascii="Courier New" w:hAnsi="Courier New" w:hint="default"/>
      </w:rPr>
    </w:lvl>
    <w:lvl w:ilvl="8" w:tplc="7FE4B70A">
      <w:start w:val="1"/>
      <w:numFmt w:val="bullet"/>
      <w:lvlText w:val=""/>
      <w:lvlJc w:val="left"/>
      <w:pPr>
        <w:ind w:left="6480" w:hanging="360"/>
      </w:pPr>
      <w:rPr>
        <w:rFonts w:ascii="Wingdings" w:hAnsi="Wingdings" w:hint="default"/>
      </w:rPr>
    </w:lvl>
  </w:abstractNum>
  <w:abstractNum w:abstractNumId="34" w15:restartNumberingAfterBreak="0">
    <w:nsid w:val="6C321D4B"/>
    <w:multiLevelType w:val="hybridMultilevel"/>
    <w:tmpl w:val="FFFFFFFF"/>
    <w:lvl w:ilvl="0" w:tplc="1EA6096A">
      <w:start w:val="1"/>
      <w:numFmt w:val="decimal"/>
      <w:lvlText w:val="%1."/>
      <w:lvlJc w:val="left"/>
      <w:pPr>
        <w:ind w:left="1440" w:hanging="360"/>
      </w:pPr>
    </w:lvl>
    <w:lvl w:ilvl="1" w:tplc="96FAA110">
      <w:start w:val="1"/>
      <w:numFmt w:val="lowerLetter"/>
      <w:lvlText w:val="%2."/>
      <w:lvlJc w:val="left"/>
      <w:pPr>
        <w:ind w:left="2160" w:hanging="360"/>
      </w:pPr>
    </w:lvl>
    <w:lvl w:ilvl="2" w:tplc="9364EE4E">
      <w:start w:val="1"/>
      <w:numFmt w:val="lowerRoman"/>
      <w:lvlText w:val="%3."/>
      <w:lvlJc w:val="right"/>
      <w:pPr>
        <w:ind w:left="2880" w:hanging="180"/>
      </w:pPr>
    </w:lvl>
    <w:lvl w:ilvl="3" w:tplc="DB026290">
      <w:start w:val="1"/>
      <w:numFmt w:val="decimal"/>
      <w:lvlText w:val="%4."/>
      <w:lvlJc w:val="left"/>
      <w:pPr>
        <w:ind w:left="3600" w:hanging="360"/>
      </w:pPr>
    </w:lvl>
    <w:lvl w:ilvl="4" w:tplc="B6A8E6F6">
      <w:start w:val="1"/>
      <w:numFmt w:val="lowerLetter"/>
      <w:lvlText w:val="%5."/>
      <w:lvlJc w:val="left"/>
      <w:pPr>
        <w:ind w:left="4320" w:hanging="360"/>
      </w:pPr>
    </w:lvl>
    <w:lvl w:ilvl="5" w:tplc="02DAE230">
      <w:start w:val="1"/>
      <w:numFmt w:val="lowerRoman"/>
      <w:lvlText w:val="%6."/>
      <w:lvlJc w:val="right"/>
      <w:pPr>
        <w:ind w:left="5040" w:hanging="180"/>
      </w:pPr>
    </w:lvl>
    <w:lvl w:ilvl="6" w:tplc="06C64484">
      <w:start w:val="1"/>
      <w:numFmt w:val="decimal"/>
      <w:lvlText w:val="%7."/>
      <w:lvlJc w:val="left"/>
      <w:pPr>
        <w:ind w:left="5760" w:hanging="360"/>
      </w:pPr>
    </w:lvl>
    <w:lvl w:ilvl="7" w:tplc="E9E80878">
      <w:start w:val="1"/>
      <w:numFmt w:val="lowerLetter"/>
      <w:lvlText w:val="%8."/>
      <w:lvlJc w:val="left"/>
      <w:pPr>
        <w:ind w:left="6480" w:hanging="360"/>
      </w:pPr>
    </w:lvl>
    <w:lvl w:ilvl="8" w:tplc="652229E2">
      <w:start w:val="1"/>
      <w:numFmt w:val="lowerRoman"/>
      <w:lvlText w:val="%9."/>
      <w:lvlJc w:val="right"/>
      <w:pPr>
        <w:ind w:left="7200" w:hanging="180"/>
      </w:pPr>
    </w:lvl>
  </w:abstractNum>
  <w:abstractNum w:abstractNumId="35" w15:restartNumberingAfterBreak="0">
    <w:nsid w:val="6C5390F5"/>
    <w:multiLevelType w:val="hybridMultilevel"/>
    <w:tmpl w:val="AD4CCDC6"/>
    <w:lvl w:ilvl="0" w:tplc="B0900628">
      <w:start w:val="1"/>
      <w:numFmt w:val="bullet"/>
      <w:lvlText w:val=""/>
      <w:lvlJc w:val="left"/>
      <w:pPr>
        <w:ind w:left="1080" w:hanging="360"/>
      </w:pPr>
      <w:rPr>
        <w:rFonts w:ascii="Symbol" w:hAnsi="Symbol" w:hint="default"/>
      </w:rPr>
    </w:lvl>
    <w:lvl w:ilvl="1" w:tplc="A2DC4C90">
      <w:start w:val="1"/>
      <w:numFmt w:val="bullet"/>
      <w:lvlText w:val="o"/>
      <w:lvlJc w:val="left"/>
      <w:pPr>
        <w:ind w:left="1440" w:hanging="360"/>
      </w:pPr>
      <w:rPr>
        <w:rFonts w:ascii="Courier New" w:hAnsi="Courier New" w:hint="default"/>
      </w:rPr>
    </w:lvl>
    <w:lvl w:ilvl="2" w:tplc="8FBA37F6">
      <w:start w:val="1"/>
      <w:numFmt w:val="bullet"/>
      <w:lvlText w:val=""/>
      <w:lvlJc w:val="left"/>
      <w:pPr>
        <w:ind w:left="2160" w:hanging="360"/>
      </w:pPr>
      <w:rPr>
        <w:rFonts w:ascii="Wingdings" w:hAnsi="Wingdings" w:hint="default"/>
      </w:rPr>
    </w:lvl>
    <w:lvl w:ilvl="3" w:tplc="46EAF00E">
      <w:start w:val="1"/>
      <w:numFmt w:val="bullet"/>
      <w:lvlText w:val=""/>
      <w:lvlJc w:val="left"/>
      <w:pPr>
        <w:ind w:left="2880" w:hanging="360"/>
      </w:pPr>
      <w:rPr>
        <w:rFonts w:ascii="Symbol" w:hAnsi="Symbol" w:hint="default"/>
      </w:rPr>
    </w:lvl>
    <w:lvl w:ilvl="4" w:tplc="C9A6629A">
      <w:start w:val="1"/>
      <w:numFmt w:val="bullet"/>
      <w:lvlText w:val="o"/>
      <w:lvlJc w:val="left"/>
      <w:pPr>
        <w:ind w:left="3600" w:hanging="360"/>
      </w:pPr>
      <w:rPr>
        <w:rFonts w:ascii="Courier New" w:hAnsi="Courier New" w:hint="default"/>
      </w:rPr>
    </w:lvl>
    <w:lvl w:ilvl="5" w:tplc="47CA7656">
      <w:start w:val="1"/>
      <w:numFmt w:val="bullet"/>
      <w:lvlText w:val=""/>
      <w:lvlJc w:val="left"/>
      <w:pPr>
        <w:ind w:left="4320" w:hanging="360"/>
      </w:pPr>
      <w:rPr>
        <w:rFonts w:ascii="Wingdings" w:hAnsi="Wingdings" w:hint="default"/>
      </w:rPr>
    </w:lvl>
    <w:lvl w:ilvl="6" w:tplc="279CFF94">
      <w:start w:val="1"/>
      <w:numFmt w:val="bullet"/>
      <w:lvlText w:val=""/>
      <w:lvlJc w:val="left"/>
      <w:pPr>
        <w:ind w:left="5040" w:hanging="360"/>
      </w:pPr>
      <w:rPr>
        <w:rFonts w:ascii="Symbol" w:hAnsi="Symbol" w:hint="default"/>
      </w:rPr>
    </w:lvl>
    <w:lvl w:ilvl="7" w:tplc="85522A96">
      <w:start w:val="1"/>
      <w:numFmt w:val="bullet"/>
      <w:lvlText w:val="o"/>
      <w:lvlJc w:val="left"/>
      <w:pPr>
        <w:ind w:left="5760" w:hanging="360"/>
      </w:pPr>
      <w:rPr>
        <w:rFonts w:ascii="Courier New" w:hAnsi="Courier New" w:hint="default"/>
      </w:rPr>
    </w:lvl>
    <w:lvl w:ilvl="8" w:tplc="40103958">
      <w:start w:val="1"/>
      <w:numFmt w:val="bullet"/>
      <w:lvlText w:val=""/>
      <w:lvlJc w:val="left"/>
      <w:pPr>
        <w:ind w:left="6480" w:hanging="360"/>
      </w:pPr>
      <w:rPr>
        <w:rFonts w:ascii="Wingdings" w:hAnsi="Wingdings" w:hint="default"/>
      </w:rPr>
    </w:lvl>
  </w:abstractNum>
  <w:abstractNum w:abstractNumId="36" w15:restartNumberingAfterBreak="0">
    <w:nsid w:val="6D9BCBD3"/>
    <w:multiLevelType w:val="hybridMultilevel"/>
    <w:tmpl w:val="7E24896A"/>
    <w:lvl w:ilvl="0" w:tplc="500A155A">
      <w:start w:val="1"/>
      <w:numFmt w:val="bullet"/>
      <w:lvlText w:val=""/>
      <w:lvlJc w:val="left"/>
      <w:pPr>
        <w:ind w:left="990" w:hanging="360"/>
      </w:pPr>
      <w:rPr>
        <w:rFonts w:ascii="Symbol" w:hAnsi="Symbol" w:hint="default"/>
      </w:rPr>
    </w:lvl>
    <w:lvl w:ilvl="1" w:tplc="60B6C22C">
      <w:start w:val="1"/>
      <w:numFmt w:val="bullet"/>
      <w:lvlText w:val="o"/>
      <w:lvlJc w:val="left"/>
      <w:pPr>
        <w:ind w:left="1710" w:hanging="360"/>
      </w:pPr>
      <w:rPr>
        <w:rFonts w:ascii="Courier New" w:hAnsi="Courier New" w:hint="default"/>
      </w:rPr>
    </w:lvl>
    <w:lvl w:ilvl="2" w:tplc="94BA284C">
      <w:start w:val="1"/>
      <w:numFmt w:val="bullet"/>
      <w:lvlText w:val=""/>
      <w:lvlJc w:val="left"/>
      <w:pPr>
        <w:ind w:left="2430" w:hanging="360"/>
      </w:pPr>
      <w:rPr>
        <w:rFonts w:ascii="Wingdings" w:hAnsi="Wingdings" w:hint="default"/>
      </w:rPr>
    </w:lvl>
    <w:lvl w:ilvl="3" w:tplc="3B0811A6">
      <w:start w:val="1"/>
      <w:numFmt w:val="bullet"/>
      <w:lvlText w:val=""/>
      <w:lvlJc w:val="left"/>
      <w:pPr>
        <w:ind w:left="3150" w:hanging="360"/>
      </w:pPr>
      <w:rPr>
        <w:rFonts w:ascii="Symbol" w:hAnsi="Symbol" w:hint="default"/>
      </w:rPr>
    </w:lvl>
    <w:lvl w:ilvl="4" w:tplc="729C4FFC">
      <w:start w:val="1"/>
      <w:numFmt w:val="bullet"/>
      <w:lvlText w:val="o"/>
      <w:lvlJc w:val="left"/>
      <w:pPr>
        <w:ind w:left="3870" w:hanging="360"/>
      </w:pPr>
      <w:rPr>
        <w:rFonts w:ascii="Courier New" w:hAnsi="Courier New" w:hint="default"/>
      </w:rPr>
    </w:lvl>
    <w:lvl w:ilvl="5" w:tplc="C8D08EF8">
      <w:start w:val="1"/>
      <w:numFmt w:val="bullet"/>
      <w:lvlText w:val=""/>
      <w:lvlJc w:val="left"/>
      <w:pPr>
        <w:ind w:left="4590" w:hanging="360"/>
      </w:pPr>
      <w:rPr>
        <w:rFonts w:ascii="Wingdings" w:hAnsi="Wingdings" w:hint="default"/>
      </w:rPr>
    </w:lvl>
    <w:lvl w:ilvl="6" w:tplc="4E7E8838">
      <w:start w:val="1"/>
      <w:numFmt w:val="bullet"/>
      <w:lvlText w:val=""/>
      <w:lvlJc w:val="left"/>
      <w:pPr>
        <w:ind w:left="5310" w:hanging="360"/>
      </w:pPr>
      <w:rPr>
        <w:rFonts w:ascii="Symbol" w:hAnsi="Symbol" w:hint="default"/>
      </w:rPr>
    </w:lvl>
    <w:lvl w:ilvl="7" w:tplc="67CA5206">
      <w:start w:val="1"/>
      <w:numFmt w:val="bullet"/>
      <w:lvlText w:val="o"/>
      <w:lvlJc w:val="left"/>
      <w:pPr>
        <w:ind w:left="6030" w:hanging="360"/>
      </w:pPr>
      <w:rPr>
        <w:rFonts w:ascii="Courier New" w:hAnsi="Courier New" w:hint="default"/>
      </w:rPr>
    </w:lvl>
    <w:lvl w:ilvl="8" w:tplc="2624A0DA">
      <w:start w:val="1"/>
      <w:numFmt w:val="bullet"/>
      <w:lvlText w:val=""/>
      <w:lvlJc w:val="left"/>
      <w:pPr>
        <w:ind w:left="6750" w:hanging="360"/>
      </w:pPr>
      <w:rPr>
        <w:rFonts w:ascii="Wingdings" w:hAnsi="Wingdings" w:hint="default"/>
      </w:rPr>
    </w:lvl>
  </w:abstractNum>
  <w:abstractNum w:abstractNumId="37" w15:restartNumberingAfterBreak="0">
    <w:nsid w:val="715C192D"/>
    <w:multiLevelType w:val="multilevel"/>
    <w:tmpl w:val="FF68C214"/>
    <w:lvl w:ilvl="0">
      <w:start w:val="1"/>
      <w:numFmt w:val="decimal"/>
      <w:pStyle w:val="Heading1"/>
      <w:lvlText w:val="%1."/>
      <w:lvlJc w:val="left"/>
      <w:pPr>
        <w:ind w:left="1080" w:hanging="360"/>
      </w:pPr>
      <w:rPr>
        <w:rFonts w:hint="default"/>
      </w:rPr>
    </w:lvl>
    <w:lvl w:ilvl="1">
      <w:start w:val="1"/>
      <w:numFmt w:val="decimal"/>
      <w:pStyle w:val="Heading2"/>
      <w:lvlText w:val="%1.%2"/>
      <w:lvlJc w:val="left"/>
      <w:pPr>
        <w:ind w:left="445" w:hanging="576"/>
      </w:pPr>
    </w:lvl>
    <w:lvl w:ilvl="2">
      <w:start w:val="1"/>
      <w:numFmt w:val="decimal"/>
      <w:pStyle w:val="Heading3"/>
      <w:lvlText w:val="%1.%2.%3"/>
      <w:lvlJc w:val="left"/>
      <w:pPr>
        <w:ind w:left="589" w:hanging="720"/>
      </w:pPr>
    </w:lvl>
    <w:lvl w:ilvl="3">
      <w:start w:val="1"/>
      <w:numFmt w:val="decimal"/>
      <w:pStyle w:val="Heading4"/>
      <w:lvlText w:val="%1.%2.%3.%4"/>
      <w:lvlJc w:val="left"/>
      <w:pPr>
        <w:ind w:left="733" w:hanging="864"/>
      </w:pPr>
      <w:rPr>
        <w:rFonts w:hint="default"/>
      </w:rPr>
    </w:lvl>
    <w:lvl w:ilvl="4">
      <w:start w:val="1"/>
      <w:numFmt w:val="decimal"/>
      <w:pStyle w:val="Heading5"/>
      <w:lvlText w:val="%1.%2.%3.%4.%5"/>
      <w:lvlJc w:val="left"/>
      <w:pPr>
        <w:ind w:left="877" w:hanging="1008"/>
      </w:pPr>
      <w:rPr>
        <w:rFonts w:hint="default"/>
      </w:rPr>
    </w:lvl>
    <w:lvl w:ilvl="5">
      <w:start w:val="1"/>
      <w:numFmt w:val="decimal"/>
      <w:pStyle w:val="Heading6"/>
      <w:lvlText w:val="%1.%2.%3.%4.%5.%6"/>
      <w:lvlJc w:val="left"/>
      <w:pPr>
        <w:ind w:left="1021" w:hanging="1152"/>
      </w:pPr>
      <w:rPr>
        <w:rFonts w:hint="default"/>
      </w:rPr>
    </w:lvl>
    <w:lvl w:ilvl="6">
      <w:start w:val="1"/>
      <w:numFmt w:val="decimal"/>
      <w:pStyle w:val="Heading7"/>
      <w:lvlText w:val="%1.%2.%3.%4.%5.%6.%7"/>
      <w:lvlJc w:val="left"/>
      <w:pPr>
        <w:ind w:left="1165" w:hanging="1296"/>
      </w:pPr>
      <w:rPr>
        <w:rFonts w:hint="default"/>
      </w:rPr>
    </w:lvl>
    <w:lvl w:ilvl="7">
      <w:start w:val="1"/>
      <w:numFmt w:val="decimal"/>
      <w:pStyle w:val="Heading8"/>
      <w:lvlText w:val="%1.%2.%3.%4.%5.%6.%7.%8"/>
      <w:lvlJc w:val="left"/>
      <w:pPr>
        <w:ind w:left="1309" w:hanging="1440"/>
      </w:pPr>
      <w:rPr>
        <w:rFonts w:hint="default"/>
      </w:rPr>
    </w:lvl>
    <w:lvl w:ilvl="8">
      <w:start w:val="1"/>
      <w:numFmt w:val="decimal"/>
      <w:pStyle w:val="Heading9"/>
      <w:lvlText w:val="%1.%2.%3.%4.%5.%6.%7.%8.%9"/>
      <w:lvlJc w:val="left"/>
      <w:pPr>
        <w:ind w:left="1453" w:hanging="1584"/>
      </w:pPr>
      <w:rPr>
        <w:rFonts w:hint="default"/>
      </w:rPr>
    </w:lvl>
  </w:abstractNum>
  <w:abstractNum w:abstractNumId="38" w15:restartNumberingAfterBreak="0">
    <w:nsid w:val="72458F92"/>
    <w:multiLevelType w:val="hybridMultilevel"/>
    <w:tmpl w:val="FFFFFFFF"/>
    <w:lvl w:ilvl="0" w:tplc="D8E8DCDA">
      <w:start w:val="1"/>
      <w:numFmt w:val="bullet"/>
      <w:lvlText w:val=""/>
      <w:lvlJc w:val="left"/>
      <w:pPr>
        <w:ind w:left="720" w:hanging="360"/>
      </w:pPr>
      <w:rPr>
        <w:rFonts w:ascii="Symbol" w:hAnsi="Symbol" w:hint="default"/>
      </w:rPr>
    </w:lvl>
    <w:lvl w:ilvl="1" w:tplc="1124D944">
      <w:start w:val="1"/>
      <w:numFmt w:val="bullet"/>
      <w:lvlText w:val="o"/>
      <w:lvlJc w:val="left"/>
      <w:pPr>
        <w:ind w:left="1800" w:hanging="360"/>
      </w:pPr>
      <w:rPr>
        <w:rFonts w:ascii="Courier New" w:hAnsi="Courier New" w:hint="default"/>
      </w:rPr>
    </w:lvl>
    <w:lvl w:ilvl="2" w:tplc="96BE6BAC">
      <w:start w:val="1"/>
      <w:numFmt w:val="bullet"/>
      <w:lvlText w:val=""/>
      <w:lvlJc w:val="left"/>
      <w:pPr>
        <w:ind w:left="2160" w:hanging="360"/>
      </w:pPr>
      <w:rPr>
        <w:rFonts w:ascii="Wingdings" w:hAnsi="Wingdings" w:hint="default"/>
      </w:rPr>
    </w:lvl>
    <w:lvl w:ilvl="3" w:tplc="3B2A21C8">
      <w:start w:val="1"/>
      <w:numFmt w:val="bullet"/>
      <w:lvlText w:val=""/>
      <w:lvlJc w:val="left"/>
      <w:pPr>
        <w:ind w:left="2880" w:hanging="360"/>
      </w:pPr>
      <w:rPr>
        <w:rFonts w:ascii="Symbol" w:hAnsi="Symbol" w:hint="default"/>
      </w:rPr>
    </w:lvl>
    <w:lvl w:ilvl="4" w:tplc="69149A94">
      <w:start w:val="1"/>
      <w:numFmt w:val="bullet"/>
      <w:lvlText w:val="o"/>
      <w:lvlJc w:val="left"/>
      <w:pPr>
        <w:ind w:left="3600" w:hanging="360"/>
      </w:pPr>
      <w:rPr>
        <w:rFonts w:ascii="Courier New" w:hAnsi="Courier New" w:hint="default"/>
      </w:rPr>
    </w:lvl>
    <w:lvl w:ilvl="5" w:tplc="8C08B362">
      <w:start w:val="1"/>
      <w:numFmt w:val="bullet"/>
      <w:lvlText w:val=""/>
      <w:lvlJc w:val="left"/>
      <w:pPr>
        <w:ind w:left="4320" w:hanging="360"/>
      </w:pPr>
      <w:rPr>
        <w:rFonts w:ascii="Wingdings" w:hAnsi="Wingdings" w:hint="default"/>
      </w:rPr>
    </w:lvl>
    <w:lvl w:ilvl="6" w:tplc="5A5AB426">
      <w:start w:val="1"/>
      <w:numFmt w:val="bullet"/>
      <w:lvlText w:val=""/>
      <w:lvlJc w:val="left"/>
      <w:pPr>
        <w:ind w:left="5040" w:hanging="360"/>
      </w:pPr>
      <w:rPr>
        <w:rFonts w:ascii="Symbol" w:hAnsi="Symbol" w:hint="default"/>
      </w:rPr>
    </w:lvl>
    <w:lvl w:ilvl="7" w:tplc="8DC403C4">
      <w:start w:val="1"/>
      <w:numFmt w:val="bullet"/>
      <w:lvlText w:val="o"/>
      <w:lvlJc w:val="left"/>
      <w:pPr>
        <w:ind w:left="5760" w:hanging="360"/>
      </w:pPr>
      <w:rPr>
        <w:rFonts w:ascii="Courier New" w:hAnsi="Courier New" w:hint="default"/>
      </w:rPr>
    </w:lvl>
    <w:lvl w:ilvl="8" w:tplc="CA94219C">
      <w:start w:val="1"/>
      <w:numFmt w:val="bullet"/>
      <w:lvlText w:val=""/>
      <w:lvlJc w:val="left"/>
      <w:pPr>
        <w:ind w:left="6480" w:hanging="360"/>
      </w:pPr>
      <w:rPr>
        <w:rFonts w:ascii="Wingdings" w:hAnsi="Wingdings" w:hint="default"/>
      </w:rPr>
    </w:lvl>
  </w:abstractNum>
  <w:abstractNum w:abstractNumId="39" w15:restartNumberingAfterBreak="0">
    <w:nsid w:val="74B7680F"/>
    <w:multiLevelType w:val="hybridMultilevel"/>
    <w:tmpl w:val="C7220D92"/>
    <w:lvl w:ilvl="0" w:tplc="F5B26E98">
      <w:start w:val="1"/>
      <w:numFmt w:val="bullet"/>
      <w:lvlText w:val=""/>
      <w:lvlJc w:val="left"/>
      <w:pPr>
        <w:ind w:left="720" w:hanging="360"/>
      </w:pPr>
      <w:rPr>
        <w:rFonts w:ascii="Symbol" w:hAnsi="Symbol" w:hint="default"/>
      </w:rPr>
    </w:lvl>
    <w:lvl w:ilvl="1" w:tplc="27B823BC">
      <w:start w:val="1"/>
      <w:numFmt w:val="bullet"/>
      <w:lvlText w:val="o"/>
      <w:lvlJc w:val="left"/>
      <w:pPr>
        <w:ind w:left="1440" w:hanging="360"/>
      </w:pPr>
      <w:rPr>
        <w:rFonts w:ascii="Courier New" w:hAnsi="Courier New" w:hint="default"/>
      </w:rPr>
    </w:lvl>
    <w:lvl w:ilvl="2" w:tplc="2F6E04A6" w:tentative="1">
      <w:start w:val="1"/>
      <w:numFmt w:val="bullet"/>
      <w:lvlText w:val=""/>
      <w:lvlJc w:val="left"/>
      <w:pPr>
        <w:ind w:left="2160" w:hanging="360"/>
      </w:pPr>
      <w:rPr>
        <w:rFonts w:ascii="Wingdings" w:hAnsi="Wingdings" w:hint="default"/>
      </w:rPr>
    </w:lvl>
    <w:lvl w:ilvl="3" w:tplc="BA66605A" w:tentative="1">
      <w:start w:val="1"/>
      <w:numFmt w:val="bullet"/>
      <w:lvlText w:val=""/>
      <w:lvlJc w:val="left"/>
      <w:pPr>
        <w:ind w:left="2880" w:hanging="360"/>
      </w:pPr>
      <w:rPr>
        <w:rFonts w:ascii="Symbol" w:hAnsi="Symbol" w:hint="default"/>
      </w:rPr>
    </w:lvl>
    <w:lvl w:ilvl="4" w:tplc="BC605658" w:tentative="1">
      <w:start w:val="1"/>
      <w:numFmt w:val="bullet"/>
      <w:lvlText w:val="o"/>
      <w:lvlJc w:val="left"/>
      <w:pPr>
        <w:ind w:left="3600" w:hanging="360"/>
      </w:pPr>
      <w:rPr>
        <w:rFonts w:ascii="Courier New" w:hAnsi="Courier New" w:hint="default"/>
      </w:rPr>
    </w:lvl>
    <w:lvl w:ilvl="5" w:tplc="FF645346" w:tentative="1">
      <w:start w:val="1"/>
      <w:numFmt w:val="bullet"/>
      <w:lvlText w:val=""/>
      <w:lvlJc w:val="left"/>
      <w:pPr>
        <w:ind w:left="4320" w:hanging="360"/>
      </w:pPr>
      <w:rPr>
        <w:rFonts w:ascii="Wingdings" w:hAnsi="Wingdings" w:hint="default"/>
      </w:rPr>
    </w:lvl>
    <w:lvl w:ilvl="6" w:tplc="3A3ED5F0" w:tentative="1">
      <w:start w:val="1"/>
      <w:numFmt w:val="bullet"/>
      <w:lvlText w:val=""/>
      <w:lvlJc w:val="left"/>
      <w:pPr>
        <w:ind w:left="5040" w:hanging="360"/>
      </w:pPr>
      <w:rPr>
        <w:rFonts w:ascii="Symbol" w:hAnsi="Symbol" w:hint="default"/>
      </w:rPr>
    </w:lvl>
    <w:lvl w:ilvl="7" w:tplc="E8CEBED2" w:tentative="1">
      <w:start w:val="1"/>
      <w:numFmt w:val="bullet"/>
      <w:lvlText w:val="o"/>
      <w:lvlJc w:val="left"/>
      <w:pPr>
        <w:ind w:left="5760" w:hanging="360"/>
      </w:pPr>
      <w:rPr>
        <w:rFonts w:ascii="Courier New" w:hAnsi="Courier New" w:hint="default"/>
      </w:rPr>
    </w:lvl>
    <w:lvl w:ilvl="8" w:tplc="035E7D6C" w:tentative="1">
      <w:start w:val="1"/>
      <w:numFmt w:val="bullet"/>
      <w:lvlText w:val=""/>
      <w:lvlJc w:val="left"/>
      <w:pPr>
        <w:ind w:left="6480" w:hanging="360"/>
      </w:pPr>
      <w:rPr>
        <w:rFonts w:ascii="Wingdings" w:hAnsi="Wingdings" w:hint="default"/>
      </w:rPr>
    </w:lvl>
  </w:abstractNum>
  <w:abstractNum w:abstractNumId="40" w15:restartNumberingAfterBreak="0">
    <w:nsid w:val="759FFBBE"/>
    <w:multiLevelType w:val="hybridMultilevel"/>
    <w:tmpl w:val="FFFFFFFF"/>
    <w:lvl w:ilvl="0" w:tplc="D69A5FF8">
      <w:start w:val="1"/>
      <w:numFmt w:val="bullet"/>
      <w:lvlText w:val=""/>
      <w:lvlJc w:val="left"/>
      <w:pPr>
        <w:ind w:left="1080" w:hanging="360"/>
      </w:pPr>
      <w:rPr>
        <w:rFonts w:ascii="Symbol" w:hAnsi="Symbol" w:hint="default"/>
      </w:rPr>
    </w:lvl>
    <w:lvl w:ilvl="1" w:tplc="4C969A8E">
      <w:start w:val="1"/>
      <w:numFmt w:val="bullet"/>
      <w:lvlText w:val="o"/>
      <w:lvlJc w:val="left"/>
      <w:pPr>
        <w:ind w:left="1440" w:hanging="360"/>
      </w:pPr>
      <w:rPr>
        <w:rFonts w:ascii="Courier New" w:hAnsi="Courier New" w:hint="default"/>
      </w:rPr>
    </w:lvl>
    <w:lvl w:ilvl="2" w:tplc="CA606D52">
      <w:start w:val="1"/>
      <w:numFmt w:val="bullet"/>
      <w:lvlText w:val=""/>
      <w:lvlJc w:val="left"/>
      <w:pPr>
        <w:ind w:left="2160" w:hanging="360"/>
      </w:pPr>
      <w:rPr>
        <w:rFonts w:ascii="Wingdings" w:hAnsi="Wingdings" w:hint="default"/>
      </w:rPr>
    </w:lvl>
    <w:lvl w:ilvl="3" w:tplc="3A6A560C">
      <w:start w:val="1"/>
      <w:numFmt w:val="bullet"/>
      <w:lvlText w:val=""/>
      <w:lvlJc w:val="left"/>
      <w:pPr>
        <w:ind w:left="2880" w:hanging="360"/>
      </w:pPr>
      <w:rPr>
        <w:rFonts w:ascii="Symbol" w:hAnsi="Symbol" w:hint="default"/>
      </w:rPr>
    </w:lvl>
    <w:lvl w:ilvl="4" w:tplc="84B8F036">
      <w:start w:val="1"/>
      <w:numFmt w:val="bullet"/>
      <w:lvlText w:val="o"/>
      <w:lvlJc w:val="left"/>
      <w:pPr>
        <w:ind w:left="3600" w:hanging="360"/>
      </w:pPr>
      <w:rPr>
        <w:rFonts w:ascii="Courier New" w:hAnsi="Courier New" w:hint="default"/>
      </w:rPr>
    </w:lvl>
    <w:lvl w:ilvl="5" w:tplc="FF3E9DD0">
      <w:start w:val="1"/>
      <w:numFmt w:val="bullet"/>
      <w:lvlText w:val=""/>
      <w:lvlJc w:val="left"/>
      <w:pPr>
        <w:ind w:left="4320" w:hanging="360"/>
      </w:pPr>
      <w:rPr>
        <w:rFonts w:ascii="Wingdings" w:hAnsi="Wingdings" w:hint="default"/>
      </w:rPr>
    </w:lvl>
    <w:lvl w:ilvl="6" w:tplc="E47C29B0">
      <w:start w:val="1"/>
      <w:numFmt w:val="bullet"/>
      <w:lvlText w:val=""/>
      <w:lvlJc w:val="left"/>
      <w:pPr>
        <w:ind w:left="5040" w:hanging="360"/>
      </w:pPr>
      <w:rPr>
        <w:rFonts w:ascii="Symbol" w:hAnsi="Symbol" w:hint="default"/>
      </w:rPr>
    </w:lvl>
    <w:lvl w:ilvl="7" w:tplc="CBB0BC8A">
      <w:start w:val="1"/>
      <w:numFmt w:val="bullet"/>
      <w:lvlText w:val="o"/>
      <w:lvlJc w:val="left"/>
      <w:pPr>
        <w:ind w:left="5760" w:hanging="360"/>
      </w:pPr>
      <w:rPr>
        <w:rFonts w:ascii="Courier New" w:hAnsi="Courier New" w:hint="default"/>
      </w:rPr>
    </w:lvl>
    <w:lvl w:ilvl="8" w:tplc="96A26A10">
      <w:start w:val="1"/>
      <w:numFmt w:val="bullet"/>
      <w:lvlText w:val=""/>
      <w:lvlJc w:val="left"/>
      <w:pPr>
        <w:ind w:left="6480" w:hanging="360"/>
      </w:pPr>
      <w:rPr>
        <w:rFonts w:ascii="Wingdings" w:hAnsi="Wingdings" w:hint="default"/>
      </w:rPr>
    </w:lvl>
  </w:abstractNum>
  <w:abstractNum w:abstractNumId="41" w15:restartNumberingAfterBreak="0">
    <w:nsid w:val="76C806DC"/>
    <w:multiLevelType w:val="hybridMultilevel"/>
    <w:tmpl w:val="DB34DB8A"/>
    <w:lvl w:ilvl="0" w:tplc="FD068C90">
      <w:start w:val="1"/>
      <w:numFmt w:val="bullet"/>
      <w:lvlText w:val=""/>
      <w:lvlJc w:val="left"/>
      <w:pPr>
        <w:ind w:left="1080" w:hanging="360"/>
      </w:pPr>
      <w:rPr>
        <w:rFonts w:ascii="Symbol" w:hAnsi="Symbol" w:hint="default"/>
      </w:rPr>
    </w:lvl>
    <w:lvl w:ilvl="1" w:tplc="EE8E85DA">
      <w:start w:val="1"/>
      <w:numFmt w:val="bullet"/>
      <w:lvlText w:val="o"/>
      <w:lvlJc w:val="left"/>
      <w:pPr>
        <w:ind w:left="1800" w:hanging="360"/>
      </w:pPr>
      <w:rPr>
        <w:rFonts w:ascii="Courier New" w:hAnsi="Courier New" w:hint="default"/>
      </w:rPr>
    </w:lvl>
    <w:lvl w:ilvl="2" w:tplc="90F6C070">
      <w:start w:val="1"/>
      <w:numFmt w:val="bullet"/>
      <w:lvlText w:val=""/>
      <w:lvlJc w:val="left"/>
      <w:pPr>
        <w:ind w:left="2520" w:hanging="360"/>
      </w:pPr>
      <w:rPr>
        <w:rFonts w:ascii="Wingdings" w:hAnsi="Wingdings" w:hint="default"/>
      </w:rPr>
    </w:lvl>
    <w:lvl w:ilvl="3" w:tplc="15F488F0">
      <w:start w:val="1"/>
      <w:numFmt w:val="bullet"/>
      <w:lvlText w:val=""/>
      <w:lvlJc w:val="left"/>
      <w:pPr>
        <w:ind w:left="3240" w:hanging="360"/>
      </w:pPr>
      <w:rPr>
        <w:rFonts w:ascii="Symbol" w:hAnsi="Symbol" w:hint="default"/>
      </w:rPr>
    </w:lvl>
    <w:lvl w:ilvl="4" w:tplc="F04AFE5E">
      <w:start w:val="1"/>
      <w:numFmt w:val="bullet"/>
      <w:lvlText w:val="o"/>
      <w:lvlJc w:val="left"/>
      <w:pPr>
        <w:ind w:left="3960" w:hanging="360"/>
      </w:pPr>
      <w:rPr>
        <w:rFonts w:ascii="Courier New" w:hAnsi="Courier New" w:hint="default"/>
      </w:rPr>
    </w:lvl>
    <w:lvl w:ilvl="5" w:tplc="F6A6FC40">
      <w:start w:val="1"/>
      <w:numFmt w:val="bullet"/>
      <w:lvlText w:val=""/>
      <w:lvlJc w:val="left"/>
      <w:pPr>
        <w:ind w:left="4680" w:hanging="360"/>
      </w:pPr>
      <w:rPr>
        <w:rFonts w:ascii="Wingdings" w:hAnsi="Wingdings" w:hint="default"/>
      </w:rPr>
    </w:lvl>
    <w:lvl w:ilvl="6" w:tplc="CF98AACE">
      <w:start w:val="1"/>
      <w:numFmt w:val="bullet"/>
      <w:lvlText w:val=""/>
      <w:lvlJc w:val="left"/>
      <w:pPr>
        <w:ind w:left="5400" w:hanging="360"/>
      </w:pPr>
      <w:rPr>
        <w:rFonts w:ascii="Symbol" w:hAnsi="Symbol" w:hint="default"/>
      </w:rPr>
    </w:lvl>
    <w:lvl w:ilvl="7" w:tplc="0A3C006C">
      <w:start w:val="1"/>
      <w:numFmt w:val="bullet"/>
      <w:lvlText w:val="o"/>
      <w:lvlJc w:val="left"/>
      <w:pPr>
        <w:ind w:left="6120" w:hanging="360"/>
      </w:pPr>
      <w:rPr>
        <w:rFonts w:ascii="Courier New" w:hAnsi="Courier New" w:hint="default"/>
      </w:rPr>
    </w:lvl>
    <w:lvl w:ilvl="8" w:tplc="96E42466">
      <w:start w:val="1"/>
      <w:numFmt w:val="bullet"/>
      <w:lvlText w:val=""/>
      <w:lvlJc w:val="left"/>
      <w:pPr>
        <w:ind w:left="6840" w:hanging="360"/>
      </w:pPr>
      <w:rPr>
        <w:rFonts w:ascii="Wingdings" w:hAnsi="Wingdings" w:hint="default"/>
      </w:rPr>
    </w:lvl>
  </w:abstractNum>
  <w:abstractNum w:abstractNumId="42" w15:restartNumberingAfterBreak="0">
    <w:nsid w:val="77DA36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86635D5"/>
    <w:multiLevelType w:val="hybridMultilevel"/>
    <w:tmpl w:val="FE6AE3FE"/>
    <w:lvl w:ilvl="0" w:tplc="D3E6A81A">
      <w:start w:val="1"/>
      <w:numFmt w:val="bullet"/>
      <w:lvlText w:val=""/>
      <w:lvlJc w:val="left"/>
      <w:pPr>
        <w:ind w:left="720" w:hanging="360"/>
      </w:pPr>
      <w:rPr>
        <w:rFonts w:ascii="Symbol" w:hAnsi="Symbol" w:hint="default"/>
      </w:rPr>
    </w:lvl>
    <w:lvl w:ilvl="1" w:tplc="82461D8C">
      <w:numFmt w:val="bullet"/>
      <w:lvlText w:val="•"/>
      <w:lvlJc w:val="left"/>
      <w:pPr>
        <w:ind w:left="1800" w:hanging="720"/>
      </w:pPr>
      <w:rPr>
        <w:rFonts w:ascii="Arial" w:hAnsi="Arial" w:hint="default"/>
      </w:rPr>
    </w:lvl>
    <w:lvl w:ilvl="2" w:tplc="03F4EF78" w:tentative="1">
      <w:start w:val="1"/>
      <w:numFmt w:val="bullet"/>
      <w:lvlText w:val=""/>
      <w:lvlJc w:val="left"/>
      <w:pPr>
        <w:ind w:left="2160" w:hanging="360"/>
      </w:pPr>
      <w:rPr>
        <w:rFonts w:ascii="Wingdings" w:hAnsi="Wingdings" w:hint="default"/>
      </w:rPr>
    </w:lvl>
    <w:lvl w:ilvl="3" w:tplc="5FC813FC" w:tentative="1">
      <w:start w:val="1"/>
      <w:numFmt w:val="bullet"/>
      <w:lvlText w:val=""/>
      <w:lvlJc w:val="left"/>
      <w:pPr>
        <w:ind w:left="2880" w:hanging="360"/>
      </w:pPr>
      <w:rPr>
        <w:rFonts w:ascii="Symbol" w:hAnsi="Symbol" w:hint="default"/>
      </w:rPr>
    </w:lvl>
    <w:lvl w:ilvl="4" w:tplc="19566018" w:tentative="1">
      <w:start w:val="1"/>
      <w:numFmt w:val="bullet"/>
      <w:lvlText w:val="o"/>
      <w:lvlJc w:val="left"/>
      <w:pPr>
        <w:ind w:left="3600" w:hanging="360"/>
      </w:pPr>
      <w:rPr>
        <w:rFonts w:ascii="Courier New" w:hAnsi="Courier New" w:hint="default"/>
      </w:rPr>
    </w:lvl>
    <w:lvl w:ilvl="5" w:tplc="D8C0E954" w:tentative="1">
      <w:start w:val="1"/>
      <w:numFmt w:val="bullet"/>
      <w:lvlText w:val=""/>
      <w:lvlJc w:val="left"/>
      <w:pPr>
        <w:ind w:left="4320" w:hanging="360"/>
      </w:pPr>
      <w:rPr>
        <w:rFonts w:ascii="Wingdings" w:hAnsi="Wingdings" w:hint="default"/>
      </w:rPr>
    </w:lvl>
    <w:lvl w:ilvl="6" w:tplc="CC00C81C" w:tentative="1">
      <w:start w:val="1"/>
      <w:numFmt w:val="bullet"/>
      <w:lvlText w:val=""/>
      <w:lvlJc w:val="left"/>
      <w:pPr>
        <w:ind w:left="5040" w:hanging="360"/>
      </w:pPr>
      <w:rPr>
        <w:rFonts w:ascii="Symbol" w:hAnsi="Symbol" w:hint="default"/>
      </w:rPr>
    </w:lvl>
    <w:lvl w:ilvl="7" w:tplc="69EC13E4" w:tentative="1">
      <w:start w:val="1"/>
      <w:numFmt w:val="bullet"/>
      <w:lvlText w:val="o"/>
      <w:lvlJc w:val="left"/>
      <w:pPr>
        <w:ind w:left="5760" w:hanging="360"/>
      </w:pPr>
      <w:rPr>
        <w:rFonts w:ascii="Courier New" w:hAnsi="Courier New" w:hint="default"/>
      </w:rPr>
    </w:lvl>
    <w:lvl w:ilvl="8" w:tplc="52EC7BC4" w:tentative="1">
      <w:start w:val="1"/>
      <w:numFmt w:val="bullet"/>
      <w:lvlText w:val=""/>
      <w:lvlJc w:val="left"/>
      <w:pPr>
        <w:ind w:left="6480" w:hanging="360"/>
      </w:pPr>
      <w:rPr>
        <w:rFonts w:ascii="Wingdings" w:hAnsi="Wingdings" w:hint="default"/>
      </w:rPr>
    </w:lvl>
  </w:abstractNum>
  <w:abstractNum w:abstractNumId="44" w15:restartNumberingAfterBreak="0">
    <w:nsid w:val="78E27CC6"/>
    <w:multiLevelType w:val="hybridMultilevel"/>
    <w:tmpl w:val="1ACEAA3E"/>
    <w:lvl w:ilvl="0" w:tplc="9842BE84">
      <w:start w:val="1"/>
      <w:numFmt w:val="decimal"/>
      <w:lvlText w:val="%1."/>
      <w:lvlJc w:val="left"/>
      <w:pPr>
        <w:ind w:left="270" w:hanging="360"/>
      </w:pPr>
    </w:lvl>
    <w:lvl w:ilvl="1" w:tplc="83B0874E">
      <w:start w:val="1"/>
      <w:numFmt w:val="decimal"/>
      <w:lvlText w:val="%2."/>
      <w:lvlJc w:val="left"/>
      <w:pPr>
        <w:ind w:left="990" w:hanging="360"/>
      </w:pPr>
    </w:lvl>
    <w:lvl w:ilvl="2" w:tplc="345060B2">
      <w:start w:val="1"/>
      <w:numFmt w:val="bullet"/>
      <w:lvlText w:val="o"/>
      <w:lvlJc w:val="left"/>
      <w:pPr>
        <w:ind w:left="1710" w:hanging="360"/>
      </w:pPr>
      <w:rPr>
        <w:rFonts w:ascii="Symbol" w:hAnsi="Symbol" w:hint="default"/>
      </w:rPr>
    </w:lvl>
    <w:lvl w:ilvl="3" w:tplc="14600032">
      <w:start w:val="1"/>
      <w:numFmt w:val="bullet"/>
      <w:lvlText w:val=""/>
      <w:lvlJc w:val="left"/>
      <w:pPr>
        <w:ind w:left="2430" w:hanging="360"/>
      </w:pPr>
      <w:rPr>
        <w:rFonts w:ascii="Symbol" w:hAnsi="Symbol" w:hint="default"/>
      </w:rPr>
    </w:lvl>
    <w:lvl w:ilvl="4" w:tplc="D6AAE4EC">
      <w:start w:val="1"/>
      <w:numFmt w:val="lowerLetter"/>
      <w:lvlText w:val="%5."/>
      <w:lvlJc w:val="left"/>
      <w:pPr>
        <w:ind w:left="3600" w:hanging="360"/>
      </w:pPr>
    </w:lvl>
    <w:lvl w:ilvl="5" w:tplc="DB108392">
      <w:start w:val="1"/>
      <w:numFmt w:val="lowerRoman"/>
      <w:lvlText w:val="%6."/>
      <w:lvlJc w:val="right"/>
      <w:pPr>
        <w:ind w:left="4320" w:hanging="180"/>
      </w:pPr>
    </w:lvl>
    <w:lvl w:ilvl="6" w:tplc="F43C6CD6">
      <w:start w:val="1"/>
      <w:numFmt w:val="decimal"/>
      <w:lvlText w:val="%7."/>
      <w:lvlJc w:val="left"/>
      <w:pPr>
        <w:ind w:left="5040" w:hanging="360"/>
      </w:pPr>
    </w:lvl>
    <w:lvl w:ilvl="7" w:tplc="B45C9EB8">
      <w:start w:val="1"/>
      <w:numFmt w:val="lowerLetter"/>
      <w:lvlText w:val="%8."/>
      <w:lvlJc w:val="left"/>
      <w:pPr>
        <w:ind w:left="5760" w:hanging="360"/>
      </w:pPr>
    </w:lvl>
    <w:lvl w:ilvl="8" w:tplc="A9B4FCCE">
      <w:start w:val="1"/>
      <w:numFmt w:val="lowerRoman"/>
      <w:lvlText w:val="%9."/>
      <w:lvlJc w:val="right"/>
      <w:pPr>
        <w:ind w:left="6480" w:hanging="180"/>
      </w:pPr>
    </w:lvl>
  </w:abstractNum>
  <w:num w:numId="1" w16cid:durableId="1710835548">
    <w:abstractNumId w:val="14"/>
  </w:num>
  <w:num w:numId="2" w16cid:durableId="682173448">
    <w:abstractNumId w:val="8"/>
  </w:num>
  <w:num w:numId="3" w16cid:durableId="1866554120">
    <w:abstractNumId w:val="41"/>
  </w:num>
  <w:num w:numId="4" w16cid:durableId="1671593064">
    <w:abstractNumId w:val="30"/>
  </w:num>
  <w:num w:numId="5" w16cid:durableId="239827021">
    <w:abstractNumId w:val="36"/>
  </w:num>
  <w:num w:numId="6" w16cid:durableId="2101637877">
    <w:abstractNumId w:val="33"/>
  </w:num>
  <w:num w:numId="7" w16cid:durableId="398289893">
    <w:abstractNumId w:val="35"/>
  </w:num>
  <w:num w:numId="8" w16cid:durableId="882669072">
    <w:abstractNumId w:val="44"/>
  </w:num>
  <w:num w:numId="9" w16cid:durableId="1813667908">
    <w:abstractNumId w:val="6"/>
  </w:num>
  <w:num w:numId="10" w16cid:durableId="1177236372">
    <w:abstractNumId w:val="11"/>
  </w:num>
  <w:num w:numId="11" w16cid:durableId="929120833">
    <w:abstractNumId w:val="37"/>
  </w:num>
  <w:num w:numId="12" w16cid:durableId="1669866643">
    <w:abstractNumId w:val="3"/>
  </w:num>
  <w:num w:numId="13" w16cid:durableId="949044803">
    <w:abstractNumId w:val="37"/>
  </w:num>
  <w:num w:numId="14" w16cid:durableId="53897736">
    <w:abstractNumId w:val="10"/>
  </w:num>
  <w:num w:numId="15" w16cid:durableId="1492060578">
    <w:abstractNumId w:val="0"/>
  </w:num>
  <w:num w:numId="16" w16cid:durableId="1335107174">
    <w:abstractNumId w:val="15"/>
  </w:num>
  <w:num w:numId="17" w16cid:durableId="1690596618">
    <w:abstractNumId w:val="7"/>
  </w:num>
  <w:num w:numId="18" w16cid:durableId="10642204">
    <w:abstractNumId w:val="26"/>
  </w:num>
  <w:num w:numId="19" w16cid:durableId="1302031604">
    <w:abstractNumId w:val="32"/>
  </w:num>
  <w:num w:numId="20" w16cid:durableId="696584716">
    <w:abstractNumId w:val="23"/>
  </w:num>
  <w:num w:numId="21" w16cid:durableId="1989049741">
    <w:abstractNumId w:val="16"/>
  </w:num>
  <w:num w:numId="22" w16cid:durableId="166790660">
    <w:abstractNumId w:val="40"/>
  </w:num>
  <w:num w:numId="23" w16cid:durableId="95443128">
    <w:abstractNumId w:val="1"/>
  </w:num>
  <w:num w:numId="24" w16cid:durableId="330380223">
    <w:abstractNumId w:val="4"/>
  </w:num>
  <w:num w:numId="25" w16cid:durableId="1340430364">
    <w:abstractNumId w:val="9"/>
  </w:num>
  <w:num w:numId="26" w16cid:durableId="902987012">
    <w:abstractNumId w:val="42"/>
  </w:num>
  <w:num w:numId="27" w16cid:durableId="1391416417">
    <w:abstractNumId w:val="17"/>
  </w:num>
  <w:num w:numId="28" w16cid:durableId="1199011121">
    <w:abstractNumId w:val="31"/>
  </w:num>
  <w:num w:numId="29" w16cid:durableId="709375971">
    <w:abstractNumId w:val="25"/>
  </w:num>
  <w:num w:numId="30" w16cid:durableId="232549477">
    <w:abstractNumId w:val="28"/>
  </w:num>
  <w:num w:numId="31" w16cid:durableId="68888999">
    <w:abstractNumId w:val="2"/>
  </w:num>
  <w:num w:numId="32" w16cid:durableId="633752441">
    <w:abstractNumId w:val="20"/>
  </w:num>
  <w:num w:numId="33" w16cid:durableId="1869642432">
    <w:abstractNumId w:val="43"/>
  </w:num>
  <w:num w:numId="34" w16cid:durableId="802042263">
    <w:abstractNumId w:val="39"/>
  </w:num>
  <w:num w:numId="35" w16cid:durableId="1995841451">
    <w:abstractNumId w:val="27"/>
  </w:num>
  <w:num w:numId="36" w16cid:durableId="331564509">
    <w:abstractNumId w:val="22"/>
  </w:num>
  <w:num w:numId="37" w16cid:durableId="1363093723">
    <w:abstractNumId w:val="18"/>
  </w:num>
  <w:num w:numId="38" w16cid:durableId="2064861316">
    <w:abstractNumId w:val="29"/>
  </w:num>
  <w:num w:numId="39" w16cid:durableId="1118059701">
    <w:abstractNumId w:val="19"/>
  </w:num>
  <w:num w:numId="40" w16cid:durableId="1020547377">
    <w:abstractNumId w:val="21"/>
  </w:num>
  <w:num w:numId="41" w16cid:durableId="1371958550">
    <w:abstractNumId w:val="13"/>
  </w:num>
  <w:num w:numId="42" w16cid:durableId="1037510919">
    <w:abstractNumId w:val="24"/>
  </w:num>
  <w:num w:numId="43" w16cid:durableId="808865320">
    <w:abstractNumId w:val="5"/>
  </w:num>
  <w:num w:numId="44" w16cid:durableId="849223596">
    <w:abstractNumId w:val="12"/>
  </w:num>
  <w:num w:numId="45" w16cid:durableId="259988718">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42084883">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65911150">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60550667">
    <w:abstractNumId w:val="38"/>
  </w:num>
  <w:num w:numId="49" w16cid:durableId="1535192468">
    <w:abstractNumId w:val="3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erest, Neil">
    <w15:presenceInfo w15:providerId="AD" w15:userId="S::neil.everest@aegon.com::7abe4f5f-2529-4917-872c-a7c627cd255c"/>
  </w15:person>
  <w15:person w15:author="Kerbachi, Mohamed - GTS Global ENG &amp; ARCH">
    <w15:presenceInfo w15:providerId="AD" w15:userId="S::mohamed.kerbachi@transamerica.com::7bfead4c-51c4-46e1-b396-f93a69a42d0c"/>
  </w15:person>
  <w15:person w15:author="Penticoff, Tony">
    <w15:presenceInfo w15:providerId="AD" w15:userId="S::Tony.Penticoff@transamerica.com::73bc6864-0a72-4bdb-81fd-f47b29d255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A3"/>
    <w:rsid w:val="00001CE0"/>
    <w:rsid w:val="00003A4B"/>
    <w:rsid w:val="00003C06"/>
    <w:rsid w:val="0000431C"/>
    <w:rsid w:val="00005AEE"/>
    <w:rsid w:val="0000708D"/>
    <w:rsid w:val="000078FF"/>
    <w:rsid w:val="00007B3B"/>
    <w:rsid w:val="00010508"/>
    <w:rsid w:val="00010851"/>
    <w:rsid w:val="0001398C"/>
    <w:rsid w:val="00015379"/>
    <w:rsid w:val="00016421"/>
    <w:rsid w:val="00016BB2"/>
    <w:rsid w:val="0001798D"/>
    <w:rsid w:val="00017C63"/>
    <w:rsid w:val="00017F0C"/>
    <w:rsid w:val="00021821"/>
    <w:rsid w:val="0002291C"/>
    <w:rsid w:val="00022EA3"/>
    <w:rsid w:val="0002312A"/>
    <w:rsid w:val="00024230"/>
    <w:rsid w:val="000262BF"/>
    <w:rsid w:val="00026508"/>
    <w:rsid w:val="000267ED"/>
    <w:rsid w:val="000269AA"/>
    <w:rsid w:val="00027857"/>
    <w:rsid w:val="00027DA9"/>
    <w:rsid w:val="00027E08"/>
    <w:rsid w:val="0003044E"/>
    <w:rsid w:val="00030463"/>
    <w:rsid w:val="00031C89"/>
    <w:rsid w:val="00031DD6"/>
    <w:rsid w:val="00033D37"/>
    <w:rsid w:val="000344D1"/>
    <w:rsid w:val="00034B09"/>
    <w:rsid w:val="00034FA1"/>
    <w:rsid w:val="000377D5"/>
    <w:rsid w:val="0004047E"/>
    <w:rsid w:val="00041574"/>
    <w:rsid w:val="000417DE"/>
    <w:rsid w:val="000419B5"/>
    <w:rsid w:val="00041D35"/>
    <w:rsid w:val="00041EB9"/>
    <w:rsid w:val="00045987"/>
    <w:rsid w:val="00046C81"/>
    <w:rsid w:val="00046FED"/>
    <w:rsid w:val="00047267"/>
    <w:rsid w:val="00051CA2"/>
    <w:rsid w:val="00052D92"/>
    <w:rsid w:val="00054547"/>
    <w:rsid w:val="000546C3"/>
    <w:rsid w:val="00055C3C"/>
    <w:rsid w:val="00055D9B"/>
    <w:rsid w:val="00057ECB"/>
    <w:rsid w:val="00057F79"/>
    <w:rsid w:val="000644A6"/>
    <w:rsid w:val="00064863"/>
    <w:rsid w:val="0006534A"/>
    <w:rsid w:val="00066FB7"/>
    <w:rsid w:val="00067D05"/>
    <w:rsid w:val="0006A983"/>
    <w:rsid w:val="0007070F"/>
    <w:rsid w:val="00071402"/>
    <w:rsid w:val="00071BB6"/>
    <w:rsid w:val="00074542"/>
    <w:rsid w:val="000765F8"/>
    <w:rsid w:val="00077A1A"/>
    <w:rsid w:val="000804CA"/>
    <w:rsid w:val="000807B1"/>
    <w:rsid w:val="00081716"/>
    <w:rsid w:val="000819F1"/>
    <w:rsid w:val="0008290A"/>
    <w:rsid w:val="00082E6E"/>
    <w:rsid w:val="000845F4"/>
    <w:rsid w:val="00084B04"/>
    <w:rsid w:val="00087343"/>
    <w:rsid w:val="00087F98"/>
    <w:rsid w:val="000905F7"/>
    <w:rsid w:val="0009123D"/>
    <w:rsid w:val="00093A8C"/>
    <w:rsid w:val="00094AC5"/>
    <w:rsid w:val="000957DD"/>
    <w:rsid w:val="000969BD"/>
    <w:rsid w:val="0009701A"/>
    <w:rsid w:val="00097C15"/>
    <w:rsid w:val="000A0212"/>
    <w:rsid w:val="000A11F5"/>
    <w:rsid w:val="000A1561"/>
    <w:rsid w:val="000A297F"/>
    <w:rsid w:val="000A2E63"/>
    <w:rsid w:val="000A4613"/>
    <w:rsid w:val="000A4F80"/>
    <w:rsid w:val="000A514C"/>
    <w:rsid w:val="000A5747"/>
    <w:rsid w:val="000A5D86"/>
    <w:rsid w:val="000A5E49"/>
    <w:rsid w:val="000A6532"/>
    <w:rsid w:val="000A6D5E"/>
    <w:rsid w:val="000A71FF"/>
    <w:rsid w:val="000A7CCE"/>
    <w:rsid w:val="000A7D17"/>
    <w:rsid w:val="000B069E"/>
    <w:rsid w:val="000B1FBF"/>
    <w:rsid w:val="000B20D6"/>
    <w:rsid w:val="000B215D"/>
    <w:rsid w:val="000B2CB4"/>
    <w:rsid w:val="000B30E4"/>
    <w:rsid w:val="000B322E"/>
    <w:rsid w:val="000B3AF7"/>
    <w:rsid w:val="000B4500"/>
    <w:rsid w:val="000B4974"/>
    <w:rsid w:val="000B598B"/>
    <w:rsid w:val="000B5FF9"/>
    <w:rsid w:val="000B6EC3"/>
    <w:rsid w:val="000B7E30"/>
    <w:rsid w:val="000C0670"/>
    <w:rsid w:val="000C1D4D"/>
    <w:rsid w:val="000C1E8C"/>
    <w:rsid w:val="000C33A2"/>
    <w:rsid w:val="000C5775"/>
    <w:rsid w:val="000C5C73"/>
    <w:rsid w:val="000C75AA"/>
    <w:rsid w:val="000C78B5"/>
    <w:rsid w:val="000C79D0"/>
    <w:rsid w:val="000D0C27"/>
    <w:rsid w:val="000D2175"/>
    <w:rsid w:val="000D31AA"/>
    <w:rsid w:val="000D5686"/>
    <w:rsid w:val="000D5A5B"/>
    <w:rsid w:val="000D700E"/>
    <w:rsid w:val="000D746C"/>
    <w:rsid w:val="000E2119"/>
    <w:rsid w:val="000E2633"/>
    <w:rsid w:val="000E2A1E"/>
    <w:rsid w:val="000E340A"/>
    <w:rsid w:val="000E49A3"/>
    <w:rsid w:val="000E4AD9"/>
    <w:rsid w:val="000E5AE2"/>
    <w:rsid w:val="000E6677"/>
    <w:rsid w:val="000E70CB"/>
    <w:rsid w:val="000E7A10"/>
    <w:rsid w:val="000F02F9"/>
    <w:rsid w:val="000F0AA5"/>
    <w:rsid w:val="000F1935"/>
    <w:rsid w:val="000F1AFD"/>
    <w:rsid w:val="000F21D3"/>
    <w:rsid w:val="000F24DB"/>
    <w:rsid w:val="000F24EB"/>
    <w:rsid w:val="000F2FE2"/>
    <w:rsid w:val="000F3730"/>
    <w:rsid w:val="000F38BB"/>
    <w:rsid w:val="000F3EA8"/>
    <w:rsid w:val="000F3EC5"/>
    <w:rsid w:val="000F437E"/>
    <w:rsid w:val="000F6105"/>
    <w:rsid w:val="000F661C"/>
    <w:rsid w:val="000F780F"/>
    <w:rsid w:val="000F7933"/>
    <w:rsid w:val="00100091"/>
    <w:rsid w:val="00101B74"/>
    <w:rsid w:val="00104E5F"/>
    <w:rsid w:val="00104F89"/>
    <w:rsid w:val="001050AD"/>
    <w:rsid w:val="00105880"/>
    <w:rsid w:val="001067EA"/>
    <w:rsid w:val="001073AA"/>
    <w:rsid w:val="001073F3"/>
    <w:rsid w:val="00110387"/>
    <w:rsid w:val="001106E2"/>
    <w:rsid w:val="00111361"/>
    <w:rsid w:val="00112961"/>
    <w:rsid w:val="0011360E"/>
    <w:rsid w:val="001139A2"/>
    <w:rsid w:val="00113A66"/>
    <w:rsid w:val="00113B05"/>
    <w:rsid w:val="00113B11"/>
    <w:rsid w:val="00114A61"/>
    <w:rsid w:val="001154CB"/>
    <w:rsid w:val="00115F4A"/>
    <w:rsid w:val="00116D20"/>
    <w:rsid w:val="00117D8F"/>
    <w:rsid w:val="00120413"/>
    <w:rsid w:val="00121105"/>
    <w:rsid w:val="001213B5"/>
    <w:rsid w:val="00121704"/>
    <w:rsid w:val="0012230B"/>
    <w:rsid w:val="00123507"/>
    <w:rsid w:val="001235C6"/>
    <w:rsid w:val="00124637"/>
    <w:rsid w:val="00125171"/>
    <w:rsid w:val="00125FF2"/>
    <w:rsid w:val="00130F0B"/>
    <w:rsid w:val="00133CCF"/>
    <w:rsid w:val="00134681"/>
    <w:rsid w:val="001347DA"/>
    <w:rsid w:val="001354FC"/>
    <w:rsid w:val="00136877"/>
    <w:rsid w:val="0013755B"/>
    <w:rsid w:val="001378EC"/>
    <w:rsid w:val="00140CDB"/>
    <w:rsid w:val="00141505"/>
    <w:rsid w:val="0014152E"/>
    <w:rsid w:val="001418CA"/>
    <w:rsid w:val="00141A27"/>
    <w:rsid w:val="001424CB"/>
    <w:rsid w:val="001459D4"/>
    <w:rsid w:val="001466A7"/>
    <w:rsid w:val="00146747"/>
    <w:rsid w:val="00146768"/>
    <w:rsid w:val="00147D77"/>
    <w:rsid w:val="00150E1D"/>
    <w:rsid w:val="00150E56"/>
    <w:rsid w:val="001510DA"/>
    <w:rsid w:val="001524EE"/>
    <w:rsid w:val="0015388F"/>
    <w:rsid w:val="00153C54"/>
    <w:rsid w:val="00161754"/>
    <w:rsid w:val="00161D54"/>
    <w:rsid w:val="001626EB"/>
    <w:rsid w:val="001638B7"/>
    <w:rsid w:val="00163F6A"/>
    <w:rsid w:val="00164DBB"/>
    <w:rsid w:val="0016530D"/>
    <w:rsid w:val="001660A3"/>
    <w:rsid w:val="001673EB"/>
    <w:rsid w:val="001676B0"/>
    <w:rsid w:val="00170633"/>
    <w:rsid w:val="0017072D"/>
    <w:rsid w:val="00170E3B"/>
    <w:rsid w:val="00171F51"/>
    <w:rsid w:val="00172097"/>
    <w:rsid w:val="001734B0"/>
    <w:rsid w:val="001736EF"/>
    <w:rsid w:val="00175452"/>
    <w:rsid w:val="001762A8"/>
    <w:rsid w:val="001771E7"/>
    <w:rsid w:val="00177F46"/>
    <w:rsid w:val="00183543"/>
    <w:rsid w:val="001874C9"/>
    <w:rsid w:val="00190C0A"/>
    <w:rsid w:val="00191D34"/>
    <w:rsid w:val="0019257E"/>
    <w:rsid w:val="001930DD"/>
    <w:rsid w:val="00193E99"/>
    <w:rsid w:val="00193F96"/>
    <w:rsid w:val="00196E87"/>
    <w:rsid w:val="001A13E5"/>
    <w:rsid w:val="001A1F93"/>
    <w:rsid w:val="001A2265"/>
    <w:rsid w:val="001A23A3"/>
    <w:rsid w:val="001A300C"/>
    <w:rsid w:val="001A3444"/>
    <w:rsid w:val="001A4A6A"/>
    <w:rsid w:val="001A6F43"/>
    <w:rsid w:val="001B0379"/>
    <w:rsid w:val="001B05BF"/>
    <w:rsid w:val="001B1DC8"/>
    <w:rsid w:val="001B23C9"/>
    <w:rsid w:val="001B2516"/>
    <w:rsid w:val="001B2922"/>
    <w:rsid w:val="001B4562"/>
    <w:rsid w:val="001B468F"/>
    <w:rsid w:val="001B56E3"/>
    <w:rsid w:val="001C076D"/>
    <w:rsid w:val="001C1372"/>
    <w:rsid w:val="001C13A0"/>
    <w:rsid w:val="001C222E"/>
    <w:rsid w:val="001C2675"/>
    <w:rsid w:val="001C30B9"/>
    <w:rsid w:val="001C3285"/>
    <w:rsid w:val="001C499D"/>
    <w:rsid w:val="001C4CC5"/>
    <w:rsid w:val="001C51C3"/>
    <w:rsid w:val="001C69F0"/>
    <w:rsid w:val="001C75A0"/>
    <w:rsid w:val="001C7D32"/>
    <w:rsid w:val="001D13ED"/>
    <w:rsid w:val="001D1E49"/>
    <w:rsid w:val="001D272B"/>
    <w:rsid w:val="001D2853"/>
    <w:rsid w:val="001D2B97"/>
    <w:rsid w:val="001D2D87"/>
    <w:rsid w:val="001D30C5"/>
    <w:rsid w:val="001D4666"/>
    <w:rsid w:val="001D4A2C"/>
    <w:rsid w:val="001D523F"/>
    <w:rsid w:val="001D603E"/>
    <w:rsid w:val="001D745A"/>
    <w:rsid w:val="001D7FF7"/>
    <w:rsid w:val="001E006F"/>
    <w:rsid w:val="001E0BFD"/>
    <w:rsid w:val="001E1206"/>
    <w:rsid w:val="001E2B6F"/>
    <w:rsid w:val="001E4EBA"/>
    <w:rsid w:val="001E5D01"/>
    <w:rsid w:val="001E5D2C"/>
    <w:rsid w:val="001E6BA8"/>
    <w:rsid w:val="001F2EBE"/>
    <w:rsid w:val="001F3704"/>
    <w:rsid w:val="001F39A4"/>
    <w:rsid w:val="001F3C37"/>
    <w:rsid w:val="001F41DA"/>
    <w:rsid w:val="001F64EA"/>
    <w:rsid w:val="001F69FE"/>
    <w:rsid w:val="001F6CF5"/>
    <w:rsid w:val="001F73E5"/>
    <w:rsid w:val="001F792C"/>
    <w:rsid w:val="0020077F"/>
    <w:rsid w:val="00200BD9"/>
    <w:rsid w:val="00200F7A"/>
    <w:rsid w:val="00203CEA"/>
    <w:rsid w:val="00203D37"/>
    <w:rsid w:val="00203EED"/>
    <w:rsid w:val="00204B7F"/>
    <w:rsid w:val="002061BE"/>
    <w:rsid w:val="00206F7C"/>
    <w:rsid w:val="00207A40"/>
    <w:rsid w:val="00207DE4"/>
    <w:rsid w:val="0021160E"/>
    <w:rsid w:val="00213509"/>
    <w:rsid w:val="002154B9"/>
    <w:rsid w:val="00216D49"/>
    <w:rsid w:val="002210B2"/>
    <w:rsid w:val="002214C1"/>
    <w:rsid w:val="00225DBA"/>
    <w:rsid w:val="002265DA"/>
    <w:rsid w:val="00227295"/>
    <w:rsid w:val="002279AF"/>
    <w:rsid w:val="00230085"/>
    <w:rsid w:val="0023043E"/>
    <w:rsid w:val="00231DD8"/>
    <w:rsid w:val="00231E03"/>
    <w:rsid w:val="00233CB2"/>
    <w:rsid w:val="0023422E"/>
    <w:rsid w:val="002345D9"/>
    <w:rsid w:val="0023482E"/>
    <w:rsid w:val="00234929"/>
    <w:rsid w:val="00235B4F"/>
    <w:rsid w:val="00236D12"/>
    <w:rsid w:val="002400C2"/>
    <w:rsid w:val="00241707"/>
    <w:rsid w:val="00243589"/>
    <w:rsid w:val="00243651"/>
    <w:rsid w:val="00243B1B"/>
    <w:rsid w:val="00243EA7"/>
    <w:rsid w:val="0024407F"/>
    <w:rsid w:val="0024413B"/>
    <w:rsid w:val="00244F8C"/>
    <w:rsid w:val="00245154"/>
    <w:rsid w:val="00246EA0"/>
    <w:rsid w:val="002514C2"/>
    <w:rsid w:val="002522E2"/>
    <w:rsid w:val="002523AB"/>
    <w:rsid w:val="00253062"/>
    <w:rsid w:val="00253842"/>
    <w:rsid w:val="00254AB5"/>
    <w:rsid w:val="002556FD"/>
    <w:rsid w:val="002559D7"/>
    <w:rsid w:val="00255D9A"/>
    <w:rsid w:val="002568D2"/>
    <w:rsid w:val="00256E3A"/>
    <w:rsid w:val="00260282"/>
    <w:rsid w:val="002606D7"/>
    <w:rsid w:val="00262030"/>
    <w:rsid w:val="0026304A"/>
    <w:rsid w:val="00263BC1"/>
    <w:rsid w:val="0026568D"/>
    <w:rsid w:val="00266150"/>
    <w:rsid w:val="00266BE0"/>
    <w:rsid w:val="002676AC"/>
    <w:rsid w:val="00270960"/>
    <w:rsid w:val="002719EE"/>
    <w:rsid w:val="002725FA"/>
    <w:rsid w:val="00272A22"/>
    <w:rsid w:val="00272A54"/>
    <w:rsid w:val="0027314A"/>
    <w:rsid w:val="00273782"/>
    <w:rsid w:val="00273BB1"/>
    <w:rsid w:val="002744AA"/>
    <w:rsid w:val="002744F5"/>
    <w:rsid w:val="00275BC9"/>
    <w:rsid w:val="00276516"/>
    <w:rsid w:val="002769B0"/>
    <w:rsid w:val="00277CEC"/>
    <w:rsid w:val="00277D7F"/>
    <w:rsid w:val="00283CE9"/>
    <w:rsid w:val="0028417E"/>
    <w:rsid w:val="00285D35"/>
    <w:rsid w:val="002864E5"/>
    <w:rsid w:val="00286DC8"/>
    <w:rsid w:val="00287FCD"/>
    <w:rsid w:val="0029039A"/>
    <w:rsid w:val="00290682"/>
    <w:rsid w:val="00290BD5"/>
    <w:rsid w:val="00290DB8"/>
    <w:rsid w:val="002918B0"/>
    <w:rsid w:val="00293DD0"/>
    <w:rsid w:val="002966B3"/>
    <w:rsid w:val="00296810"/>
    <w:rsid w:val="002975B2"/>
    <w:rsid w:val="002A158E"/>
    <w:rsid w:val="002A28E0"/>
    <w:rsid w:val="002A45C5"/>
    <w:rsid w:val="002A575C"/>
    <w:rsid w:val="002A6F5F"/>
    <w:rsid w:val="002B1974"/>
    <w:rsid w:val="002B19E6"/>
    <w:rsid w:val="002B1E50"/>
    <w:rsid w:val="002B21D5"/>
    <w:rsid w:val="002B221D"/>
    <w:rsid w:val="002B3F88"/>
    <w:rsid w:val="002B41F4"/>
    <w:rsid w:val="002C1FAC"/>
    <w:rsid w:val="002C2CF7"/>
    <w:rsid w:val="002C44A9"/>
    <w:rsid w:val="002C4AEE"/>
    <w:rsid w:val="002C52D7"/>
    <w:rsid w:val="002D18F2"/>
    <w:rsid w:val="002D2213"/>
    <w:rsid w:val="002D3BDD"/>
    <w:rsid w:val="002D3FDB"/>
    <w:rsid w:val="002D5B87"/>
    <w:rsid w:val="002D7736"/>
    <w:rsid w:val="002D77B2"/>
    <w:rsid w:val="002E039D"/>
    <w:rsid w:val="002E0CDF"/>
    <w:rsid w:val="002E0E64"/>
    <w:rsid w:val="002E0F1C"/>
    <w:rsid w:val="002E14F6"/>
    <w:rsid w:val="002E220B"/>
    <w:rsid w:val="002E27D9"/>
    <w:rsid w:val="002E36DC"/>
    <w:rsid w:val="002E4947"/>
    <w:rsid w:val="002E56F3"/>
    <w:rsid w:val="002E7630"/>
    <w:rsid w:val="002E7D18"/>
    <w:rsid w:val="002F0B83"/>
    <w:rsid w:val="002F11C3"/>
    <w:rsid w:val="002F12FB"/>
    <w:rsid w:val="002F1654"/>
    <w:rsid w:val="002F56E5"/>
    <w:rsid w:val="002F58CE"/>
    <w:rsid w:val="002F6022"/>
    <w:rsid w:val="002F7B66"/>
    <w:rsid w:val="0030007C"/>
    <w:rsid w:val="00300756"/>
    <w:rsid w:val="00301CF2"/>
    <w:rsid w:val="0030227F"/>
    <w:rsid w:val="003032AF"/>
    <w:rsid w:val="00304039"/>
    <w:rsid w:val="003041A5"/>
    <w:rsid w:val="0030457B"/>
    <w:rsid w:val="003050D5"/>
    <w:rsid w:val="00305C9D"/>
    <w:rsid w:val="0030684A"/>
    <w:rsid w:val="00306C2F"/>
    <w:rsid w:val="003071AA"/>
    <w:rsid w:val="00307B1C"/>
    <w:rsid w:val="00311FB7"/>
    <w:rsid w:val="00312B63"/>
    <w:rsid w:val="00312EDE"/>
    <w:rsid w:val="0031468E"/>
    <w:rsid w:val="003146B2"/>
    <w:rsid w:val="00315C13"/>
    <w:rsid w:val="00316007"/>
    <w:rsid w:val="003162C7"/>
    <w:rsid w:val="0031762C"/>
    <w:rsid w:val="0032183D"/>
    <w:rsid w:val="0032342E"/>
    <w:rsid w:val="00323889"/>
    <w:rsid w:val="003247C7"/>
    <w:rsid w:val="0032695D"/>
    <w:rsid w:val="0032796A"/>
    <w:rsid w:val="00327EA8"/>
    <w:rsid w:val="00330FD4"/>
    <w:rsid w:val="00331F11"/>
    <w:rsid w:val="00331FB6"/>
    <w:rsid w:val="00333D16"/>
    <w:rsid w:val="00334FC8"/>
    <w:rsid w:val="003352C3"/>
    <w:rsid w:val="00335800"/>
    <w:rsid w:val="0033582A"/>
    <w:rsid w:val="00335CDE"/>
    <w:rsid w:val="00335F89"/>
    <w:rsid w:val="00337C9E"/>
    <w:rsid w:val="00337E71"/>
    <w:rsid w:val="00340238"/>
    <w:rsid w:val="0034048E"/>
    <w:rsid w:val="0034165B"/>
    <w:rsid w:val="00342A7C"/>
    <w:rsid w:val="00342B71"/>
    <w:rsid w:val="003434B2"/>
    <w:rsid w:val="00343A87"/>
    <w:rsid w:val="00343B05"/>
    <w:rsid w:val="00343F22"/>
    <w:rsid w:val="0034415D"/>
    <w:rsid w:val="0034517D"/>
    <w:rsid w:val="003461F7"/>
    <w:rsid w:val="00350A06"/>
    <w:rsid w:val="00350DBB"/>
    <w:rsid w:val="00351B41"/>
    <w:rsid w:val="00351ED2"/>
    <w:rsid w:val="003552F3"/>
    <w:rsid w:val="00356219"/>
    <w:rsid w:val="00356B36"/>
    <w:rsid w:val="00357573"/>
    <w:rsid w:val="00360D5B"/>
    <w:rsid w:val="003622CD"/>
    <w:rsid w:val="0036458D"/>
    <w:rsid w:val="00364B54"/>
    <w:rsid w:val="00365CEE"/>
    <w:rsid w:val="00365D14"/>
    <w:rsid w:val="00365E76"/>
    <w:rsid w:val="00366AD4"/>
    <w:rsid w:val="003701FC"/>
    <w:rsid w:val="00375264"/>
    <w:rsid w:val="00375A86"/>
    <w:rsid w:val="00375D83"/>
    <w:rsid w:val="003761EE"/>
    <w:rsid w:val="00376F03"/>
    <w:rsid w:val="0037774F"/>
    <w:rsid w:val="003801F3"/>
    <w:rsid w:val="003817DB"/>
    <w:rsid w:val="003839A5"/>
    <w:rsid w:val="00384022"/>
    <w:rsid w:val="003841BC"/>
    <w:rsid w:val="00384524"/>
    <w:rsid w:val="00384E1C"/>
    <w:rsid w:val="0038529E"/>
    <w:rsid w:val="00385529"/>
    <w:rsid w:val="00386B73"/>
    <w:rsid w:val="0038713F"/>
    <w:rsid w:val="00387625"/>
    <w:rsid w:val="00387DA7"/>
    <w:rsid w:val="00390E68"/>
    <w:rsid w:val="00390EF1"/>
    <w:rsid w:val="00392577"/>
    <w:rsid w:val="00392CC2"/>
    <w:rsid w:val="003943B2"/>
    <w:rsid w:val="00394A3A"/>
    <w:rsid w:val="0039532C"/>
    <w:rsid w:val="00395802"/>
    <w:rsid w:val="003A073F"/>
    <w:rsid w:val="003A0D62"/>
    <w:rsid w:val="003A1E4C"/>
    <w:rsid w:val="003A39EE"/>
    <w:rsid w:val="003A3AFB"/>
    <w:rsid w:val="003A3D8C"/>
    <w:rsid w:val="003A431B"/>
    <w:rsid w:val="003A46EF"/>
    <w:rsid w:val="003A4B24"/>
    <w:rsid w:val="003A6C3D"/>
    <w:rsid w:val="003A6F74"/>
    <w:rsid w:val="003A72E4"/>
    <w:rsid w:val="003B0481"/>
    <w:rsid w:val="003B2EF6"/>
    <w:rsid w:val="003B30F8"/>
    <w:rsid w:val="003B3118"/>
    <w:rsid w:val="003B3B11"/>
    <w:rsid w:val="003B3C1B"/>
    <w:rsid w:val="003B4169"/>
    <w:rsid w:val="003B5423"/>
    <w:rsid w:val="003B66D0"/>
    <w:rsid w:val="003B6E76"/>
    <w:rsid w:val="003C109E"/>
    <w:rsid w:val="003C1AEF"/>
    <w:rsid w:val="003C542B"/>
    <w:rsid w:val="003C55E1"/>
    <w:rsid w:val="003C747A"/>
    <w:rsid w:val="003C7C13"/>
    <w:rsid w:val="003D2836"/>
    <w:rsid w:val="003D2FB0"/>
    <w:rsid w:val="003D5845"/>
    <w:rsid w:val="003D6BBC"/>
    <w:rsid w:val="003D6DAD"/>
    <w:rsid w:val="003D7B32"/>
    <w:rsid w:val="003E0490"/>
    <w:rsid w:val="003E1EC4"/>
    <w:rsid w:val="003E35BA"/>
    <w:rsid w:val="003E3A29"/>
    <w:rsid w:val="003E4972"/>
    <w:rsid w:val="003E616E"/>
    <w:rsid w:val="003E76BC"/>
    <w:rsid w:val="003E7D3C"/>
    <w:rsid w:val="003F0DDC"/>
    <w:rsid w:val="003F12FE"/>
    <w:rsid w:val="003F1506"/>
    <w:rsid w:val="003F2D96"/>
    <w:rsid w:val="003F31D2"/>
    <w:rsid w:val="003F3D8C"/>
    <w:rsid w:val="003F4DBA"/>
    <w:rsid w:val="003F5F08"/>
    <w:rsid w:val="003F6EB3"/>
    <w:rsid w:val="003F7050"/>
    <w:rsid w:val="003F7971"/>
    <w:rsid w:val="003F7DF1"/>
    <w:rsid w:val="004011CE"/>
    <w:rsid w:val="004014CC"/>
    <w:rsid w:val="004025D9"/>
    <w:rsid w:val="00402EDB"/>
    <w:rsid w:val="00403B05"/>
    <w:rsid w:val="00404500"/>
    <w:rsid w:val="00404FD1"/>
    <w:rsid w:val="004055C9"/>
    <w:rsid w:val="00405F5D"/>
    <w:rsid w:val="004064BD"/>
    <w:rsid w:val="0040DA05"/>
    <w:rsid w:val="0041190F"/>
    <w:rsid w:val="00411C1D"/>
    <w:rsid w:val="0041409B"/>
    <w:rsid w:val="00417F7E"/>
    <w:rsid w:val="004203B7"/>
    <w:rsid w:val="00421A9C"/>
    <w:rsid w:val="00421AA7"/>
    <w:rsid w:val="004220A1"/>
    <w:rsid w:val="0042293B"/>
    <w:rsid w:val="00423A3E"/>
    <w:rsid w:val="00423B4F"/>
    <w:rsid w:val="00423D27"/>
    <w:rsid w:val="00424504"/>
    <w:rsid w:val="00424984"/>
    <w:rsid w:val="0042500A"/>
    <w:rsid w:val="00425203"/>
    <w:rsid w:val="00427E84"/>
    <w:rsid w:val="00427EE2"/>
    <w:rsid w:val="00430282"/>
    <w:rsid w:val="00430845"/>
    <w:rsid w:val="00431C10"/>
    <w:rsid w:val="00434F0A"/>
    <w:rsid w:val="00435871"/>
    <w:rsid w:val="0044174D"/>
    <w:rsid w:val="00441901"/>
    <w:rsid w:val="00443AF6"/>
    <w:rsid w:val="00443E13"/>
    <w:rsid w:val="004455CC"/>
    <w:rsid w:val="0044626B"/>
    <w:rsid w:val="00446919"/>
    <w:rsid w:val="004471D8"/>
    <w:rsid w:val="00450722"/>
    <w:rsid w:val="00450DBF"/>
    <w:rsid w:val="00451008"/>
    <w:rsid w:val="00452337"/>
    <w:rsid w:val="00452B2E"/>
    <w:rsid w:val="00452E3B"/>
    <w:rsid w:val="004540C3"/>
    <w:rsid w:val="00454FA6"/>
    <w:rsid w:val="00455F11"/>
    <w:rsid w:val="004576CB"/>
    <w:rsid w:val="00460FA4"/>
    <w:rsid w:val="00461475"/>
    <w:rsid w:val="004621F0"/>
    <w:rsid w:val="004623EF"/>
    <w:rsid w:val="00463795"/>
    <w:rsid w:val="00464504"/>
    <w:rsid w:val="00464BE4"/>
    <w:rsid w:val="0046625B"/>
    <w:rsid w:val="004678E0"/>
    <w:rsid w:val="00467999"/>
    <w:rsid w:val="00467BB4"/>
    <w:rsid w:val="00470926"/>
    <w:rsid w:val="00471500"/>
    <w:rsid w:val="00471E64"/>
    <w:rsid w:val="00473237"/>
    <w:rsid w:val="004733A0"/>
    <w:rsid w:val="00474153"/>
    <w:rsid w:val="00475ECC"/>
    <w:rsid w:val="004764F6"/>
    <w:rsid w:val="00476520"/>
    <w:rsid w:val="004766E2"/>
    <w:rsid w:val="004774F8"/>
    <w:rsid w:val="00477723"/>
    <w:rsid w:val="004779BD"/>
    <w:rsid w:val="00481BC6"/>
    <w:rsid w:val="00481CD3"/>
    <w:rsid w:val="00482CA1"/>
    <w:rsid w:val="0048350F"/>
    <w:rsid w:val="004842EA"/>
    <w:rsid w:val="00485A06"/>
    <w:rsid w:val="004863B8"/>
    <w:rsid w:val="00486F85"/>
    <w:rsid w:val="00490165"/>
    <w:rsid w:val="00490825"/>
    <w:rsid w:val="00490DF0"/>
    <w:rsid w:val="00493034"/>
    <w:rsid w:val="0049588E"/>
    <w:rsid w:val="00495CA4"/>
    <w:rsid w:val="00496945"/>
    <w:rsid w:val="00496CC3"/>
    <w:rsid w:val="004A00BB"/>
    <w:rsid w:val="004A0E7E"/>
    <w:rsid w:val="004A11B6"/>
    <w:rsid w:val="004A12BA"/>
    <w:rsid w:val="004A193C"/>
    <w:rsid w:val="004A1A0D"/>
    <w:rsid w:val="004A248E"/>
    <w:rsid w:val="004A3DD4"/>
    <w:rsid w:val="004A448B"/>
    <w:rsid w:val="004A639A"/>
    <w:rsid w:val="004A6F3E"/>
    <w:rsid w:val="004A7EA5"/>
    <w:rsid w:val="004B1CE6"/>
    <w:rsid w:val="004B1F5C"/>
    <w:rsid w:val="004B21F1"/>
    <w:rsid w:val="004B2A06"/>
    <w:rsid w:val="004B36A1"/>
    <w:rsid w:val="004B3AB3"/>
    <w:rsid w:val="004B4695"/>
    <w:rsid w:val="004B4BDC"/>
    <w:rsid w:val="004B4CFA"/>
    <w:rsid w:val="004B5EAA"/>
    <w:rsid w:val="004B61CE"/>
    <w:rsid w:val="004B7689"/>
    <w:rsid w:val="004C0C89"/>
    <w:rsid w:val="004C1212"/>
    <w:rsid w:val="004C1AB6"/>
    <w:rsid w:val="004C2114"/>
    <w:rsid w:val="004C2537"/>
    <w:rsid w:val="004C2B20"/>
    <w:rsid w:val="004C2C14"/>
    <w:rsid w:val="004C2F67"/>
    <w:rsid w:val="004C352F"/>
    <w:rsid w:val="004C3B53"/>
    <w:rsid w:val="004C40F3"/>
    <w:rsid w:val="004C6121"/>
    <w:rsid w:val="004C7213"/>
    <w:rsid w:val="004D027B"/>
    <w:rsid w:val="004D069A"/>
    <w:rsid w:val="004D162C"/>
    <w:rsid w:val="004D1D8B"/>
    <w:rsid w:val="004D320B"/>
    <w:rsid w:val="004D3ACF"/>
    <w:rsid w:val="004D4017"/>
    <w:rsid w:val="004D442F"/>
    <w:rsid w:val="004D4D93"/>
    <w:rsid w:val="004D6290"/>
    <w:rsid w:val="004D684A"/>
    <w:rsid w:val="004D787E"/>
    <w:rsid w:val="004E108B"/>
    <w:rsid w:val="004E1E9F"/>
    <w:rsid w:val="004E1F0D"/>
    <w:rsid w:val="004E20EF"/>
    <w:rsid w:val="004E4306"/>
    <w:rsid w:val="004E4B4B"/>
    <w:rsid w:val="004E7633"/>
    <w:rsid w:val="004E7ADC"/>
    <w:rsid w:val="004F00D3"/>
    <w:rsid w:val="004F0FFA"/>
    <w:rsid w:val="004F30F9"/>
    <w:rsid w:val="004F3C41"/>
    <w:rsid w:val="004F3EB6"/>
    <w:rsid w:val="004F499C"/>
    <w:rsid w:val="004F5CE9"/>
    <w:rsid w:val="004F6596"/>
    <w:rsid w:val="004F678C"/>
    <w:rsid w:val="004F7BE1"/>
    <w:rsid w:val="00501013"/>
    <w:rsid w:val="00501449"/>
    <w:rsid w:val="00502F80"/>
    <w:rsid w:val="00503177"/>
    <w:rsid w:val="00503236"/>
    <w:rsid w:val="0050510E"/>
    <w:rsid w:val="00510BD2"/>
    <w:rsid w:val="005124AC"/>
    <w:rsid w:val="00514448"/>
    <w:rsid w:val="00514795"/>
    <w:rsid w:val="005149B9"/>
    <w:rsid w:val="00514B6C"/>
    <w:rsid w:val="00515A39"/>
    <w:rsid w:val="00516079"/>
    <w:rsid w:val="0051653C"/>
    <w:rsid w:val="005169BF"/>
    <w:rsid w:val="00516D19"/>
    <w:rsid w:val="00517A91"/>
    <w:rsid w:val="005211D3"/>
    <w:rsid w:val="00521FE3"/>
    <w:rsid w:val="00523236"/>
    <w:rsid w:val="0052343A"/>
    <w:rsid w:val="005248AD"/>
    <w:rsid w:val="00525532"/>
    <w:rsid w:val="00526371"/>
    <w:rsid w:val="00526E2C"/>
    <w:rsid w:val="00527E06"/>
    <w:rsid w:val="00530ADB"/>
    <w:rsid w:val="00530E9E"/>
    <w:rsid w:val="00531CFF"/>
    <w:rsid w:val="00532C52"/>
    <w:rsid w:val="00533489"/>
    <w:rsid w:val="00533E95"/>
    <w:rsid w:val="0053405A"/>
    <w:rsid w:val="0053602C"/>
    <w:rsid w:val="00540920"/>
    <w:rsid w:val="00541AFE"/>
    <w:rsid w:val="00542958"/>
    <w:rsid w:val="00542BF8"/>
    <w:rsid w:val="0054404E"/>
    <w:rsid w:val="00544F89"/>
    <w:rsid w:val="005465F5"/>
    <w:rsid w:val="00547472"/>
    <w:rsid w:val="00547BE2"/>
    <w:rsid w:val="00550D20"/>
    <w:rsid w:val="00552048"/>
    <w:rsid w:val="00553D19"/>
    <w:rsid w:val="00553D34"/>
    <w:rsid w:val="005549BE"/>
    <w:rsid w:val="005600C0"/>
    <w:rsid w:val="00560330"/>
    <w:rsid w:val="00560BFE"/>
    <w:rsid w:val="00560E86"/>
    <w:rsid w:val="00561223"/>
    <w:rsid w:val="0056194D"/>
    <w:rsid w:val="00561BD3"/>
    <w:rsid w:val="00561DD2"/>
    <w:rsid w:val="00563544"/>
    <w:rsid w:val="00563CD4"/>
    <w:rsid w:val="00564E0D"/>
    <w:rsid w:val="00567AAA"/>
    <w:rsid w:val="00567B46"/>
    <w:rsid w:val="00570CA2"/>
    <w:rsid w:val="00570EA1"/>
    <w:rsid w:val="00570FF1"/>
    <w:rsid w:val="00571F13"/>
    <w:rsid w:val="005736CB"/>
    <w:rsid w:val="005742F1"/>
    <w:rsid w:val="00574FFF"/>
    <w:rsid w:val="0057563A"/>
    <w:rsid w:val="00576DA8"/>
    <w:rsid w:val="00577CB9"/>
    <w:rsid w:val="00580CE9"/>
    <w:rsid w:val="00581D93"/>
    <w:rsid w:val="00582AFF"/>
    <w:rsid w:val="0058541C"/>
    <w:rsid w:val="00586357"/>
    <w:rsid w:val="00591B76"/>
    <w:rsid w:val="0059225E"/>
    <w:rsid w:val="00593EB4"/>
    <w:rsid w:val="00594559"/>
    <w:rsid w:val="00595244"/>
    <w:rsid w:val="0059545F"/>
    <w:rsid w:val="00595478"/>
    <w:rsid w:val="005A0243"/>
    <w:rsid w:val="005A2C63"/>
    <w:rsid w:val="005A4213"/>
    <w:rsid w:val="005A4F78"/>
    <w:rsid w:val="005A5302"/>
    <w:rsid w:val="005A5BA4"/>
    <w:rsid w:val="005A5CC7"/>
    <w:rsid w:val="005A5CE4"/>
    <w:rsid w:val="005A5FEB"/>
    <w:rsid w:val="005A6420"/>
    <w:rsid w:val="005A6FAA"/>
    <w:rsid w:val="005B0BA8"/>
    <w:rsid w:val="005B0E7A"/>
    <w:rsid w:val="005B15CF"/>
    <w:rsid w:val="005B1974"/>
    <w:rsid w:val="005B233E"/>
    <w:rsid w:val="005B333F"/>
    <w:rsid w:val="005B36D0"/>
    <w:rsid w:val="005B4345"/>
    <w:rsid w:val="005B4B41"/>
    <w:rsid w:val="005B7581"/>
    <w:rsid w:val="005B76D4"/>
    <w:rsid w:val="005C1C7B"/>
    <w:rsid w:val="005C2188"/>
    <w:rsid w:val="005C294F"/>
    <w:rsid w:val="005C3054"/>
    <w:rsid w:val="005C3291"/>
    <w:rsid w:val="005C3ADF"/>
    <w:rsid w:val="005C3C35"/>
    <w:rsid w:val="005C5081"/>
    <w:rsid w:val="005C5C5E"/>
    <w:rsid w:val="005C6200"/>
    <w:rsid w:val="005C72E8"/>
    <w:rsid w:val="005D0FB7"/>
    <w:rsid w:val="005D235B"/>
    <w:rsid w:val="005D2488"/>
    <w:rsid w:val="005D24ED"/>
    <w:rsid w:val="005D2C34"/>
    <w:rsid w:val="005D3206"/>
    <w:rsid w:val="005D366E"/>
    <w:rsid w:val="005D450F"/>
    <w:rsid w:val="005D5018"/>
    <w:rsid w:val="005D57C4"/>
    <w:rsid w:val="005D6E33"/>
    <w:rsid w:val="005E1252"/>
    <w:rsid w:val="005E1D69"/>
    <w:rsid w:val="005E2C76"/>
    <w:rsid w:val="005E2F14"/>
    <w:rsid w:val="005E5218"/>
    <w:rsid w:val="005E56DA"/>
    <w:rsid w:val="005E57E5"/>
    <w:rsid w:val="005E7DA3"/>
    <w:rsid w:val="005E7FDB"/>
    <w:rsid w:val="005F0885"/>
    <w:rsid w:val="005F2E5D"/>
    <w:rsid w:val="005F4333"/>
    <w:rsid w:val="00600B28"/>
    <w:rsid w:val="00600F74"/>
    <w:rsid w:val="00601140"/>
    <w:rsid w:val="00601182"/>
    <w:rsid w:val="00601E51"/>
    <w:rsid w:val="0060229B"/>
    <w:rsid w:val="0060294D"/>
    <w:rsid w:val="00602B85"/>
    <w:rsid w:val="00604CE4"/>
    <w:rsid w:val="00604E53"/>
    <w:rsid w:val="00605F69"/>
    <w:rsid w:val="00610DEB"/>
    <w:rsid w:val="006126D5"/>
    <w:rsid w:val="00615144"/>
    <w:rsid w:val="00615758"/>
    <w:rsid w:val="006157E4"/>
    <w:rsid w:val="006213DA"/>
    <w:rsid w:val="006215E4"/>
    <w:rsid w:val="00622F33"/>
    <w:rsid w:val="006231DF"/>
    <w:rsid w:val="00624077"/>
    <w:rsid w:val="006254EE"/>
    <w:rsid w:val="00630635"/>
    <w:rsid w:val="006307DE"/>
    <w:rsid w:val="00632133"/>
    <w:rsid w:val="006335B8"/>
    <w:rsid w:val="006339C4"/>
    <w:rsid w:val="00634141"/>
    <w:rsid w:val="0063461E"/>
    <w:rsid w:val="00634AAA"/>
    <w:rsid w:val="00636952"/>
    <w:rsid w:val="00637964"/>
    <w:rsid w:val="00637EA6"/>
    <w:rsid w:val="006402AC"/>
    <w:rsid w:val="006410DE"/>
    <w:rsid w:val="00641BF1"/>
    <w:rsid w:val="00643274"/>
    <w:rsid w:val="006448C8"/>
    <w:rsid w:val="00644AD3"/>
    <w:rsid w:val="00644C6A"/>
    <w:rsid w:val="006456F3"/>
    <w:rsid w:val="00646BCA"/>
    <w:rsid w:val="00650366"/>
    <w:rsid w:val="0065110C"/>
    <w:rsid w:val="00651392"/>
    <w:rsid w:val="006519DA"/>
    <w:rsid w:val="00652463"/>
    <w:rsid w:val="006528EA"/>
    <w:rsid w:val="00652AA4"/>
    <w:rsid w:val="00654B55"/>
    <w:rsid w:val="00654F38"/>
    <w:rsid w:val="006555F1"/>
    <w:rsid w:val="00655A78"/>
    <w:rsid w:val="0066066B"/>
    <w:rsid w:val="00660A74"/>
    <w:rsid w:val="00661075"/>
    <w:rsid w:val="00661480"/>
    <w:rsid w:val="0066194C"/>
    <w:rsid w:val="00662208"/>
    <w:rsid w:val="006628F0"/>
    <w:rsid w:val="006634F4"/>
    <w:rsid w:val="0066434C"/>
    <w:rsid w:val="006649B5"/>
    <w:rsid w:val="0066536D"/>
    <w:rsid w:val="0066556C"/>
    <w:rsid w:val="006666C4"/>
    <w:rsid w:val="00667392"/>
    <w:rsid w:val="0067030A"/>
    <w:rsid w:val="006706C1"/>
    <w:rsid w:val="00670A99"/>
    <w:rsid w:val="006715E5"/>
    <w:rsid w:val="00671E0F"/>
    <w:rsid w:val="00672B78"/>
    <w:rsid w:val="00674144"/>
    <w:rsid w:val="00675A60"/>
    <w:rsid w:val="00675B79"/>
    <w:rsid w:val="00676073"/>
    <w:rsid w:val="006771D2"/>
    <w:rsid w:val="00677354"/>
    <w:rsid w:val="00681C70"/>
    <w:rsid w:val="00682712"/>
    <w:rsid w:val="006829D0"/>
    <w:rsid w:val="00683483"/>
    <w:rsid w:val="00683DD7"/>
    <w:rsid w:val="0068498A"/>
    <w:rsid w:val="006851DB"/>
    <w:rsid w:val="00685D5E"/>
    <w:rsid w:val="00685E7C"/>
    <w:rsid w:val="00686E45"/>
    <w:rsid w:val="006874C7"/>
    <w:rsid w:val="0068754F"/>
    <w:rsid w:val="00687863"/>
    <w:rsid w:val="006903A1"/>
    <w:rsid w:val="006910A4"/>
    <w:rsid w:val="00692891"/>
    <w:rsid w:val="006957CF"/>
    <w:rsid w:val="006963F6"/>
    <w:rsid w:val="00696A48"/>
    <w:rsid w:val="00697083"/>
    <w:rsid w:val="006A0972"/>
    <w:rsid w:val="006A0B7E"/>
    <w:rsid w:val="006A10A1"/>
    <w:rsid w:val="006A129C"/>
    <w:rsid w:val="006A1739"/>
    <w:rsid w:val="006A18F5"/>
    <w:rsid w:val="006A3E30"/>
    <w:rsid w:val="006A5493"/>
    <w:rsid w:val="006A607F"/>
    <w:rsid w:val="006B059B"/>
    <w:rsid w:val="006B0918"/>
    <w:rsid w:val="006B146E"/>
    <w:rsid w:val="006B152E"/>
    <w:rsid w:val="006B2881"/>
    <w:rsid w:val="006B2C62"/>
    <w:rsid w:val="006B3797"/>
    <w:rsid w:val="006B37DF"/>
    <w:rsid w:val="006B5037"/>
    <w:rsid w:val="006B55B9"/>
    <w:rsid w:val="006B6647"/>
    <w:rsid w:val="006B6E91"/>
    <w:rsid w:val="006C0C2C"/>
    <w:rsid w:val="006C13FA"/>
    <w:rsid w:val="006C1554"/>
    <w:rsid w:val="006C2630"/>
    <w:rsid w:val="006C2894"/>
    <w:rsid w:val="006C29FA"/>
    <w:rsid w:val="006C2F61"/>
    <w:rsid w:val="006C3CB4"/>
    <w:rsid w:val="006C4674"/>
    <w:rsid w:val="006C5360"/>
    <w:rsid w:val="006C6927"/>
    <w:rsid w:val="006C72A3"/>
    <w:rsid w:val="006C7E65"/>
    <w:rsid w:val="006C7FB8"/>
    <w:rsid w:val="006D052E"/>
    <w:rsid w:val="006D0AAC"/>
    <w:rsid w:val="006D1CF2"/>
    <w:rsid w:val="006D44B5"/>
    <w:rsid w:val="006D609E"/>
    <w:rsid w:val="006D6CAC"/>
    <w:rsid w:val="006D6E6F"/>
    <w:rsid w:val="006D711E"/>
    <w:rsid w:val="006D7692"/>
    <w:rsid w:val="006E159C"/>
    <w:rsid w:val="006E15CD"/>
    <w:rsid w:val="006E17A4"/>
    <w:rsid w:val="006E20DB"/>
    <w:rsid w:val="006E32A1"/>
    <w:rsid w:val="006E4047"/>
    <w:rsid w:val="006E46C1"/>
    <w:rsid w:val="006E5322"/>
    <w:rsid w:val="006E6E4E"/>
    <w:rsid w:val="006E7BE9"/>
    <w:rsid w:val="006E7EFE"/>
    <w:rsid w:val="006F04DC"/>
    <w:rsid w:val="006F1132"/>
    <w:rsid w:val="006F2037"/>
    <w:rsid w:val="006F30DC"/>
    <w:rsid w:val="006F37BF"/>
    <w:rsid w:val="006F394A"/>
    <w:rsid w:val="006F4012"/>
    <w:rsid w:val="006F4247"/>
    <w:rsid w:val="006F458C"/>
    <w:rsid w:val="006F512C"/>
    <w:rsid w:val="006F5978"/>
    <w:rsid w:val="006F61DD"/>
    <w:rsid w:val="006F6599"/>
    <w:rsid w:val="00700132"/>
    <w:rsid w:val="0070092C"/>
    <w:rsid w:val="00700CC7"/>
    <w:rsid w:val="0070101A"/>
    <w:rsid w:val="00701210"/>
    <w:rsid w:val="00702299"/>
    <w:rsid w:val="00703112"/>
    <w:rsid w:val="0070420F"/>
    <w:rsid w:val="00704B3F"/>
    <w:rsid w:val="007052E4"/>
    <w:rsid w:val="0070586A"/>
    <w:rsid w:val="00705C25"/>
    <w:rsid w:val="00706373"/>
    <w:rsid w:val="007068C7"/>
    <w:rsid w:val="00711ADA"/>
    <w:rsid w:val="007124B6"/>
    <w:rsid w:val="00712721"/>
    <w:rsid w:val="00714716"/>
    <w:rsid w:val="00714992"/>
    <w:rsid w:val="00714A12"/>
    <w:rsid w:val="00714FBA"/>
    <w:rsid w:val="007152A8"/>
    <w:rsid w:val="007157FC"/>
    <w:rsid w:val="00716A6E"/>
    <w:rsid w:val="00717B05"/>
    <w:rsid w:val="007200CA"/>
    <w:rsid w:val="0072464E"/>
    <w:rsid w:val="00724721"/>
    <w:rsid w:val="007250E0"/>
    <w:rsid w:val="00726F56"/>
    <w:rsid w:val="00727DBF"/>
    <w:rsid w:val="007323EA"/>
    <w:rsid w:val="00732B34"/>
    <w:rsid w:val="007342BF"/>
    <w:rsid w:val="00734356"/>
    <w:rsid w:val="007362D2"/>
    <w:rsid w:val="007363FA"/>
    <w:rsid w:val="00736984"/>
    <w:rsid w:val="00737076"/>
    <w:rsid w:val="00737406"/>
    <w:rsid w:val="00737A9E"/>
    <w:rsid w:val="00740577"/>
    <w:rsid w:val="007413E4"/>
    <w:rsid w:val="007428C0"/>
    <w:rsid w:val="00743BFC"/>
    <w:rsid w:val="00743E15"/>
    <w:rsid w:val="00744102"/>
    <w:rsid w:val="0074410B"/>
    <w:rsid w:val="00744FB5"/>
    <w:rsid w:val="00745D92"/>
    <w:rsid w:val="00746391"/>
    <w:rsid w:val="007473CF"/>
    <w:rsid w:val="007477D9"/>
    <w:rsid w:val="0075070B"/>
    <w:rsid w:val="00750D03"/>
    <w:rsid w:val="007515EF"/>
    <w:rsid w:val="007517F2"/>
    <w:rsid w:val="00752404"/>
    <w:rsid w:val="00752B00"/>
    <w:rsid w:val="00753A27"/>
    <w:rsid w:val="007566EE"/>
    <w:rsid w:val="00756829"/>
    <w:rsid w:val="00756C3F"/>
    <w:rsid w:val="007575AB"/>
    <w:rsid w:val="007579B9"/>
    <w:rsid w:val="00760501"/>
    <w:rsid w:val="00760C42"/>
    <w:rsid w:val="0076102E"/>
    <w:rsid w:val="00761548"/>
    <w:rsid w:val="00761929"/>
    <w:rsid w:val="007627EC"/>
    <w:rsid w:val="00764F3B"/>
    <w:rsid w:val="0076539E"/>
    <w:rsid w:val="007657AD"/>
    <w:rsid w:val="00771276"/>
    <w:rsid w:val="00771795"/>
    <w:rsid w:val="00771B97"/>
    <w:rsid w:val="0077350E"/>
    <w:rsid w:val="00774D90"/>
    <w:rsid w:val="0077505E"/>
    <w:rsid w:val="007750E8"/>
    <w:rsid w:val="00775ED2"/>
    <w:rsid w:val="0077656B"/>
    <w:rsid w:val="007768B8"/>
    <w:rsid w:val="00777A6A"/>
    <w:rsid w:val="00780220"/>
    <w:rsid w:val="007805AD"/>
    <w:rsid w:val="00780D1A"/>
    <w:rsid w:val="00780FC3"/>
    <w:rsid w:val="00783E65"/>
    <w:rsid w:val="00784265"/>
    <w:rsid w:val="0078482D"/>
    <w:rsid w:val="0078558D"/>
    <w:rsid w:val="00785ABB"/>
    <w:rsid w:val="007904F6"/>
    <w:rsid w:val="007907CF"/>
    <w:rsid w:val="00791D20"/>
    <w:rsid w:val="00791FC2"/>
    <w:rsid w:val="007925B7"/>
    <w:rsid w:val="00792976"/>
    <w:rsid w:val="007936D3"/>
    <w:rsid w:val="007943BC"/>
    <w:rsid w:val="00794BA2"/>
    <w:rsid w:val="00794DCB"/>
    <w:rsid w:val="00795121"/>
    <w:rsid w:val="00795334"/>
    <w:rsid w:val="007967C1"/>
    <w:rsid w:val="00796E0C"/>
    <w:rsid w:val="007A1095"/>
    <w:rsid w:val="007A132A"/>
    <w:rsid w:val="007A1575"/>
    <w:rsid w:val="007A15DD"/>
    <w:rsid w:val="007A20FF"/>
    <w:rsid w:val="007A2184"/>
    <w:rsid w:val="007A30E6"/>
    <w:rsid w:val="007A4463"/>
    <w:rsid w:val="007A4D28"/>
    <w:rsid w:val="007A5344"/>
    <w:rsid w:val="007A561A"/>
    <w:rsid w:val="007A65BE"/>
    <w:rsid w:val="007A682E"/>
    <w:rsid w:val="007A6BA8"/>
    <w:rsid w:val="007A72DC"/>
    <w:rsid w:val="007B0191"/>
    <w:rsid w:val="007B04AA"/>
    <w:rsid w:val="007B1D86"/>
    <w:rsid w:val="007B2379"/>
    <w:rsid w:val="007B2626"/>
    <w:rsid w:val="007B27F8"/>
    <w:rsid w:val="007B4870"/>
    <w:rsid w:val="007B53ED"/>
    <w:rsid w:val="007B6460"/>
    <w:rsid w:val="007C0328"/>
    <w:rsid w:val="007C0AB1"/>
    <w:rsid w:val="007C1615"/>
    <w:rsid w:val="007C2B09"/>
    <w:rsid w:val="007C5D3B"/>
    <w:rsid w:val="007C5E3F"/>
    <w:rsid w:val="007C6393"/>
    <w:rsid w:val="007C68AB"/>
    <w:rsid w:val="007C6B0F"/>
    <w:rsid w:val="007D29F7"/>
    <w:rsid w:val="007D2D58"/>
    <w:rsid w:val="007D2E41"/>
    <w:rsid w:val="007D3862"/>
    <w:rsid w:val="007D3C99"/>
    <w:rsid w:val="007D41C0"/>
    <w:rsid w:val="007D43ED"/>
    <w:rsid w:val="007D4B8A"/>
    <w:rsid w:val="007D5C1D"/>
    <w:rsid w:val="007D7C86"/>
    <w:rsid w:val="007E00ED"/>
    <w:rsid w:val="007E515F"/>
    <w:rsid w:val="007E5A67"/>
    <w:rsid w:val="007E62CF"/>
    <w:rsid w:val="007E6400"/>
    <w:rsid w:val="007E6B8F"/>
    <w:rsid w:val="007E7891"/>
    <w:rsid w:val="007F0EDC"/>
    <w:rsid w:val="007F1CCC"/>
    <w:rsid w:val="007F2A9B"/>
    <w:rsid w:val="007F3CA1"/>
    <w:rsid w:val="007F498D"/>
    <w:rsid w:val="008007A0"/>
    <w:rsid w:val="00800EF2"/>
    <w:rsid w:val="00801216"/>
    <w:rsid w:val="008015BC"/>
    <w:rsid w:val="0080429F"/>
    <w:rsid w:val="00804F4E"/>
    <w:rsid w:val="00805384"/>
    <w:rsid w:val="0080651D"/>
    <w:rsid w:val="0080665A"/>
    <w:rsid w:val="00810AA5"/>
    <w:rsid w:val="00811491"/>
    <w:rsid w:val="008118BC"/>
    <w:rsid w:val="00812AAA"/>
    <w:rsid w:val="008131CE"/>
    <w:rsid w:val="00813B6C"/>
    <w:rsid w:val="008144BB"/>
    <w:rsid w:val="008151AB"/>
    <w:rsid w:val="00815BD4"/>
    <w:rsid w:val="00816901"/>
    <w:rsid w:val="00816B09"/>
    <w:rsid w:val="00816F10"/>
    <w:rsid w:val="00817112"/>
    <w:rsid w:val="0082021A"/>
    <w:rsid w:val="0082025A"/>
    <w:rsid w:val="008223EE"/>
    <w:rsid w:val="0082291A"/>
    <w:rsid w:val="008237BE"/>
    <w:rsid w:val="00823B7B"/>
    <w:rsid w:val="008240E2"/>
    <w:rsid w:val="00825328"/>
    <w:rsid w:val="008253B8"/>
    <w:rsid w:val="00826108"/>
    <w:rsid w:val="0082645B"/>
    <w:rsid w:val="00826F13"/>
    <w:rsid w:val="00827223"/>
    <w:rsid w:val="0083047D"/>
    <w:rsid w:val="00830A59"/>
    <w:rsid w:val="008310F3"/>
    <w:rsid w:val="00831369"/>
    <w:rsid w:val="008315AD"/>
    <w:rsid w:val="00831CEA"/>
    <w:rsid w:val="00832384"/>
    <w:rsid w:val="00832CB0"/>
    <w:rsid w:val="008331D9"/>
    <w:rsid w:val="008333BC"/>
    <w:rsid w:val="00833FF6"/>
    <w:rsid w:val="008345A9"/>
    <w:rsid w:val="00834C6F"/>
    <w:rsid w:val="00835119"/>
    <w:rsid w:val="008352D1"/>
    <w:rsid w:val="0083549C"/>
    <w:rsid w:val="008372B7"/>
    <w:rsid w:val="008377F5"/>
    <w:rsid w:val="00841718"/>
    <w:rsid w:val="008424E3"/>
    <w:rsid w:val="0084465D"/>
    <w:rsid w:val="008448DD"/>
    <w:rsid w:val="0084496F"/>
    <w:rsid w:val="00845C27"/>
    <w:rsid w:val="00846D0F"/>
    <w:rsid w:val="00850405"/>
    <w:rsid w:val="00850C34"/>
    <w:rsid w:val="00852957"/>
    <w:rsid w:val="008539E9"/>
    <w:rsid w:val="00854254"/>
    <w:rsid w:val="00856159"/>
    <w:rsid w:val="00860745"/>
    <w:rsid w:val="00861332"/>
    <w:rsid w:val="0086232B"/>
    <w:rsid w:val="00863702"/>
    <w:rsid w:val="008654BC"/>
    <w:rsid w:val="00865527"/>
    <w:rsid w:val="00865E87"/>
    <w:rsid w:val="00866386"/>
    <w:rsid w:val="00867907"/>
    <w:rsid w:val="00870075"/>
    <w:rsid w:val="00870298"/>
    <w:rsid w:val="0087259C"/>
    <w:rsid w:val="00872A3C"/>
    <w:rsid w:val="00872E8D"/>
    <w:rsid w:val="0087368F"/>
    <w:rsid w:val="008738A7"/>
    <w:rsid w:val="00874694"/>
    <w:rsid w:val="0087533E"/>
    <w:rsid w:val="008754BD"/>
    <w:rsid w:val="008802E3"/>
    <w:rsid w:val="0088049F"/>
    <w:rsid w:val="00880957"/>
    <w:rsid w:val="008815CD"/>
    <w:rsid w:val="00881816"/>
    <w:rsid w:val="00882407"/>
    <w:rsid w:val="00884EFB"/>
    <w:rsid w:val="00885221"/>
    <w:rsid w:val="00885923"/>
    <w:rsid w:val="00886E4D"/>
    <w:rsid w:val="0089082C"/>
    <w:rsid w:val="00890A7B"/>
    <w:rsid w:val="00891B67"/>
    <w:rsid w:val="00891C8E"/>
    <w:rsid w:val="008932C3"/>
    <w:rsid w:val="00894A81"/>
    <w:rsid w:val="008A0EE7"/>
    <w:rsid w:val="008A0F41"/>
    <w:rsid w:val="008A1474"/>
    <w:rsid w:val="008A3429"/>
    <w:rsid w:val="008A3F43"/>
    <w:rsid w:val="008A3F9B"/>
    <w:rsid w:val="008A583F"/>
    <w:rsid w:val="008A5F25"/>
    <w:rsid w:val="008A6691"/>
    <w:rsid w:val="008B01E1"/>
    <w:rsid w:val="008B0387"/>
    <w:rsid w:val="008B19B5"/>
    <w:rsid w:val="008B213D"/>
    <w:rsid w:val="008B2270"/>
    <w:rsid w:val="008B2A97"/>
    <w:rsid w:val="008B300A"/>
    <w:rsid w:val="008B38F5"/>
    <w:rsid w:val="008B3C66"/>
    <w:rsid w:val="008B3D92"/>
    <w:rsid w:val="008B493F"/>
    <w:rsid w:val="008B7472"/>
    <w:rsid w:val="008B7550"/>
    <w:rsid w:val="008C006A"/>
    <w:rsid w:val="008C07C0"/>
    <w:rsid w:val="008C5111"/>
    <w:rsid w:val="008C60FF"/>
    <w:rsid w:val="008C7160"/>
    <w:rsid w:val="008D12EA"/>
    <w:rsid w:val="008D1857"/>
    <w:rsid w:val="008D3ABB"/>
    <w:rsid w:val="008D40A7"/>
    <w:rsid w:val="008D4567"/>
    <w:rsid w:val="008D5DBB"/>
    <w:rsid w:val="008D5F1F"/>
    <w:rsid w:val="008E00B4"/>
    <w:rsid w:val="008E010B"/>
    <w:rsid w:val="008E1C09"/>
    <w:rsid w:val="008E37FE"/>
    <w:rsid w:val="008E3CF4"/>
    <w:rsid w:val="008E429E"/>
    <w:rsid w:val="008E4526"/>
    <w:rsid w:val="008E4CE3"/>
    <w:rsid w:val="008E6954"/>
    <w:rsid w:val="008F266A"/>
    <w:rsid w:val="008F2FF3"/>
    <w:rsid w:val="008F46CA"/>
    <w:rsid w:val="008F4D17"/>
    <w:rsid w:val="008F504E"/>
    <w:rsid w:val="008F6634"/>
    <w:rsid w:val="008F791F"/>
    <w:rsid w:val="008F7E05"/>
    <w:rsid w:val="009009D1"/>
    <w:rsid w:val="00900C2D"/>
    <w:rsid w:val="009028A5"/>
    <w:rsid w:val="00902AD0"/>
    <w:rsid w:val="00903FA6"/>
    <w:rsid w:val="00904760"/>
    <w:rsid w:val="0090484C"/>
    <w:rsid w:val="0090487C"/>
    <w:rsid w:val="00904B42"/>
    <w:rsid w:val="00904F40"/>
    <w:rsid w:val="0090561A"/>
    <w:rsid w:val="00905C24"/>
    <w:rsid w:val="00905F2D"/>
    <w:rsid w:val="00906B3D"/>
    <w:rsid w:val="00906FCD"/>
    <w:rsid w:val="00910F89"/>
    <w:rsid w:val="00910FB5"/>
    <w:rsid w:val="0091122B"/>
    <w:rsid w:val="009115F8"/>
    <w:rsid w:val="0091179A"/>
    <w:rsid w:val="009120A1"/>
    <w:rsid w:val="00912CB2"/>
    <w:rsid w:val="00912D0A"/>
    <w:rsid w:val="009130B4"/>
    <w:rsid w:val="00914C8F"/>
    <w:rsid w:val="009153D5"/>
    <w:rsid w:val="009159C2"/>
    <w:rsid w:val="00915A88"/>
    <w:rsid w:val="00915BDC"/>
    <w:rsid w:val="0092020E"/>
    <w:rsid w:val="0092030B"/>
    <w:rsid w:val="00920ACD"/>
    <w:rsid w:val="0092189C"/>
    <w:rsid w:val="009225EB"/>
    <w:rsid w:val="00922E8E"/>
    <w:rsid w:val="0092322A"/>
    <w:rsid w:val="00925373"/>
    <w:rsid w:val="00925B23"/>
    <w:rsid w:val="009260BE"/>
    <w:rsid w:val="009263A4"/>
    <w:rsid w:val="00926F3F"/>
    <w:rsid w:val="0093031D"/>
    <w:rsid w:val="009305F0"/>
    <w:rsid w:val="00933670"/>
    <w:rsid w:val="009336F5"/>
    <w:rsid w:val="00934639"/>
    <w:rsid w:val="00935676"/>
    <w:rsid w:val="00935CE2"/>
    <w:rsid w:val="0094234B"/>
    <w:rsid w:val="009428EB"/>
    <w:rsid w:val="00942D93"/>
    <w:rsid w:val="00945BCE"/>
    <w:rsid w:val="0094672B"/>
    <w:rsid w:val="00947782"/>
    <w:rsid w:val="00947EDC"/>
    <w:rsid w:val="00952821"/>
    <w:rsid w:val="00953400"/>
    <w:rsid w:val="009542C9"/>
    <w:rsid w:val="0095507E"/>
    <w:rsid w:val="0095513D"/>
    <w:rsid w:val="00956884"/>
    <w:rsid w:val="00956D3F"/>
    <w:rsid w:val="00957D71"/>
    <w:rsid w:val="00957F49"/>
    <w:rsid w:val="00960F8F"/>
    <w:rsid w:val="0096164B"/>
    <w:rsid w:val="009620B8"/>
    <w:rsid w:val="00963BDB"/>
    <w:rsid w:val="00964D70"/>
    <w:rsid w:val="00965C97"/>
    <w:rsid w:val="00965D04"/>
    <w:rsid w:val="00966134"/>
    <w:rsid w:val="0096739A"/>
    <w:rsid w:val="009701E7"/>
    <w:rsid w:val="0097032C"/>
    <w:rsid w:val="00972F01"/>
    <w:rsid w:val="0097305B"/>
    <w:rsid w:val="00973864"/>
    <w:rsid w:val="00973A12"/>
    <w:rsid w:val="00973C47"/>
    <w:rsid w:val="00973E34"/>
    <w:rsid w:val="009742DA"/>
    <w:rsid w:val="00976C37"/>
    <w:rsid w:val="00981C5C"/>
    <w:rsid w:val="00981E3B"/>
    <w:rsid w:val="009825FB"/>
    <w:rsid w:val="00982B6B"/>
    <w:rsid w:val="009830E0"/>
    <w:rsid w:val="00983715"/>
    <w:rsid w:val="0098371F"/>
    <w:rsid w:val="00984E01"/>
    <w:rsid w:val="0098577D"/>
    <w:rsid w:val="009860DA"/>
    <w:rsid w:val="0098649D"/>
    <w:rsid w:val="00987531"/>
    <w:rsid w:val="00987839"/>
    <w:rsid w:val="00987E56"/>
    <w:rsid w:val="00992BE8"/>
    <w:rsid w:val="00994375"/>
    <w:rsid w:val="009966D1"/>
    <w:rsid w:val="0099750F"/>
    <w:rsid w:val="009A09CF"/>
    <w:rsid w:val="009A3824"/>
    <w:rsid w:val="009A4A22"/>
    <w:rsid w:val="009A51E0"/>
    <w:rsid w:val="009A6A35"/>
    <w:rsid w:val="009A7D43"/>
    <w:rsid w:val="009B1115"/>
    <w:rsid w:val="009B237A"/>
    <w:rsid w:val="009B39F2"/>
    <w:rsid w:val="009B4A0D"/>
    <w:rsid w:val="009B7BE6"/>
    <w:rsid w:val="009C04D3"/>
    <w:rsid w:val="009C0F8E"/>
    <w:rsid w:val="009C3039"/>
    <w:rsid w:val="009C3D6E"/>
    <w:rsid w:val="009C5DFD"/>
    <w:rsid w:val="009D11CB"/>
    <w:rsid w:val="009D1317"/>
    <w:rsid w:val="009D1EE2"/>
    <w:rsid w:val="009D200B"/>
    <w:rsid w:val="009D3A40"/>
    <w:rsid w:val="009D3C3C"/>
    <w:rsid w:val="009D45FE"/>
    <w:rsid w:val="009D591E"/>
    <w:rsid w:val="009D676F"/>
    <w:rsid w:val="009E0682"/>
    <w:rsid w:val="009E071F"/>
    <w:rsid w:val="009E0976"/>
    <w:rsid w:val="009E1FDA"/>
    <w:rsid w:val="009E2156"/>
    <w:rsid w:val="009E253F"/>
    <w:rsid w:val="009E3269"/>
    <w:rsid w:val="009E3DFD"/>
    <w:rsid w:val="009E5B22"/>
    <w:rsid w:val="009E7912"/>
    <w:rsid w:val="009F1173"/>
    <w:rsid w:val="009F1849"/>
    <w:rsid w:val="009F26AA"/>
    <w:rsid w:val="009F3156"/>
    <w:rsid w:val="009F5C47"/>
    <w:rsid w:val="009F684F"/>
    <w:rsid w:val="009F68D6"/>
    <w:rsid w:val="009F69B6"/>
    <w:rsid w:val="009F7698"/>
    <w:rsid w:val="00A00EA8"/>
    <w:rsid w:val="00A01FCB"/>
    <w:rsid w:val="00A038C1"/>
    <w:rsid w:val="00A03FF4"/>
    <w:rsid w:val="00A04B04"/>
    <w:rsid w:val="00A06968"/>
    <w:rsid w:val="00A06D7F"/>
    <w:rsid w:val="00A06E1B"/>
    <w:rsid w:val="00A10764"/>
    <w:rsid w:val="00A10C2D"/>
    <w:rsid w:val="00A11AE9"/>
    <w:rsid w:val="00A13E80"/>
    <w:rsid w:val="00A148D3"/>
    <w:rsid w:val="00A178B6"/>
    <w:rsid w:val="00A17A38"/>
    <w:rsid w:val="00A206FF"/>
    <w:rsid w:val="00A213D0"/>
    <w:rsid w:val="00A2151E"/>
    <w:rsid w:val="00A21547"/>
    <w:rsid w:val="00A2169E"/>
    <w:rsid w:val="00A219C0"/>
    <w:rsid w:val="00A21F7D"/>
    <w:rsid w:val="00A2272B"/>
    <w:rsid w:val="00A22D42"/>
    <w:rsid w:val="00A236A8"/>
    <w:rsid w:val="00A2458D"/>
    <w:rsid w:val="00A24E5F"/>
    <w:rsid w:val="00A25B80"/>
    <w:rsid w:val="00A25B9A"/>
    <w:rsid w:val="00A31951"/>
    <w:rsid w:val="00A32122"/>
    <w:rsid w:val="00A321DA"/>
    <w:rsid w:val="00A32910"/>
    <w:rsid w:val="00A33C29"/>
    <w:rsid w:val="00A33F66"/>
    <w:rsid w:val="00A351FE"/>
    <w:rsid w:val="00A35CD1"/>
    <w:rsid w:val="00A372AF"/>
    <w:rsid w:val="00A3788A"/>
    <w:rsid w:val="00A403C3"/>
    <w:rsid w:val="00A40F6E"/>
    <w:rsid w:val="00A418FF"/>
    <w:rsid w:val="00A46398"/>
    <w:rsid w:val="00A47588"/>
    <w:rsid w:val="00A50236"/>
    <w:rsid w:val="00A50300"/>
    <w:rsid w:val="00A5075C"/>
    <w:rsid w:val="00A52A44"/>
    <w:rsid w:val="00A54371"/>
    <w:rsid w:val="00A55447"/>
    <w:rsid w:val="00A56FC0"/>
    <w:rsid w:val="00A572C6"/>
    <w:rsid w:val="00A61044"/>
    <w:rsid w:val="00A6415D"/>
    <w:rsid w:val="00A6431B"/>
    <w:rsid w:val="00A64BE1"/>
    <w:rsid w:val="00A6551A"/>
    <w:rsid w:val="00A65A46"/>
    <w:rsid w:val="00A66BCC"/>
    <w:rsid w:val="00A67C6E"/>
    <w:rsid w:val="00A7161D"/>
    <w:rsid w:val="00A7266C"/>
    <w:rsid w:val="00A7332F"/>
    <w:rsid w:val="00A73730"/>
    <w:rsid w:val="00A7430C"/>
    <w:rsid w:val="00A74F63"/>
    <w:rsid w:val="00A76701"/>
    <w:rsid w:val="00A77742"/>
    <w:rsid w:val="00A80066"/>
    <w:rsid w:val="00A827AB"/>
    <w:rsid w:val="00A83EB5"/>
    <w:rsid w:val="00A8615E"/>
    <w:rsid w:val="00A8652A"/>
    <w:rsid w:val="00A86F1F"/>
    <w:rsid w:val="00A8717F"/>
    <w:rsid w:val="00A8730E"/>
    <w:rsid w:val="00A90843"/>
    <w:rsid w:val="00A90890"/>
    <w:rsid w:val="00A9139B"/>
    <w:rsid w:val="00A92FE9"/>
    <w:rsid w:val="00A940F1"/>
    <w:rsid w:val="00A9444A"/>
    <w:rsid w:val="00A97716"/>
    <w:rsid w:val="00AA02D3"/>
    <w:rsid w:val="00AA0972"/>
    <w:rsid w:val="00AA137A"/>
    <w:rsid w:val="00AA2374"/>
    <w:rsid w:val="00AA2788"/>
    <w:rsid w:val="00AA2FD6"/>
    <w:rsid w:val="00AA3301"/>
    <w:rsid w:val="00AA338D"/>
    <w:rsid w:val="00AA5033"/>
    <w:rsid w:val="00AA5231"/>
    <w:rsid w:val="00AA5B87"/>
    <w:rsid w:val="00AA5D85"/>
    <w:rsid w:val="00AA6AA3"/>
    <w:rsid w:val="00AA6C78"/>
    <w:rsid w:val="00AA764B"/>
    <w:rsid w:val="00AA7A1B"/>
    <w:rsid w:val="00AB03CF"/>
    <w:rsid w:val="00AB24AB"/>
    <w:rsid w:val="00AB26E4"/>
    <w:rsid w:val="00AB4B97"/>
    <w:rsid w:val="00AB52F3"/>
    <w:rsid w:val="00AB6177"/>
    <w:rsid w:val="00AC05EE"/>
    <w:rsid w:val="00AC204C"/>
    <w:rsid w:val="00AC390B"/>
    <w:rsid w:val="00AC401F"/>
    <w:rsid w:val="00AC4AA1"/>
    <w:rsid w:val="00AC6B96"/>
    <w:rsid w:val="00AC6F4C"/>
    <w:rsid w:val="00AC77D5"/>
    <w:rsid w:val="00AD0DA2"/>
    <w:rsid w:val="00AD2A51"/>
    <w:rsid w:val="00AD2F8E"/>
    <w:rsid w:val="00AD3496"/>
    <w:rsid w:val="00AD3A07"/>
    <w:rsid w:val="00AD3EE8"/>
    <w:rsid w:val="00AD45A6"/>
    <w:rsid w:val="00AD552D"/>
    <w:rsid w:val="00AD7234"/>
    <w:rsid w:val="00AE02C4"/>
    <w:rsid w:val="00AE1288"/>
    <w:rsid w:val="00AE1650"/>
    <w:rsid w:val="00AE18FC"/>
    <w:rsid w:val="00AE32DD"/>
    <w:rsid w:val="00AE3C9B"/>
    <w:rsid w:val="00AE4236"/>
    <w:rsid w:val="00AE7AE4"/>
    <w:rsid w:val="00AE7E34"/>
    <w:rsid w:val="00AF17A9"/>
    <w:rsid w:val="00AF2912"/>
    <w:rsid w:val="00AF2E0C"/>
    <w:rsid w:val="00AF4125"/>
    <w:rsid w:val="00AF5D4A"/>
    <w:rsid w:val="00AF6EEC"/>
    <w:rsid w:val="00AF70AE"/>
    <w:rsid w:val="00B00C4A"/>
    <w:rsid w:val="00B0287A"/>
    <w:rsid w:val="00B03F9F"/>
    <w:rsid w:val="00B04A6F"/>
    <w:rsid w:val="00B05E0F"/>
    <w:rsid w:val="00B05EE2"/>
    <w:rsid w:val="00B07A18"/>
    <w:rsid w:val="00B103DE"/>
    <w:rsid w:val="00B10A5C"/>
    <w:rsid w:val="00B111DD"/>
    <w:rsid w:val="00B11DF8"/>
    <w:rsid w:val="00B12295"/>
    <w:rsid w:val="00B12992"/>
    <w:rsid w:val="00B13A87"/>
    <w:rsid w:val="00B14068"/>
    <w:rsid w:val="00B1593D"/>
    <w:rsid w:val="00B1651E"/>
    <w:rsid w:val="00B16A22"/>
    <w:rsid w:val="00B203A4"/>
    <w:rsid w:val="00B20FC2"/>
    <w:rsid w:val="00B249A9"/>
    <w:rsid w:val="00B25479"/>
    <w:rsid w:val="00B25A86"/>
    <w:rsid w:val="00B25BD9"/>
    <w:rsid w:val="00B2708D"/>
    <w:rsid w:val="00B31348"/>
    <w:rsid w:val="00B3147F"/>
    <w:rsid w:val="00B32DF5"/>
    <w:rsid w:val="00B33545"/>
    <w:rsid w:val="00B3418B"/>
    <w:rsid w:val="00B341F0"/>
    <w:rsid w:val="00B357C0"/>
    <w:rsid w:val="00B35920"/>
    <w:rsid w:val="00B366C6"/>
    <w:rsid w:val="00B36769"/>
    <w:rsid w:val="00B376BE"/>
    <w:rsid w:val="00B41BD6"/>
    <w:rsid w:val="00B42012"/>
    <w:rsid w:val="00B423B3"/>
    <w:rsid w:val="00B427BB"/>
    <w:rsid w:val="00B42E94"/>
    <w:rsid w:val="00B43120"/>
    <w:rsid w:val="00B43660"/>
    <w:rsid w:val="00B44107"/>
    <w:rsid w:val="00B44682"/>
    <w:rsid w:val="00B50687"/>
    <w:rsid w:val="00B51B1E"/>
    <w:rsid w:val="00B52287"/>
    <w:rsid w:val="00B53C26"/>
    <w:rsid w:val="00B54874"/>
    <w:rsid w:val="00B54F00"/>
    <w:rsid w:val="00B55302"/>
    <w:rsid w:val="00B55E5B"/>
    <w:rsid w:val="00B576DF"/>
    <w:rsid w:val="00B57DBC"/>
    <w:rsid w:val="00B57F46"/>
    <w:rsid w:val="00B60F9A"/>
    <w:rsid w:val="00B617FA"/>
    <w:rsid w:val="00B621D3"/>
    <w:rsid w:val="00B62786"/>
    <w:rsid w:val="00B63624"/>
    <w:rsid w:val="00B65436"/>
    <w:rsid w:val="00B6607C"/>
    <w:rsid w:val="00B6727F"/>
    <w:rsid w:val="00B703F9"/>
    <w:rsid w:val="00B71392"/>
    <w:rsid w:val="00B7251D"/>
    <w:rsid w:val="00B73495"/>
    <w:rsid w:val="00B7414C"/>
    <w:rsid w:val="00B74CD4"/>
    <w:rsid w:val="00B7569A"/>
    <w:rsid w:val="00B75BAF"/>
    <w:rsid w:val="00B76123"/>
    <w:rsid w:val="00B771C0"/>
    <w:rsid w:val="00B7721D"/>
    <w:rsid w:val="00B8006A"/>
    <w:rsid w:val="00B808C3"/>
    <w:rsid w:val="00B80C35"/>
    <w:rsid w:val="00B80E55"/>
    <w:rsid w:val="00B81031"/>
    <w:rsid w:val="00B8368A"/>
    <w:rsid w:val="00B84AA6"/>
    <w:rsid w:val="00B84F9E"/>
    <w:rsid w:val="00B85374"/>
    <w:rsid w:val="00B8676F"/>
    <w:rsid w:val="00B86A5B"/>
    <w:rsid w:val="00B873C1"/>
    <w:rsid w:val="00B9160A"/>
    <w:rsid w:val="00B91DD8"/>
    <w:rsid w:val="00B92374"/>
    <w:rsid w:val="00B92B25"/>
    <w:rsid w:val="00B94122"/>
    <w:rsid w:val="00B946B4"/>
    <w:rsid w:val="00B94F91"/>
    <w:rsid w:val="00B96717"/>
    <w:rsid w:val="00B9676B"/>
    <w:rsid w:val="00B96BC0"/>
    <w:rsid w:val="00B97F6E"/>
    <w:rsid w:val="00BA02A3"/>
    <w:rsid w:val="00BA0DEC"/>
    <w:rsid w:val="00BA1BBB"/>
    <w:rsid w:val="00BA1CFF"/>
    <w:rsid w:val="00BA3EC2"/>
    <w:rsid w:val="00BA493B"/>
    <w:rsid w:val="00BB050D"/>
    <w:rsid w:val="00BB1225"/>
    <w:rsid w:val="00BB1AEE"/>
    <w:rsid w:val="00BB1CA2"/>
    <w:rsid w:val="00BB27C7"/>
    <w:rsid w:val="00BB32E7"/>
    <w:rsid w:val="00BB3E33"/>
    <w:rsid w:val="00BB5204"/>
    <w:rsid w:val="00BB60B8"/>
    <w:rsid w:val="00BB648C"/>
    <w:rsid w:val="00BB6943"/>
    <w:rsid w:val="00BB7226"/>
    <w:rsid w:val="00BB7382"/>
    <w:rsid w:val="00BC3277"/>
    <w:rsid w:val="00BC368A"/>
    <w:rsid w:val="00BC3D7D"/>
    <w:rsid w:val="00BC3FB5"/>
    <w:rsid w:val="00BC4516"/>
    <w:rsid w:val="00BC4A7A"/>
    <w:rsid w:val="00BC6AFF"/>
    <w:rsid w:val="00BD015D"/>
    <w:rsid w:val="00BD019D"/>
    <w:rsid w:val="00BD0525"/>
    <w:rsid w:val="00BD0B61"/>
    <w:rsid w:val="00BD108A"/>
    <w:rsid w:val="00BD1598"/>
    <w:rsid w:val="00BD3BF3"/>
    <w:rsid w:val="00BD5206"/>
    <w:rsid w:val="00BD5C97"/>
    <w:rsid w:val="00BD6EE0"/>
    <w:rsid w:val="00BD6EF8"/>
    <w:rsid w:val="00BD7B42"/>
    <w:rsid w:val="00BE0443"/>
    <w:rsid w:val="00BE0726"/>
    <w:rsid w:val="00BE0827"/>
    <w:rsid w:val="00BE1028"/>
    <w:rsid w:val="00BE1D3D"/>
    <w:rsid w:val="00BE2005"/>
    <w:rsid w:val="00BE2E45"/>
    <w:rsid w:val="00BE387D"/>
    <w:rsid w:val="00BE6BDE"/>
    <w:rsid w:val="00BE78E5"/>
    <w:rsid w:val="00BE8194"/>
    <w:rsid w:val="00BF1C48"/>
    <w:rsid w:val="00BF219E"/>
    <w:rsid w:val="00BF24AB"/>
    <w:rsid w:val="00BF2D0D"/>
    <w:rsid w:val="00BF4214"/>
    <w:rsid w:val="00BF6F7F"/>
    <w:rsid w:val="00BF7581"/>
    <w:rsid w:val="00C0015F"/>
    <w:rsid w:val="00C05C0D"/>
    <w:rsid w:val="00C06376"/>
    <w:rsid w:val="00C06671"/>
    <w:rsid w:val="00C06991"/>
    <w:rsid w:val="00C1459A"/>
    <w:rsid w:val="00C1579D"/>
    <w:rsid w:val="00C1630A"/>
    <w:rsid w:val="00C16DCC"/>
    <w:rsid w:val="00C17778"/>
    <w:rsid w:val="00C22D8B"/>
    <w:rsid w:val="00C2377E"/>
    <w:rsid w:val="00C26E74"/>
    <w:rsid w:val="00C2749F"/>
    <w:rsid w:val="00C31424"/>
    <w:rsid w:val="00C314EE"/>
    <w:rsid w:val="00C31520"/>
    <w:rsid w:val="00C31823"/>
    <w:rsid w:val="00C3494A"/>
    <w:rsid w:val="00C3506E"/>
    <w:rsid w:val="00C3630B"/>
    <w:rsid w:val="00C3689E"/>
    <w:rsid w:val="00C36FC7"/>
    <w:rsid w:val="00C37E13"/>
    <w:rsid w:val="00C406EC"/>
    <w:rsid w:val="00C408B8"/>
    <w:rsid w:val="00C42656"/>
    <w:rsid w:val="00C4477D"/>
    <w:rsid w:val="00C44877"/>
    <w:rsid w:val="00C44F9E"/>
    <w:rsid w:val="00C45561"/>
    <w:rsid w:val="00C45BB8"/>
    <w:rsid w:val="00C470AC"/>
    <w:rsid w:val="00C51EC5"/>
    <w:rsid w:val="00C53235"/>
    <w:rsid w:val="00C53C4A"/>
    <w:rsid w:val="00C55B89"/>
    <w:rsid w:val="00C56FE6"/>
    <w:rsid w:val="00C5710C"/>
    <w:rsid w:val="00C62370"/>
    <w:rsid w:val="00C62A24"/>
    <w:rsid w:val="00C62B43"/>
    <w:rsid w:val="00C62E5A"/>
    <w:rsid w:val="00C63006"/>
    <w:rsid w:val="00C6395B"/>
    <w:rsid w:val="00C63FC5"/>
    <w:rsid w:val="00C646C9"/>
    <w:rsid w:val="00C65851"/>
    <w:rsid w:val="00C658B2"/>
    <w:rsid w:val="00C65916"/>
    <w:rsid w:val="00C65CDD"/>
    <w:rsid w:val="00C66147"/>
    <w:rsid w:val="00C668C6"/>
    <w:rsid w:val="00C66A42"/>
    <w:rsid w:val="00C67844"/>
    <w:rsid w:val="00C67D7F"/>
    <w:rsid w:val="00C7081E"/>
    <w:rsid w:val="00C71159"/>
    <w:rsid w:val="00C71F5E"/>
    <w:rsid w:val="00C748F6"/>
    <w:rsid w:val="00C75357"/>
    <w:rsid w:val="00C754AA"/>
    <w:rsid w:val="00C75903"/>
    <w:rsid w:val="00C75945"/>
    <w:rsid w:val="00C759C6"/>
    <w:rsid w:val="00C75EC8"/>
    <w:rsid w:val="00C762BD"/>
    <w:rsid w:val="00C773B8"/>
    <w:rsid w:val="00C80467"/>
    <w:rsid w:val="00C8135C"/>
    <w:rsid w:val="00C83496"/>
    <w:rsid w:val="00C834DB"/>
    <w:rsid w:val="00C8376A"/>
    <w:rsid w:val="00C8483F"/>
    <w:rsid w:val="00C85270"/>
    <w:rsid w:val="00C856AB"/>
    <w:rsid w:val="00C9079E"/>
    <w:rsid w:val="00C91712"/>
    <w:rsid w:val="00C91D63"/>
    <w:rsid w:val="00C932CE"/>
    <w:rsid w:val="00C96195"/>
    <w:rsid w:val="00C96EEC"/>
    <w:rsid w:val="00C976F5"/>
    <w:rsid w:val="00C97AA5"/>
    <w:rsid w:val="00CA0268"/>
    <w:rsid w:val="00CA1B1C"/>
    <w:rsid w:val="00CA1CDB"/>
    <w:rsid w:val="00CA1F88"/>
    <w:rsid w:val="00CA4439"/>
    <w:rsid w:val="00CA44A3"/>
    <w:rsid w:val="00CA47C1"/>
    <w:rsid w:val="00CA6B7D"/>
    <w:rsid w:val="00CA73B9"/>
    <w:rsid w:val="00CA7C77"/>
    <w:rsid w:val="00CB2415"/>
    <w:rsid w:val="00CB3C6A"/>
    <w:rsid w:val="00CB4A54"/>
    <w:rsid w:val="00CB5477"/>
    <w:rsid w:val="00CB64ED"/>
    <w:rsid w:val="00CB68A9"/>
    <w:rsid w:val="00CB792B"/>
    <w:rsid w:val="00CB7C0E"/>
    <w:rsid w:val="00CC2E86"/>
    <w:rsid w:val="00CC3FBF"/>
    <w:rsid w:val="00CC4F2B"/>
    <w:rsid w:val="00CC50A7"/>
    <w:rsid w:val="00CC77D7"/>
    <w:rsid w:val="00CD0872"/>
    <w:rsid w:val="00CD0C95"/>
    <w:rsid w:val="00CD2609"/>
    <w:rsid w:val="00CD2E3D"/>
    <w:rsid w:val="00CD35DF"/>
    <w:rsid w:val="00CD3719"/>
    <w:rsid w:val="00CD3DDA"/>
    <w:rsid w:val="00CD4A9F"/>
    <w:rsid w:val="00CD4DDF"/>
    <w:rsid w:val="00CD7DA4"/>
    <w:rsid w:val="00CE073B"/>
    <w:rsid w:val="00CE0920"/>
    <w:rsid w:val="00CE0B4B"/>
    <w:rsid w:val="00CE17B8"/>
    <w:rsid w:val="00CE2189"/>
    <w:rsid w:val="00CE26CC"/>
    <w:rsid w:val="00CE286B"/>
    <w:rsid w:val="00CE33F8"/>
    <w:rsid w:val="00CE406A"/>
    <w:rsid w:val="00CE5344"/>
    <w:rsid w:val="00CE6CE7"/>
    <w:rsid w:val="00CE6E9D"/>
    <w:rsid w:val="00CE70F3"/>
    <w:rsid w:val="00CE7310"/>
    <w:rsid w:val="00CF0201"/>
    <w:rsid w:val="00CF0C5F"/>
    <w:rsid w:val="00CF16A7"/>
    <w:rsid w:val="00CF2416"/>
    <w:rsid w:val="00CF295C"/>
    <w:rsid w:val="00CF2E76"/>
    <w:rsid w:val="00CF60F5"/>
    <w:rsid w:val="00CF6745"/>
    <w:rsid w:val="00CF6CCA"/>
    <w:rsid w:val="00CF6F41"/>
    <w:rsid w:val="00CF7604"/>
    <w:rsid w:val="00CF7DCB"/>
    <w:rsid w:val="00D012CB"/>
    <w:rsid w:val="00D0198A"/>
    <w:rsid w:val="00D029FD"/>
    <w:rsid w:val="00D02D65"/>
    <w:rsid w:val="00D02E03"/>
    <w:rsid w:val="00D02FAD"/>
    <w:rsid w:val="00D03558"/>
    <w:rsid w:val="00D038B6"/>
    <w:rsid w:val="00D04838"/>
    <w:rsid w:val="00D062E8"/>
    <w:rsid w:val="00D10031"/>
    <w:rsid w:val="00D11C45"/>
    <w:rsid w:val="00D11EB7"/>
    <w:rsid w:val="00D13763"/>
    <w:rsid w:val="00D138AF"/>
    <w:rsid w:val="00D13B60"/>
    <w:rsid w:val="00D15F36"/>
    <w:rsid w:val="00D170B7"/>
    <w:rsid w:val="00D20E9C"/>
    <w:rsid w:val="00D2320E"/>
    <w:rsid w:val="00D23703"/>
    <w:rsid w:val="00D26A8E"/>
    <w:rsid w:val="00D270FB"/>
    <w:rsid w:val="00D27A4E"/>
    <w:rsid w:val="00D311E9"/>
    <w:rsid w:val="00D3154B"/>
    <w:rsid w:val="00D31D72"/>
    <w:rsid w:val="00D32648"/>
    <w:rsid w:val="00D337CF"/>
    <w:rsid w:val="00D34816"/>
    <w:rsid w:val="00D34853"/>
    <w:rsid w:val="00D34922"/>
    <w:rsid w:val="00D35909"/>
    <w:rsid w:val="00D3681A"/>
    <w:rsid w:val="00D36C4F"/>
    <w:rsid w:val="00D40316"/>
    <w:rsid w:val="00D40B6A"/>
    <w:rsid w:val="00D40BE2"/>
    <w:rsid w:val="00D40DE1"/>
    <w:rsid w:val="00D4356A"/>
    <w:rsid w:val="00D4364D"/>
    <w:rsid w:val="00D445A5"/>
    <w:rsid w:val="00D45B63"/>
    <w:rsid w:val="00D45E10"/>
    <w:rsid w:val="00D4697F"/>
    <w:rsid w:val="00D51A86"/>
    <w:rsid w:val="00D52E78"/>
    <w:rsid w:val="00D53826"/>
    <w:rsid w:val="00D555AB"/>
    <w:rsid w:val="00D55F75"/>
    <w:rsid w:val="00D57B41"/>
    <w:rsid w:val="00D6012E"/>
    <w:rsid w:val="00D605FB"/>
    <w:rsid w:val="00D60D8D"/>
    <w:rsid w:val="00D61472"/>
    <w:rsid w:val="00D61518"/>
    <w:rsid w:val="00D617F3"/>
    <w:rsid w:val="00D6235F"/>
    <w:rsid w:val="00D62DEA"/>
    <w:rsid w:val="00D65913"/>
    <w:rsid w:val="00D65F02"/>
    <w:rsid w:val="00D703B7"/>
    <w:rsid w:val="00D73888"/>
    <w:rsid w:val="00D73B28"/>
    <w:rsid w:val="00D74011"/>
    <w:rsid w:val="00D75011"/>
    <w:rsid w:val="00D7523F"/>
    <w:rsid w:val="00D75CCC"/>
    <w:rsid w:val="00D75D30"/>
    <w:rsid w:val="00D77EA9"/>
    <w:rsid w:val="00D80109"/>
    <w:rsid w:val="00D80492"/>
    <w:rsid w:val="00D810AE"/>
    <w:rsid w:val="00D81DDE"/>
    <w:rsid w:val="00D82079"/>
    <w:rsid w:val="00D82367"/>
    <w:rsid w:val="00D83B43"/>
    <w:rsid w:val="00D84581"/>
    <w:rsid w:val="00D85E04"/>
    <w:rsid w:val="00D860A5"/>
    <w:rsid w:val="00D867CC"/>
    <w:rsid w:val="00D86C15"/>
    <w:rsid w:val="00D87380"/>
    <w:rsid w:val="00D87A0A"/>
    <w:rsid w:val="00D9047E"/>
    <w:rsid w:val="00D90EAF"/>
    <w:rsid w:val="00D912FC"/>
    <w:rsid w:val="00D917D8"/>
    <w:rsid w:val="00D91BF5"/>
    <w:rsid w:val="00D9275E"/>
    <w:rsid w:val="00D939FA"/>
    <w:rsid w:val="00D94249"/>
    <w:rsid w:val="00D9467F"/>
    <w:rsid w:val="00D959C8"/>
    <w:rsid w:val="00D95D2B"/>
    <w:rsid w:val="00D967FF"/>
    <w:rsid w:val="00D969E3"/>
    <w:rsid w:val="00D975E5"/>
    <w:rsid w:val="00DA0418"/>
    <w:rsid w:val="00DA0A27"/>
    <w:rsid w:val="00DA152F"/>
    <w:rsid w:val="00DA2040"/>
    <w:rsid w:val="00DA2BD3"/>
    <w:rsid w:val="00DA4304"/>
    <w:rsid w:val="00DA4E62"/>
    <w:rsid w:val="00DA517E"/>
    <w:rsid w:val="00DA7A7A"/>
    <w:rsid w:val="00DA7D8A"/>
    <w:rsid w:val="00DB19CE"/>
    <w:rsid w:val="00DB211C"/>
    <w:rsid w:val="00DB2DBB"/>
    <w:rsid w:val="00DB2F5F"/>
    <w:rsid w:val="00DB3B35"/>
    <w:rsid w:val="00DB3B67"/>
    <w:rsid w:val="00DC0411"/>
    <w:rsid w:val="00DC04D7"/>
    <w:rsid w:val="00DC0D24"/>
    <w:rsid w:val="00DC0E53"/>
    <w:rsid w:val="00DC0EB2"/>
    <w:rsid w:val="00DC38DC"/>
    <w:rsid w:val="00DC3FC0"/>
    <w:rsid w:val="00DC49F2"/>
    <w:rsid w:val="00DC576E"/>
    <w:rsid w:val="00DC5B0A"/>
    <w:rsid w:val="00DC66E1"/>
    <w:rsid w:val="00DC7BED"/>
    <w:rsid w:val="00DD043E"/>
    <w:rsid w:val="00DD0A74"/>
    <w:rsid w:val="00DD1480"/>
    <w:rsid w:val="00DD1848"/>
    <w:rsid w:val="00DD2351"/>
    <w:rsid w:val="00DD5BCF"/>
    <w:rsid w:val="00DD6416"/>
    <w:rsid w:val="00DD732A"/>
    <w:rsid w:val="00DE2ABB"/>
    <w:rsid w:val="00DE39BF"/>
    <w:rsid w:val="00DE4409"/>
    <w:rsid w:val="00DE5800"/>
    <w:rsid w:val="00DE5D61"/>
    <w:rsid w:val="00DE74FB"/>
    <w:rsid w:val="00DF135B"/>
    <w:rsid w:val="00DF24DB"/>
    <w:rsid w:val="00DF36A6"/>
    <w:rsid w:val="00DF3828"/>
    <w:rsid w:val="00DF502F"/>
    <w:rsid w:val="00DF53AA"/>
    <w:rsid w:val="00DF6115"/>
    <w:rsid w:val="00DF6806"/>
    <w:rsid w:val="00DF6C02"/>
    <w:rsid w:val="00DF7292"/>
    <w:rsid w:val="00DF72F5"/>
    <w:rsid w:val="00E006E9"/>
    <w:rsid w:val="00E01D5D"/>
    <w:rsid w:val="00E01F54"/>
    <w:rsid w:val="00E0264A"/>
    <w:rsid w:val="00E02A09"/>
    <w:rsid w:val="00E03FD9"/>
    <w:rsid w:val="00E04DB5"/>
    <w:rsid w:val="00E0652E"/>
    <w:rsid w:val="00E10BC8"/>
    <w:rsid w:val="00E12C71"/>
    <w:rsid w:val="00E1357E"/>
    <w:rsid w:val="00E1572D"/>
    <w:rsid w:val="00E16CFA"/>
    <w:rsid w:val="00E2074B"/>
    <w:rsid w:val="00E215A2"/>
    <w:rsid w:val="00E226CA"/>
    <w:rsid w:val="00E22AC8"/>
    <w:rsid w:val="00E231C2"/>
    <w:rsid w:val="00E24141"/>
    <w:rsid w:val="00E243C2"/>
    <w:rsid w:val="00E243D6"/>
    <w:rsid w:val="00E2475C"/>
    <w:rsid w:val="00E249F3"/>
    <w:rsid w:val="00E25ECA"/>
    <w:rsid w:val="00E26C8D"/>
    <w:rsid w:val="00E2709D"/>
    <w:rsid w:val="00E274DE"/>
    <w:rsid w:val="00E3047F"/>
    <w:rsid w:val="00E32118"/>
    <w:rsid w:val="00E32CD1"/>
    <w:rsid w:val="00E33998"/>
    <w:rsid w:val="00E33ADC"/>
    <w:rsid w:val="00E344A4"/>
    <w:rsid w:val="00E34562"/>
    <w:rsid w:val="00E349DF"/>
    <w:rsid w:val="00E36957"/>
    <w:rsid w:val="00E3715B"/>
    <w:rsid w:val="00E371D3"/>
    <w:rsid w:val="00E4026E"/>
    <w:rsid w:val="00E40857"/>
    <w:rsid w:val="00E40A24"/>
    <w:rsid w:val="00E41BB8"/>
    <w:rsid w:val="00E42CE0"/>
    <w:rsid w:val="00E43278"/>
    <w:rsid w:val="00E43A4C"/>
    <w:rsid w:val="00E43F55"/>
    <w:rsid w:val="00E45F3A"/>
    <w:rsid w:val="00E500A6"/>
    <w:rsid w:val="00E50E86"/>
    <w:rsid w:val="00E515AE"/>
    <w:rsid w:val="00E51784"/>
    <w:rsid w:val="00E53B6E"/>
    <w:rsid w:val="00E564F7"/>
    <w:rsid w:val="00E56B5B"/>
    <w:rsid w:val="00E57B84"/>
    <w:rsid w:val="00E60A74"/>
    <w:rsid w:val="00E60B89"/>
    <w:rsid w:val="00E61E53"/>
    <w:rsid w:val="00E624BA"/>
    <w:rsid w:val="00E63793"/>
    <w:rsid w:val="00E64542"/>
    <w:rsid w:val="00E666C3"/>
    <w:rsid w:val="00E67D18"/>
    <w:rsid w:val="00E70706"/>
    <w:rsid w:val="00E715BB"/>
    <w:rsid w:val="00E71626"/>
    <w:rsid w:val="00E72ABD"/>
    <w:rsid w:val="00E74375"/>
    <w:rsid w:val="00E74F69"/>
    <w:rsid w:val="00E76578"/>
    <w:rsid w:val="00E774B5"/>
    <w:rsid w:val="00E77A48"/>
    <w:rsid w:val="00E80A03"/>
    <w:rsid w:val="00E81073"/>
    <w:rsid w:val="00E810CE"/>
    <w:rsid w:val="00E8133E"/>
    <w:rsid w:val="00E829AE"/>
    <w:rsid w:val="00E8307E"/>
    <w:rsid w:val="00E83400"/>
    <w:rsid w:val="00E838B2"/>
    <w:rsid w:val="00E838BF"/>
    <w:rsid w:val="00E83F0D"/>
    <w:rsid w:val="00E840B3"/>
    <w:rsid w:val="00E85132"/>
    <w:rsid w:val="00E85751"/>
    <w:rsid w:val="00E86264"/>
    <w:rsid w:val="00E86706"/>
    <w:rsid w:val="00E8693D"/>
    <w:rsid w:val="00E87E0F"/>
    <w:rsid w:val="00E91B31"/>
    <w:rsid w:val="00E923CC"/>
    <w:rsid w:val="00E92A71"/>
    <w:rsid w:val="00E92E14"/>
    <w:rsid w:val="00E943AD"/>
    <w:rsid w:val="00E94434"/>
    <w:rsid w:val="00E945C2"/>
    <w:rsid w:val="00E954BB"/>
    <w:rsid w:val="00E967C6"/>
    <w:rsid w:val="00E97675"/>
    <w:rsid w:val="00EA29B1"/>
    <w:rsid w:val="00EA3974"/>
    <w:rsid w:val="00EA523B"/>
    <w:rsid w:val="00EA5675"/>
    <w:rsid w:val="00EA5832"/>
    <w:rsid w:val="00EB1D5F"/>
    <w:rsid w:val="00EB229B"/>
    <w:rsid w:val="00EB3100"/>
    <w:rsid w:val="00EB4287"/>
    <w:rsid w:val="00EB5261"/>
    <w:rsid w:val="00EB5F3A"/>
    <w:rsid w:val="00EB5FC0"/>
    <w:rsid w:val="00EB7AA9"/>
    <w:rsid w:val="00EC1012"/>
    <w:rsid w:val="00EC18A4"/>
    <w:rsid w:val="00EC20A9"/>
    <w:rsid w:val="00EC26EF"/>
    <w:rsid w:val="00EC4EAA"/>
    <w:rsid w:val="00EC5986"/>
    <w:rsid w:val="00EC6B89"/>
    <w:rsid w:val="00EC7E6E"/>
    <w:rsid w:val="00EC7F60"/>
    <w:rsid w:val="00ED0CF1"/>
    <w:rsid w:val="00ED2B12"/>
    <w:rsid w:val="00ED4163"/>
    <w:rsid w:val="00ED692D"/>
    <w:rsid w:val="00EE05E4"/>
    <w:rsid w:val="00EE1CB0"/>
    <w:rsid w:val="00EE28BC"/>
    <w:rsid w:val="00EE2D93"/>
    <w:rsid w:val="00EF08DD"/>
    <w:rsid w:val="00EF0C02"/>
    <w:rsid w:val="00EF0CB2"/>
    <w:rsid w:val="00EF167A"/>
    <w:rsid w:val="00EF20EA"/>
    <w:rsid w:val="00EF2819"/>
    <w:rsid w:val="00EF370C"/>
    <w:rsid w:val="00EF61E7"/>
    <w:rsid w:val="00EF7023"/>
    <w:rsid w:val="00F005F5"/>
    <w:rsid w:val="00F00961"/>
    <w:rsid w:val="00F04C68"/>
    <w:rsid w:val="00F05FBE"/>
    <w:rsid w:val="00F06D3E"/>
    <w:rsid w:val="00F07BC1"/>
    <w:rsid w:val="00F10332"/>
    <w:rsid w:val="00F10E6C"/>
    <w:rsid w:val="00F115B7"/>
    <w:rsid w:val="00F125FE"/>
    <w:rsid w:val="00F12E47"/>
    <w:rsid w:val="00F1330B"/>
    <w:rsid w:val="00F158DF"/>
    <w:rsid w:val="00F16906"/>
    <w:rsid w:val="00F16D49"/>
    <w:rsid w:val="00F1742D"/>
    <w:rsid w:val="00F1772A"/>
    <w:rsid w:val="00F203A0"/>
    <w:rsid w:val="00F20481"/>
    <w:rsid w:val="00F20BEB"/>
    <w:rsid w:val="00F211C3"/>
    <w:rsid w:val="00F211FB"/>
    <w:rsid w:val="00F2125D"/>
    <w:rsid w:val="00F220EE"/>
    <w:rsid w:val="00F22F16"/>
    <w:rsid w:val="00F238B8"/>
    <w:rsid w:val="00F244F9"/>
    <w:rsid w:val="00F24E99"/>
    <w:rsid w:val="00F25515"/>
    <w:rsid w:val="00F3021C"/>
    <w:rsid w:val="00F310DF"/>
    <w:rsid w:val="00F31F26"/>
    <w:rsid w:val="00F3226C"/>
    <w:rsid w:val="00F32382"/>
    <w:rsid w:val="00F3263D"/>
    <w:rsid w:val="00F32658"/>
    <w:rsid w:val="00F32DEA"/>
    <w:rsid w:val="00F33370"/>
    <w:rsid w:val="00F3591B"/>
    <w:rsid w:val="00F35960"/>
    <w:rsid w:val="00F35A1C"/>
    <w:rsid w:val="00F36958"/>
    <w:rsid w:val="00F40BBE"/>
    <w:rsid w:val="00F412FE"/>
    <w:rsid w:val="00F4176D"/>
    <w:rsid w:val="00F420C4"/>
    <w:rsid w:val="00F425E9"/>
    <w:rsid w:val="00F43768"/>
    <w:rsid w:val="00F43FA6"/>
    <w:rsid w:val="00F4428D"/>
    <w:rsid w:val="00F45CEC"/>
    <w:rsid w:val="00F46FBF"/>
    <w:rsid w:val="00F472E4"/>
    <w:rsid w:val="00F50B7B"/>
    <w:rsid w:val="00F51C29"/>
    <w:rsid w:val="00F51ED5"/>
    <w:rsid w:val="00F53867"/>
    <w:rsid w:val="00F540DD"/>
    <w:rsid w:val="00F607DD"/>
    <w:rsid w:val="00F616DF"/>
    <w:rsid w:val="00F61B15"/>
    <w:rsid w:val="00F630AC"/>
    <w:rsid w:val="00F6315F"/>
    <w:rsid w:val="00F64168"/>
    <w:rsid w:val="00F6510B"/>
    <w:rsid w:val="00F6691B"/>
    <w:rsid w:val="00F70BD7"/>
    <w:rsid w:val="00F70F73"/>
    <w:rsid w:val="00F717B6"/>
    <w:rsid w:val="00F72407"/>
    <w:rsid w:val="00F727D6"/>
    <w:rsid w:val="00F7324F"/>
    <w:rsid w:val="00F75598"/>
    <w:rsid w:val="00F75AEE"/>
    <w:rsid w:val="00F75D04"/>
    <w:rsid w:val="00F76F31"/>
    <w:rsid w:val="00F7706B"/>
    <w:rsid w:val="00F770A4"/>
    <w:rsid w:val="00F81036"/>
    <w:rsid w:val="00F816F7"/>
    <w:rsid w:val="00F81A40"/>
    <w:rsid w:val="00F82A01"/>
    <w:rsid w:val="00F82FF2"/>
    <w:rsid w:val="00F838E8"/>
    <w:rsid w:val="00F83BF3"/>
    <w:rsid w:val="00F84EF9"/>
    <w:rsid w:val="00F854D5"/>
    <w:rsid w:val="00F85553"/>
    <w:rsid w:val="00F85925"/>
    <w:rsid w:val="00F860AD"/>
    <w:rsid w:val="00F86E22"/>
    <w:rsid w:val="00F876CE"/>
    <w:rsid w:val="00F90023"/>
    <w:rsid w:val="00F90E7B"/>
    <w:rsid w:val="00F90FD5"/>
    <w:rsid w:val="00F9411C"/>
    <w:rsid w:val="00F942F0"/>
    <w:rsid w:val="00F94E1D"/>
    <w:rsid w:val="00F95BE6"/>
    <w:rsid w:val="00F9609E"/>
    <w:rsid w:val="00F965DE"/>
    <w:rsid w:val="00F97848"/>
    <w:rsid w:val="00FA0469"/>
    <w:rsid w:val="00FA1E1D"/>
    <w:rsid w:val="00FA2318"/>
    <w:rsid w:val="00FA25B3"/>
    <w:rsid w:val="00FA2BD6"/>
    <w:rsid w:val="00FA34E7"/>
    <w:rsid w:val="00FA4C45"/>
    <w:rsid w:val="00FA5BB8"/>
    <w:rsid w:val="00FA5C1C"/>
    <w:rsid w:val="00FA5F26"/>
    <w:rsid w:val="00FA643F"/>
    <w:rsid w:val="00FB029C"/>
    <w:rsid w:val="00FB202B"/>
    <w:rsid w:val="00FB2032"/>
    <w:rsid w:val="00FB3277"/>
    <w:rsid w:val="00FB4465"/>
    <w:rsid w:val="00FB4C54"/>
    <w:rsid w:val="00FB56B2"/>
    <w:rsid w:val="00FB7F72"/>
    <w:rsid w:val="00FC0DF0"/>
    <w:rsid w:val="00FC1C90"/>
    <w:rsid w:val="00FC37DC"/>
    <w:rsid w:val="00FC46FA"/>
    <w:rsid w:val="00FC5432"/>
    <w:rsid w:val="00FC64CC"/>
    <w:rsid w:val="00FC68A0"/>
    <w:rsid w:val="00FD0CC8"/>
    <w:rsid w:val="00FD21D1"/>
    <w:rsid w:val="00FD25AA"/>
    <w:rsid w:val="00FD296A"/>
    <w:rsid w:val="00FD36E1"/>
    <w:rsid w:val="00FD40D4"/>
    <w:rsid w:val="00FD5A51"/>
    <w:rsid w:val="00FD747D"/>
    <w:rsid w:val="00FD759A"/>
    <w:rsid w:val="00FD79F0"/>
    <w:rsid w:val="00FD7AE2"/>
    <w:rsid w:val="00FE05D1"/>
    <w:rsid w:val="00FE17BE"/>
    <w:rsid w:val="00FE3010"/>
    <w:rsid w:val="00FE3AB8"/>
    <w:rsid w:val="00FE5307"/>
    <w:rsid w:val="00FE67BE"/>
    <w:rsid w:val="00FE67C5"/>
    <w:rsid w:val="00FE6E89"/>
    <w:rsid w:val="00FE7149"/>
    <w:rsid w:val="00FE72CE"/>
    <w:rsid w:val="00FE7A6B"/>
    <w:rsid w:val="00FF2B1C"/>
    <w:rsid w:val="00FF3069"/>
    <w:rsid w:val="00FF404F"/>
    <w:rsid w:val="00FF42C8"/>
    <w:rsid w:val="00FF4D66"/>
    <w:rsid w:val="00FF58D2"/>
    <w:rsid w:val="0103555F"/>
    <w:rsid w:val="014B0A2D"/>
    <w:rsid w:val="01E94DDF"/>
    <w:rsid w:val="02497EF6"/>
    <w:rsid w:val="02696BC5"/>
    <w:rsid w:val="0314DB41"/>
    <w:rsid w:val="035DCB78"/>
    <w:rsid w:val="03724270"/>
    <w:rsid w:val="038F9917"/>
    <w:rsid w:val="039111C4"/>
    <w:rsid w:val="039F0F66"/>
    <w:rsid w:val="03EE3155"/>
    <w:rsid w:val="03EE6B21"/>
    <w:rsid w:val="04155325"/>
    <w:rsid w:val="04160D07"/>
    <w:rsid w:val="04575297"/>
    <w:rsid w:val="04703BFA"/>
    <w:rsid w:val="04D6AE5E"/>
    <w:rsid w:val="0578B50E"/>
    <w:rsid w:val="0581BB61"/>
    <w:rsid w:val="058C98C2"/>
    <w:rsid w:val="067FA268"/>
    <w:rsid w:val="06DBAAFC"/>
    <w:rsid w:val="06EF1E21"/>
    <w:rsid w:val="07113AB6"/>
    <w:rsid w:val="07D07B55"/>
    <w:rsid w:val="0802B030"/>
    <w:rsid w:val="0839E226"/>
    <w:rsid w:val="08496C73"/>
    <w:rsid w:val="0865BDFB"/>
    <w:rsid w:val="099AC9EA"/>
    <w:rsid w:val="0A74D448"/>
    <w:rsid w:val="0AD1774E"/>
    <w:rsid w:val="0B4E6126"/>
    <w:rsid w:val="0B6DF8A4"/>
    <w:rsid w:val="0BB75E18"/>
    <w:rsid w:val="0BD2A3AE"/>
    <w:rsid w:val="0BDAC5B5"/>
    <w:rsid w:val="0BE75753"/>
    <w:rsid w:val="0C052038"/>
    <w:rsid w:val="0C32D14C"/>
    <w:rsid w:val="0C44C3A0"/>
    <w:rsid w:val="0C46B325"/>
    <w:rsid w:val="0C9AE543"/>
    <w:rsid w:val="0CF423EE"/>
    <w:rsid w:val="0D5E631A"/>
    <w:rsid w:val="0DFBAE52"/>
    <w:rsid w:val="0E768FFE"/>
    <w:rsid w:val="0E8D14A7"/>
    <w:rsid w:val="0EEB67CB"/>
    <w:rsid w:val="0EFEC22F"/>
    <w:rsid w:val="0F84DA13"/>
    <w:rsid w:val="10394FF0"/>
    <w:rsid w:val="103BA357"/>
    <w:rsid w:val="10D4481E"/>
    <w:rsid w:val="11E8A721"/>
    <w:rsid w:val="11EB5627"/>
    <w:rsid w:val="12277BE0"/>
    <w:rsid w:val="122E94A2"/>
    <w:rsid w:val="12352139"/>
    <w:rsid w:val="126725B6"/>
    <w:rsid w:val="12911A38"/>
    <w:rsid w:val="12BBDD6B"/>
    <w:rsid w:val="12F4D443"/>
    <w:rsid w:val="135825E6"/>
    <w:rsid w:val="1408E2B2"/>
    <w:rsid w:val="14211507"/>
    <w:rsid w:val="1474330E"/>
    <w:rsid w:val="14BA0881"/>
    <w:rsid w:val="14DD25B6"/>
    <w:rsid w:val="14E05B1C"/>
    <w:rsid w:val="152D946A"/>
    <w:rsid w:val="15674A8E"/>
    <w:rsid w:val="1585B819"/>
    <w:rsid w:val="158A4103"/>
    <w:rsid w:val="159C153F"/>
    <w:rsid w:val="15F13D52"/>
    <w:rsid w:val="1609EBD8"/>
    <w:rsid w:val="1621AAF7"/>
    <w:rsid w:val="167F03E2"/>
    <w:rsid w:val="16F59DD2"/>
    <w:rsid w:val="16FF41D6"/>
    <w:rsid w:val="1796925A"/>
    <w:rsid w:val="17E0468E"/>
    <w:rsid w:val="188778DF"/>
    <w:rsid w:val="18A6ADA0"/>
    <w:rsid w:val="19337354"/>
    <w:rsid w:val="19EDBD29"/>
    <w:rsid w:val="1A14958C"/>
    <w:rsid w:val="1A6975B2"/>
    <w:rsid w:val="1ADBB0BE"/>
    <w:rsid w:val="1AF7C122"/>
    <w:rsid w:val="1B36CC35"/>
    <w:rsid w:val="1B5631E8"/>
    <w:rsid w:val="1B9A5559"/>
    <w:rsid w:val="1BA4FFE7"/>
    <w:rsid w:val="1BABC432"/>
    <w:rsid w:val="1BF0994D"/>
    <w:rsid w:val="1C0C275E"/>
    <w:rsid w:val="1C64C646"/>
    <w:rsid w:val="1C6B0EBC"/>
    <w:rsid w:val="1CF3F3E4"/>
    <w:rsid w:val="1D05FDC4"/>
    <w:rsid w:val="1D395AFF"/>
    <w:rsid w:val="1D400FAB"/>
    <w:rsid w:val="1D56D81E"/>
    <w:rsid w:val="1D792B14"/>
    <w:rsid w:val="1D820544"/>
    <w:rsid w:val="1DC7B54F"/>
    <w:rsid w:val="1E48D178"/>
    <w:rsid w:val="1F01F3CB"/>
    <w:rsid w:val="1F3637AD"/>
    <w:rsid w:val="1F650B2B"/>
    <w:rsid w:val="1F90E7DF"/>
    <w:rsid w:val="1FD652AF"/>
    <w:rsid w:val="2021C07D"/>
    <w:rsid w:val="203FDE38"/>
    <w:rsid w:val="205A8E05"/>
    <w:rsid w:val="205B0D3F"/>
    <w:rsid w:val="2073C800"/>
    <w:rsid w:val="207AE768"/>
    <w:rsid w:val="20B7D8D9"/>
    <w:rsid w:val="20BC4700"/>
    <w:rsid w:val="20BF0817"/>
    <w:rsid w:val="22BB2837"/>
    <w:rsid w:val="22E22E52"/>
    <w:rsid w:val="22E3189B"/>
    <w:rsid w:val="231CBCD2"/>
    <w:rsid w:val="2397207D"/>
    <w:rsid w:val="24162A70"/>
    <w:rsid w:val="244F09E3"/>
    <w:rsid w:val="24BB6040"/>
    <w:rsid w:val="24C15368"/>
    <w:rsid w:val="24D4D31D"/>
    <w:rsid w:val="256122DC"/>
    <w:rsid w:val="2574D56C"/>
    <w:rsid w:val="259C4F47"/>
    <w:rsid w:val="25B9A164"/>
    <w:rsid w:val="25DF000B"/>
    <w:rsid w:val="266D43C2"/>
    <w:rsid w:val="2688663B"/>
    <w:rsid w:val="27973FB1"/>
    <w:rsid w:val="27F547F9"/>
    <w:rsid w:val="27F72911"/>
    <w:rsid w:val="2831E417"/>
    <w:rsid w:val="28454C65"/>
    <w:rsid w:val="28683FB9"/>
    <w:rsid w:val="288D01CE"/>
    <w:rsid w:val="28E6CA05"/>
    <w:rsid w:val="293C8B1C"/>
    <w:rsid w:val="298E65D5"/>
    <w:rsid w:val="299471F0"/>
    <w:rsid w:val="29A29CC6"/>
    <w:rsid w:val="29B74FFD"/>
    <w:rsid w:val="29E653D9"/>
    <w:rsid w:val="2A0B81D7"/>
    <w:rsid w:val="2A285F86"/>
    <w:rsid w:val="2A56BBD3"/>
    <w:rsid w:val="2A74D6CD"/>
    <w:rsid w:val="2A8403D3"/>
    <w:rsid w:val="2A993930"/>
    <w:rsid w:val="2A9D5ABE"/>
    <w:rsid w:val="2ABFB63B"/>
    <w:rsid w:val="2B4F12DB"/>
    <w:rsid w:val="2BBA55F4"/>
    <w:rsid w:val="2BDE9E0A"/>
    <w:rsid w:val="2C3FE977"/>
    <w:rsid w:val="2C4E7441"/>
    <w:rsid w:val="2CDE9E6E"/>
    <w:rsid w:val="2CE14ED1"/>
    <w:rsid w:val="2D315D3D"/>
    <w:rsid w:val="2D38E5DE"/>
    <w:rsid w:val="2D5BE55F"/>
    <w:rsid w:val="2DE7AD81"/>
    <w:rsid w:val="2DED1F3D"/>
    <w:rsid w:val="2E3A9EC6"/>
    <w:rsid w:val="2E4DD458"/>
    <w:rsid w:val="2E55BD97"/>
    <w:rsid w:val="2E5978F9"/>
    <w:rsid w:val="2E68BEF2"/>
    <w:rsid w:val="2ED8F0E4"/>
    <w:rsid w:val="2F043859"/>
    <w:rsid w:val="2F2A7F15"/>
    <w:rsid w:val="307C794C"/>
    <w:rsid w:val="3092A1E6"/>
    <w:rsid w:val="309C0F21"/>
    <w:rsid w:val="30B98C7B"/>
    <w:rsid w:val="316B9F73"/>
    <w:rsid w:val="31914A4C"/>
    <w:rsid w:val="31FA52B4"/>
    <w:rsid w:val="32168511"/>
    <w:rsid w:val="321B7C0D"/>
    <w:rsid w:val="32F684AA"/>
    <w:rsid w:val="33426644"/>
    <w:rsid w:val="33C3AD98"/>
    <w:rsid w:val="33E97CED"/>
    <w:rsid w:val="34046A18"/>
    <w:rsid w:val="347D2A6A"/>
    <w:rsid w:val="35579C99"/>
    <w:rsid w:val="35ECBEDF"/>
    <w:rsid w:val="361973EC"/>
    <w:rsid w:val="362DED84"/>
    <w:rsid w:val="3684F8D9"/>
    <w:rsid w:val="369B4080"/>
    <w:rsid w:val="36B4CC97"/>
    <w:rsid w:val="36C83B0F"/>
    <w:rsid w:val="36FB463E"/>
    <w:rsid w:val="3730FE5B"/>
    <w:rsid w:val="375B9188"/>
    <w:rsid w:val="3762A094"/>
    <w:rsid w:val="37953784"/>
    <w:rsid w:val="37A64829"/>
    <w:rsid w:val="37ADF7D4"/>
    <w:rsid w:val="382748F3"/>
    <w:rsid w:val="38455778"/>
    <w:rsid w:val="384F0125"/>
    <w:rsid w:val="38C7BF46"/>
    <w:rsid w:val="38CA4F67"/>
    <w:rsid w:val="391A7D0B"/>
    <w:rsid w:val="392BE1EF"/>
    <w:rsid w:val="39F4D468"/>
    <w:rsid w:val="3A0387AF"/>
    <w:rsid w:val="3A2B9061"/>
    <w:rsid w:val="3A4806DC"/>
    <w:rsid w:val="3A6E2CAC"/>
    <w:rsid w:val="3A729DDA"/>
    <w:rsid w:val="3A9136CF"/>
    <w:rsid w:val="3AF34523"/>
    <w:rsid w:val="3AF3515F"/>
    <w:rsid w:val="3B311CE3"/>
    <w:rsid w:val="3B659119"/>
    <w:rsid w:val="3BC360CF"/>
    <w:rsid w:val="3C0A46DC"/>
    <w:rsid w:val="3DBEAA64"/>
    <w:rsid w:val="3DE2421E"/>
    <w:rsid w:val="3E55884E"/>
    <w:rsid w:val="3ED181D8"/>
    <w:rsid w:val="3EDA292C"/>
    <w:rsid w:val="3EE950E7"/>
    <w:rsid w:val="3F28472A"/>
    <w:rsid w:val="3FAF8856"/>
    <w:rsid w:val="4139F696"/>
    <w:rsid w:val="4168D96B"/>
    <w:rsid w:val="420D42BB"/>
    <w:rsid w:val="421C8D19"/>
    <w:rsid w:val="423A3020"/>
    <w:rsid w:val="426F4D3E"/>
    <w:rsid w:val="4271A9F7"/>
    <w:rsid w:val="4285F0FD"/>
    <w:rsid w:val="42B94BB1"/>
    <w:rsid w:val="42BFFF41"/>
    <w:rsid w:val="42E971F2"/>
    <w:rsid w:val="43E0B200"/>
    <w:rsid w:val="450B43B4"/>
    <w:rsid w:val="4544C275"/>
    <w:rsid w:val="456C368D"/>
    <w:rsid w:val="4571970F"/>
    <w:rsid w:val="457470A9"/>
    <w:rsid w:val="458BD5D2"/>
    <w:rsid w:val="45B82D6C"/>
    <w:rsid w:val="45E8836D"/>
    <w:rsid w:val="4602989E"/>
    <w:rsid w:val="463C2DB0"/>
    <w:rsid w:val="4678C8FC"/>
    <w:rsid w:val="469DF7F8"/>
    <w:rsid w:val="46B8254E"/>
    <w:rsid w:val="475916AC"/>
    <w:rsid w:val="47C04BAE"/>
    <w:rsid w:val="48071896"/>
    <w:rsid w:val="48504BFC"/>
    <w:rsid w:val="4851AD6B"/>
    <w:rsid w:val="487C26D4"/>
    <w:rsid w:val="48C72882"/>
    <w:rsid w:val="49026C0C"/>
    <w:rsid w:val="49225D12"/>
    <w:rsid w:val="49522F68"/>
    <w:rsid w:val="49970BE5"/>
    <w:rsid w:val="499D342E"/>
    <w:rsid w:val="4A12734C"/>
    <w:rsid w:val="4A31DE71"/>
    <w:rsid w:val="4A81CA0C"/>
    <w:rsid w:val="4AAC2301"/>
    <w:rsid w:val="4AE97B8E"/>
    <w:rsid w:val="4B05F675"/>
    <w:rsid w:val="4BC1AED9"/>
    <w:rsid w:val="4BF158F4"/>
    <w:rsid w:val="4D01A4A1"/>
    <w:rsid w:val="4D231F36"/>
    <w:rsid w:val="4D50B20A"/>
    <w:rsid w:val="4D726E63"/>
    <w:rsid w:val="4D9CFD34"/>
    <w:rsid w:val="4DACE8E1"/>
    <w:rsid w:val="4E139403"/>
    <w:rsid w:val="4E317D32"/>
    <w:rsid w:val="4EB5E335"/>
    <w:rsid w:val="4ECD9A8D"/>
    <w:rsid w:val="4EE0E25D"/>
    <w:rsid w:val="4F0C627C"/>
    <w:rsid w:val="4F46BA84"/>
    <w:rsid w:val="4F4DE7A7"/>
    <w:rsid w:val="4F97F77C"/>
    <w:rsid w:val="4FC06F87"/>
    <w:rsid w:val="4FD66546"/>
    <w:rsid w:val="50327E8F"/>
    <w:rsid w:val="50686CB3"/>
    <w:rsid w:val="511BFD94"/>
    <w:rsid w:val="51518EBC"/>
    <w:rsid w:val="51546F7B"/>
    <w:rsid w:val="51646CF7"/>
    <w:rsid w:val="51BA27AD"/>
    <w:rsid w:val="51D7C71E"/>
    <w:rsid w:val="52024228"/>
    <w:rsid w:val="52B0B401"/>
    <w:rsid w:val="52ED932E"/>
    <w:rsid w:val="53309C45"/>
    <w:rsid w:val="53434199"/>
    <w:rsid w:val="5352111E"/>
    <w:rsid w:val="539139D1"/>
    <w:rsid w:val="53914E87"/>
    <w:rsid w:val="53F6DE8D"/>
    <w:rsid w:val="544D7F38"/>
    <w:rsid w:val="548327FE"/>
    <w:rsid w:val="54AA5BFF"/>
    <w:rsid w:val="54CAD45A"/>
    <w:rsid w:val="55043FFB"/>
    <w:rsid w:val="5505774C"/>
    <w:rsid w:val="552EFBA0"/>
    <w:rsid w:val="55988B13"/>
    <w:rsid w:val="55FEAC67"/>
    <w:rsid w:val="5619F3CF"/>
    <w:rsid w:val="563A2C46"/>
    <w:rsid w:val="564B0944"/>
    <w:rsid w:val="5653E445"/>
    <w:rsid w:val="56734BA4"/>
    <w:rsid w:val="568832E4"/>
    <w:rsid w:val="56DBD00E"/>
    <w:rsid w:val="56F37B8F"/>
    <w:rsid w:val="576F81DD"/>
    <w:rsid w:val="57C22834"/>
    <w:rsid w:val="586E6768"/>
    <w:rsid w:val="58D91C20"/>
    <w:rsid w:val="59C0E75F"/>
    <w:rsid w:val="5A2462E8"/>
    <w:rsid w:val="5A4671AF"/>
    <w:rsid w:val="5B0671FA"/>
    <w:rsid w:val="5B17D253"/>
    <w:rsid w:val="5B1C8F57"/>
    <w:rsid w:val="5B20B851"/>
    <w:rsid w:val="5B4EFE81"/>
    <w:rsid w:val="5B515106"/>
    <w:rsid w:val="5BAAAFC3"/>
    <w:rsid w:val="5BE800C5"/>
    <w:rsid w:val="5C0284B8"/>
    <w:rsid w:val="5C244811"/>
    <w:rsid w:val="5C58BB79"/>
    <w:rsid w:val="5CA5708C"/>
    <w:rsid w:val="5CEC1FAF"/>
    <w:rsid w:val="5DB9C8DC"/>
    <w:rsid w:val="5DC04697"/>
    <w:rsid w:val="5DF418D5"/>
    <w:rsid w:val="5E4BEAD0"/>
    <w:rsid w:val="5E5F3C11"/>
    <w:rsid w:val="5E7D46BC"/>
    <w:rsid w:val="5F146F34"/>
    <w:rsid w:val="5F2D5766"/>
    <w:rsid w:val="5F3306C5"/>
    <w:rsid w:val="5F5A0AD5"/>
    <w:rsid w:val="5F5A1F3B"/>
    <w:rsid w:val="5F793DC9"/>
    <w:rsid w:val="5FB0A2F3"/>
    <w:rsid w:val="5FDB9939"/>
    <w:rsid w:val="60160C55"/>
    <w:rsid w:val="606A3AFA"/>
    <w:rsid w:val="611AFA67"/>
    <w:rsid w:val="612B627A"/>
    <w:rsid w:val="625473C5"/>
    <w:rsid w:val="626D5AD3"/>
    <w:rsid w:val="62CC3271"/>
    <w:rsid w:val="62CE32B4"/>
    <w:rsid w:val="62DAA1A4"/>
    <w:rsid w:val="631BB7BA"/>
    <w:rsid w:val="633ADE19"/>
    <w:rsid w:val="638A28B6"/>
    <w:rsid w:val="63923259"/>
    <w:rsid w:val="63C727A1"/>
    <w:rsid w:val="63E02DA3"/>
    <w:rsid w:val="63E6DD0C"/>
    <w:rsid w:val="64AA6588"/>
    <w:rsid w:val="64B208D3"/>
    <w:rsid w:val="64F572D5"/>
    <w:rsid w:val="64FAC289"/>
    <w:rsid w:val="655C4C00"/>
    <w:rsid w:val="658E32C1"/>
    <w:rsid w:val="658FBE1A"/>
    <w:rsid w:val="65BB012D"/>
    <w:rsid w:val="660EB74D"/>
    <w:rsid w:val="6643C445"/>
    <w:rsid w:val="66691DD6"/>
    <w:rsid w:val="668AE9CA"/>
    <w:rsid w:val="6708427C"/>
    <w:rsid w:val="672D4CF2"/>
    <w:rsid w:val="67771215"/>
    <w:rsid w:val="67814946"/>
    <w:rsid w:val="68151B4D"/>
    <w:rsid w:val="6844B15C"/>
    <w:rsid w:val="68962B70"/>
    <w:rsid w:val="697BDB37"/>
    <w:rsid w:val="69C29A07"/>
    <w:rsid w:val="69DC131A"/>
    <w:rsid w:val="6A673949"/>
    <w:rsid w:val="6A982BA1"/>
    <w:rsid w:val="6AB8AED0"/>
    <w:rsid w:val="6AB9E3F3"/>
    <w:rsid w:val="6B00BB6F"/>
    <w:rsid w:val="6B0F30CC"/>
    <w:rsid w:val="6B23A79C"/>
    <w:rsid w:val="6BE4026E"/>
    <w:rsid w:val="6C438180"/>
    <w:rsid w:val="6C7BBB2D"/>
    <w:rsid w:val="6C99D4D7"/>
    <w:rsid w:val="6CBCC320"/>
    <w:rsid w:val="6CE29EE2"/>
    <w:rsid w:val="6CE2B9D7"/>
    <w:rsid w:val="6CFFB002"/>
    <w:rsid w:val="6D44B6C4"/>
    <w:rsid w:val="6D4A2CC3"/>
    <w:rsid w:val="6DD65ACC"/>
    <w:rsid w:val="6E190087"/>
    <w:rsid w:val="6E30976F"/>
    <w:rsid w:val="6E40B422"/>
    <w:rsid w:val="6E553C9E"/>
    <w:rsid w:val="6EC364F4"/>
    <w:rsid w:val="6EC5A7AF"/>
    <w:rsid w:val="6ED110D3"/>
    <w:rsid w:val="6F25DB54"/>
    <w:rsid w:val="6F44F2F0"/>
    <w:rsid w:val="6F5638D1"/>
    <w:rsid w:val="6F89169A"/>
    <w:rsid w:val="6F98E039"/>
    <w:rsid w:val="704087B8"/>
    <w:rsid w:val="7042B10F"/>
    <w:rsid w:val="710D85C4"/>
    <w:rsid w:val="711B061B"/>
    <w:rsid w:val="728E57F0"/>
    <w:rsid w:val="72A7EF39"/>
    <w:rsid w:val="72BBF432"/>
    <w:rsid w:val="72D37C7F"/>
    <w:rsid w:val="731A27E7"/>
    <w:rsid w:val="7320914C"/>
    <w:rsid w:val="736B597C"/>
    <w:rsid w:val="73882601"/>
    <w:rsid w:val="739746C0"/>
    <w:rsid w:val="73B13021"/>
    <w:rsid w:val="73E49D6F"/>
    <w:rsid w:val="74221C51"/>
    <w:rsid w:val="74A0F01C"/>
    <w:rsid w:val="74AB9778"/>
    <w:rsid w:val="74DFA783"/>
    <w:rsid w:val="75867811"/>
    <w:rsid w:val="75C8CB14"/>
    <w:rsid w:val="75CAB43E"/>
    <w:rsid w:val="760C5FAD"/>
    <w:rsid w:val="762CE8B9"/>
    <w:rsid w:val="7667ED8C"/>
    <w:rsid w:val="76B47AA1"/>
    <w:rsid w:val="76FCE8D5"/>
    <w:rsid w:val="77045AD2"/>
    <w:rsid w:val="77561DB5"/>
    <w:rsid w:val="775849C2"/>
    <w:rsid w:val="777E4F74"/>
    <w:rsid w:val="778575AE"/>
    <w:rsid w:val="77B1E732"/>
    <w:rsid w:val="77EF3EE0"/>
    <w:rsid w:val="781404D6"/>
    <w:rsid w:val="784FD36B"/>
    <w:rsid w:val="78C0F4AA"/>
    <w:rsid w:val="796EDB25"/>
    <w:rsid w:val="79B3BC40"/>
    <w:rsid w:val="79C57F6B"/>
    <w:rsid w:val="7A046892"/>
    <w:rsid w:val="7AC87F84"/>
    <w:rsid w:val="7B26956E"/>
    <w:rsid w:val="7B7AE3AB"/>
    <w:rsid w:val="7BB7ED76"/>
    <w:rsid w:val="7C28BF5B"/>
    <w:rsid w:val="7C6F1728"/>
    <w:rsid w:val="7CBDA683"/>
    <w:rsid w:val="7D085037"/>
    <w:rsid w:val="7D1C3524"/>
    <w:rsid w:val="7D51C38F"/>
    <w:rsid w:val="7D59FFFD"/>
    <w:rsid w:val="7D7D0088"/>
    <w:rsid w:val="7D8FE3C7"/>
    <w:rsid w:val="7D9EB85A"/>
    <w:rsid w:val="7DFC8E80"/>
    <w:rsid w:val="7E65521D"/>
    <w:rsid w:val="7EEBA466"/>
    <w:rsid w:val="7F0416E0"/>
    <w:rsid w:val="7FB934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2297A"/>
  <w15:chartTrackingRefBased/>
  <w15:docId w15:val="{EE2BAD85-0AFD-4361-AA6D-978344BC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72"/>
    <w:rPr>
      <w:sz w:val="20"/>
    </w:rPr>
  </w:style>
  <w:style w:type="paragraph" w:styleId="Heading1">
    <w:name w:val="heading 1"/>
    <w:basedOn w:val="Normal"/>
    <w:next w:val="Normal"/>
    <w:link w:val="Heading1Char"/>
    <w:autoRedefine/>
    <w:uiPriority w:val="9"/>
    <w:qFormat/>
    <w:rsid w:val="002B41F4"/>
    <w:pPr>
      <w:keepNext/>
      <w:keepLines/>
      <w:numPr>
        <w:numId w:val="13"/>
      </w:numPr>
      <w:spacing w:before="360" w:after="80"/>
      <w:outlineLvl w:val="0"/>
    </w:pPr>
    <w:rPr>
      <w:rFonts w:eastAsiaTheme="majorEastAsia" w:cstheme="majorBidi"/>
      <w:b/>
      <w:color w:val="641EE0"/>
      <w:sz w:val="28"/>
      <w:szCs w:val="40"/>
    </w:rPr>
  </w:style>
  <w:style w:type="paragraph" w:styleId="Heading2">
    <w:name w:val="heading 2"/>
    <w:basedOn w:val="Normal"/>
    <w:next w:val="Heading1"/>
    <w:link w:val="Heading2Char"/>
    <w:autoRedefine/>
    <w:uiPriority w:val="9"/>
    <w:unhideWhenUsed/>
    <w:qFormat/>
    <w:rsid w:val="001F3704"/>
    <w:pPr>
      <w:keepNext/>
      <w:keepLines/>
      <w:numPr>
        <w:ilvl w:val="1"/>
        <w:numId w:val="11"/>
      </w:numPr>
      <w:spacing w:before="160" w:after="80"/>
      <w:ind w:left="1296"/>
      <w:outlineLvl w:val="1"/>
    </w:pPr>
    <w:rPr>
      <w:rFonts w:eastAsiaTheme="majorEastAsia" w:cstheme="majorBidi"/>
      <w:b/>
      <w:sz w:val="24"/>
      <w:szCs w:val="32"/>
    </w:rPr>
  </w:style>
  <w:style w:type="paragraph" w:styleId="Heading3">
    <w:name w:val="heading 3"/>
    <w:basedOn w:val="Normal"/>
    <w:next w:val="Heading2"/>
    <w:link w:val="Heading3Char"/>
    <w:uiPriority w:val="9"/>
    <w:unhideWhenUsed/>
    <w:qFormat/>
    <w:rsid w:val="001F3704"/>
    <w:pPr>
      <w:keepNext/>
      <w:keepLines/>
      <w:numPr>
        <w:ilvl w:val="2"/>
        <w:numId w:val="13"/>
      </w:numPr>
      <w:spacing w:before="160" w:after="80"/>
      <w:ind w:left="144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7967C1"/>
    <w:pPr>
      <w:keepNext/>
      <w:keepLines/>
      <w:numPr>
        <w:ilvl w:val="3"/>
        <w:numId w:val="13"/>
      </w:numPr>
      <w:tabs>
        <w:tab w:val="num" w:pos="360"/>
      </w:tabs>
      <w:spacing w:before="80" w:after="40"/>
      <w:ind w:left="1584" w:firstLine="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7967C1"/>
    <w:pPr>
      <w:keepNext/>
      <w:keepLines/>
      <w:numPr>
        <w:ilvl w:val="4"/>
        <w:numId w:val="13"/>
      </w:numPr>
      <w:tabs>
        <w:tab w:val="num" w:pos="360"/>
      </w:tabs>
      <w:spacing w:before="80" w:after="40"/>
      <w:ind w:left="1728"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FC2"/>
    <w:pPr>
      <w:keepNext/>
      <w:keepLines/>
      <w:numPr>
        <w:ilvl w:val="5"/>
        <w:numId w:val="13"/>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FC2"/>
    <w:pPr>
      <w:keepNext/>
      <w:keepLines/>
      <w:numPr>
        <w:ilvl w:val="6"/>
        <w:numId w:val="13"/>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C2"/>
    <w:pPr>
      <w:keepNext/>
      <w:keepLines/>
      <w:numPr>
        <w:ilvl w:val="7"/>
        <w:numId w:val="13"/>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C2"/>
    <w:pPr>
      <w:keepNext/>
      <w:keepLines/>
      <w:numPr>
        <w:ilvl w:val="8"/>
        <w:numId w:val="13"/>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A9"/>
    <w:rPr>
      <w:rFonts w:eastAsiaTheme="majorEastAsia" w:cstheme="majorBidi"/>
      <w:b/>
      <w:color w:val="641EE0"/>
      <w:szCs w:val="40"/>
    </w:rPr>
  </w:style>
  <w:style w:type="character" w:customStyle="1" w:styleId="Heading2Char">
    <w:name w:val="Heading 2 Char"/>
    <w:basedOn w:val="DefaultParagraphFont"/>
    <w:link w:val="Heading2"/>
    <w:uiPriority w:val="9"/>
    <w:rsid w:val="001F3704"/>
    <w:rPr>
      <w:rFonts w:eastAsiaTheme="majorEastAsia" w:cstheme="majorBidi"/>
      <w:b/>
      <w:sz w:val="24"/>
      <w:szCs w:val="32"/>
    </w:rPr>
  </w:style>
  <w:style w:type="character" w:customStyle="1" w:styleId="Heading3Char">
    <w:name w:val="Heading 3 Char"/>
    <w:basedOn w:val="DefaultParagraphFont"/>
    <w:link w:val="Heading3"/>
    <w:uiPriority w:val="9"/>
    <w:rsid w:val="001F3704"/>
    <w:rPr>
      <w:rFonts w:eastAsiaTheme="majorEastAsia" w:cstheme="majorBidi"/>
      <w:b/>
      <w:sz w:val="20"/>
    </w:rPr>
  </w:style>
  <w:style w:type="character" w:customStyle="1" w:styleId="Heading4Char">
    <w:name w:val="Heading 4 Char"/>
    <w:basedOn w:val="DefaultParagraphFont"/>
    <w:link w:val="Heading4"/>
    <w:uiPriority w:val="9"/>
    <w:rsid w:val="007967C1"/>
    <w:rPr>
      <w:rFonts w:eastAsiaTheme="majorEastAsia" w:cstheme="majorBidi"/>
      <w:b/>
      <w:i/>
      <w:iCs/>
      <w:sz w:val="20"/>
    </w:rPr>
  </w:style>
  <w:style w:type="character" w:customStyle="1" w:styleId="Heading5Char">
    <w:name w:val="Heading 5 Char"/>
    <w:basedOn w:val="DefaultParagraphFont"/>
    <w:link w:val="Heading5"/>
    <w:uiPriority w:val="9"/>
    <w:rsid w:val="007967C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rsid w:val="00791FC2"/>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rsid w:val="00791FC2"/>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91FC2"/>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91FC2"/>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60501"/>
    <w:pPr>
      <w:spacing w:after="80" w:line="240" w:lineRule="auto"/>
      <w:contextualSpacing/>
    </w:pPr>
    <w:rPr>
      <w:rFonts w:asciiTheme="majorHAnsi" w:eastAsiaTheme="majorEastAsia" w:hAnsiTheme="majorHAnsi" w:cstheme="majorBidi"/>
      <w:color w:val="641EE0"/>
      <w:spacing w:val="-10"/>
      <w:kern w:val="28"/>
      <w:sz w:val="56"/>
      <w:szCs w:val="56"/>
    </w:rPr>
  </w:style>
  <w:style w:type="character" w:customStyle="1" w:styleId="TitleChar">
    <w:name w:val="Title Char"/>
    <w:basedOn w:val="DefaultParagraphFont"/>
    <w:link w:val="Title"/>
    <w:uiPriority w:val="10"/>
    <w:rsid w:val="00760501"/>
    <w:rPr>
      <w:rFonts w:asciiTheme="majorHAnsi" w:eastAsiaTheme="majorEastAsia" w:hAnsiTheme="majorHAnsi" w:cstheme="majorBidi"/>
      <w:color w:val="641EE0"/>
      <w:spacing w:val="-10"/>
      <w:kern w:val="28"/>
      <w:sz w:val="56"/>
      <w:szCs w:val="56"/>
    </w:rPr>
  </w:style>
  <w:style w:type="paragraph" w:styleId="Subtitle">
    <w:name w:val="Subtitle"/>
    <w:basedOn w:val="Normal"/>
    <w:next w:val="Normal"/>
    <w:link w:val="SubtitleChar"/>
    <w:uiPriority w:val="11"/>
    <w:qFormat/>
    <w:rsid w:val="00791F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9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C2"/>
    <w:pPr>
      <w:spacing w:before="160"/>
      <w:jc w:val="center"/>
    </w:pPr>
    <w:rPr>
      <w:i/>
      <w:iCs/>
      <w:color w:val="404040" w:themeColor="text1" w:themeTint="BF"/>
    </w:rPr>
  </w:style>
  <w:style w:type="character" w:customStyle="1" w:styleId="QuoteChar">
    <w:name w:val="Quote Char"/>
    <w:basedOn w:val="DefaultParagraphFont"/>
    <w:link w:val="Quote"/>
    <w:uiPriority w:val="29"/>
    <w:rsid w:val="00791FC2"/>
    <w:rPr>
      <w:i/>
      <w:iCs/>
      <w:color w:val="404040" w:themeColor="text1" w:themeTint="BF"/>
    </w:rPr>
  </w:style>
  <w:style w:type="paragraph" w:styleId="ListParagraph">
    <w:name w:val="List Paragraph"/>
    <w:basedOn w:val="Normal"/>
    <w:uiPriority w:val="34"/>
    <w:qFormat/>
    <w:rsid w:val="00791FC2"/>
    <w:pPr>
      <w:ind w:left="720"/>
      <w:contextualSpacing/>
    </w:pPr>
  </w:style>
  <w:style w:type="character" w:styleId="IntenseEmphasis">
    <w:name w:val="Intense Emphasis"/>
    <w:basedOn w:val="DefaultParagraphFont"/>
    <w:uiPriority w:val="21"/>
    <w:qFormat/>
    <w:rsid w:val="00791FC2"/>
    <w:rPr>
      <w:i/>
      <w:iCs/>
      <w:color w:val="0F4761" w:themeColor="accent1" w:themeShade="BF"/>
    </w:rPr>
  </w:style>
  <w:style w:type="paragraph" w:styleId="IntenseQuote">
    <w:name w:val="Intense Quote"/>
    <w:basedOn w:val="Normal"/>
    <w:next w:val="Normal"/>
    <w:link w:val="IntenseQuoteChar"/>
    <w:uiPriority w:val="30"/>
    <w:qFormat/>
    <w:rsid w:val="0079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C2"/>
    <w:rPr>
      <w:i/>
      <w:iCs/>
      <w:color w:val="0F4761" w:themeColor="accent1" w:themeShade="BF"/>
    </w:rPr>
  </w:style>
  <w:style w:type="character" w:styleId="IntenseReference">
    <w:name w:val="Intense Reference"/>
    <w:basedOn w:val="DefaultParagraphFont"/>
    <w:uiPriority w:val="32"/>
    <w:qFormat/>
    <w:rsid w:val="00791FC2"/>
    <w:rPr>
      <w:b/>
      <w:bCs/>
      <w:smallCaps/>
      <w:color w:val="0F4761" w:themeColor="accent1" w:themeShade="BF"/>
      <w:spacing w:val="5"/>
    </w:rPr>
  </w:style>
  <w:style w:type="paragraph" w:styleId="Caption">
    <w:name w:val="caption"/>
    <w:basedOn w:val="Normal"/>
    <w:next w:val="Normal"/>
    <w:uiPriority w:val="35"/>
    <w:semiHidden/>
    <w:unhideWhenUsed/>
    <w:qFormat/>
    <w:rsid w:val="00791FC2"/>
    <w:pPr>
      <w:spacing w:after="200" w:line="240" w:lineRule="auto"/>
    </w:pPr>
    <w:rPr>
      <w:i/>
      <w:iCs/>
      <w:color w:val="0E2841" w:themeColor="text2"/>
      <w:sz w:val="18"/>
      <w:szCs w:val="18"/>
    </w:rPr>
  </w:style>
  <w:style w:type="character" w:styleId="Strong">
    <w:name w:val="Strong"/>
    <w:basedOn w:val="DefaultParagraphFont"/>
    <w:uiPriority w:val="22"/>
    <w:qFormat/>
    <w:rsid w:val="00791FC2"/>
    <w:rPr>
      <w:b/>
      <w:bCs/>
    </w:rPr>
  </w:style>
  <w:style w:type="character" w:styleId="Emphasis">
    <w:name w:val="Emphasis"/>
    <w:basedOn w:val="DefaultParagraphFont"/>
    <w:uiPriority w:val="20"/>
    <w:qFormat/>
    <w:rsid w:val="00791FC2"/>
    <w:rPr>
      <w:i/>
      <w:iCs/>
    </w:rPr>
  </w:style>
  <w:style w:type="paragraph" w:styleId="NoSpacing">
    <w:name w:val="No Spacing"/>
    <w:uiPriority w:val="1"/>
    <w:rsid w:val="00791FC2"/>
    <w:pPr>
      <w:spacing w:after="0" w:line="240" w:lineRule="auto"/>
    </w:pPr>
  </w:style>
  <w:style w:type="character" w:styleId="SubtleEmphasis">
    <w:name w:val="Subtle Emphasis"/>
    <w:basedOn w:val="DefaultParagraphFont"/>
    <w:uiPriority w:val="19"/>
    <w:qFormat/>
    <w:rsid w:val="00791FC2"/>
    <w:rPr>
      <w:i/>
      <w:iCs/>
      <w:color w:val="404040" w:themeColor="text1" w:themeTint="BF"/>
    </w:rPr>
  </w:style>
  <w:style w:type="character" w:styleId="SubtleReference">
    <w:name w:val="Subtle Reference"/>
    <w:basedOn w:val="DefaultParagraphFont"/>
    <w:uiPriority w:val="31"/>
    <w:qFormat/>
    <w:rsid w:val="00791FC2"/>
    <w:rPr>
      <w:smallCaps/>
      <w:color w:val="5A5A5A" w:themeColor="text1" w:themeTint="A5"/>
    </w:rPr>
  </w:style>
  <w:style w:type="character" w:styleId="BookTitle">
    <w:name w:val="Book Title"/>
    <w:basedOn w:val="DefaultParagraphFont"/>
    <w:uiPriority w:val="33"/>
    <w:qFormat/>
    <w:rsid w:val="00791FC2"/>
    <w:rPr>
      <w:b/>
      <w:bCs/>
      <w:i/>
      <w:iCs/>
      <w:spacing w:val="5"/>
    </w:rPr>
  </w:style>
  <w:style w:type="paragraph" w:styleId="TOCHeading">
    <w:name w:val="TOC Heading"/>
    <w:basedOn w:val="Heading1"/>
    <w:next w:val="Normal"/>
    <w:uiPriority w:val="39"/>
    <w:unhideWhenUsed/>
    <w:qFormat/>
    <w:rsid w:val="00791FC2"/>
    <w:pPr>
      <w:spacing w:before="240" w:after="0"/>
      <w:outlineLvl w:val="9"/>
    </w:pPr>
    <w:rPr>
      <w:sz w:val="32"/>
      <w:szCs w:val="32"/>
    </w:rPr>
  </w:style>
  <w:style w:type="paragraph" w:styleId="Header">
    <w:name w:val="header"/>
    <w:basedOn w:val="Normal"/>
    <w:link w:val="HeaderChar"/>
    <w:uiPriority w:val="99"/>
    <w:unhideWhenUsed/>
    <w:rsid w:val="007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C2"/>
  </w:style>
  <w:style w:type="paragraph" w:styleId="Footer">
    <w:name w:val="footer"/>
    <w:basedOn w:val="Normal"/>
    <w:link w:val="FooterChar"/>
    <w:uiPriority w:val="99"/>
    <w:unhideWhenUsed/>
    <w:rsid w:val="00791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C2"/>
  </w:style>
  <w:style w:type="paragraph" w:styleId="TOC1">
    <w:name w:val="toc 1"/>
    <w:basedOn w:val="Normal"/>
    <w:next w:val="Normal"/>
    <w:autoRedefine/>
    <w:uiPriority w:val="39"/>
    <w:unhideWhenUsed/>
    <w:rsid w:val="008815CD"/>
    <w:pPr>
      <w:spacing w:after="100"/>
    </w:pPr>
  </w:style>
  <w:style w:type="paragraph" w:styleId="TOC2">
    <w:name w:val="toc 2"/>
    <w:basedOn w:val="Normal"/>
    <w:next w:val="Normal"/>
    <w:autoRedefine/>
    <w:uiPriority w:val="39"/>
    <w:unhideWhenUsed/>
    <w:rsid w:val="00B32DF5"/>
    <w:pPr>
      <w:spacing w:after="100"/>
      <w:ind w:left="240"/>
    </w:pPr>
  </w:style>
  <w:style w:type="character" w:styleId="Hyperlink">
    <w:name w:val="Hyperlink"/>
    <w:basedOn w:val="DefaultParagraphFont"/>
    <w:uiPriority w:val="99"/>
    <w:unhideWhenUsed/>
    <w:rsid w:val="00B32DF5"/>
    <w:rPr>
      <w:color w:val="467886" w:themeColor="hyperlink"/>
      <w:u w:val="single"/>
    </w:rPr>
  </w:style>
  <w:style w:type="paragraph" w:customStyle="1" w:styleId="Style1">
    <w:name w:val="Style1"/>
    <w:basedOn w:val="Heading1"/>
    <w:rsid w:val="008B7472"/>
    <w:pPr>
      <w:numPr>
        <w:numId w:val="12"/>
      </w:numPr>
    </w:pPr>
  </w:style>
  <w:style w:type="paragraph" w:styleId="TOC3">
    <w:name w:val="toc 3"/>
    <w:basedOn w:val="Normal"/>
    <w:next w:val="Normal"/>
    <w:autoRedefine/>
    <w:uiPriority w:val="39"/>
    <w:unhideWhenUsed/>
    <w:rsid w:val="001073F3"/>
    <w:pPr>
      <w:spacing w:after="100"/>
      <w:ind w:left="560"/>
    </w:pPr>
  </w:style>
  <w:style w:type="table" w:styleId="GridTable1Light-Accent1">
    <w:name w:val="Grid Table 1 Light Accent 1"/>
    <w:basedOn w:val="TableNormal"/>
    <w:uiPriority w:val="46"/>
    <w:rsid w:val="001346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231C2"/>
    <w:rPr>
      <w:color w:val="605E5C"/>
      <w:shd w:val="clear" w:color="auto" w:fill="E1DFDD"/>
    </w:rPr>
  </w:style>
  <w:style w:type="table" w:customStyle="1" w:styleId="GridTable1Light-Accent12">
    <w:name w:val="Grid Table 1 Light - Accent 12"/>
    <w:basedOn w:val="TableNormal"/>
    <w:next w:val="GridTable1Light-Accent1"/>
    <w:uiPriority w:val="46"/>
    <w:rsid w:val="007943BC"/>
    <w:pPr>
      <w:spacing w:after="0" w:line="240" w:lineRule="auto"/>
    </w:pPr>
    <w:rPr>
      <w:rFonts w:asciiTheme="minorHAnsi" w:hAnsiTheme="minorHAnsi" w:cstheme="minorBidi"/>
      <w:sz w:val="22"/>
      <w:szCs w:val="22"/>
      <w:lang w:eastAsia="ja-JP"/>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unhideWhenUsed/>
    <w:rsid w:val="007943BC"/>
    <w:rPr>
      <w:sz w:val="16"/>
      <w:szCs w:val="16"/>
    </w:rPr>
  </w:style>
  <w:style w:type="paragraph" w:styleId="CommentText">
    <w:name w:val="annotation text"/>
    <w:basedOn w:val="Normal"/>
    <w:link w:val="CommentTextChar"/>
    <w:uiPriority w:val="99"/>
    <w:unhideWhenUsed/>
    <w:rsid w:val="007943BC"/>
    <w:pPr>
      <w:suppressAutoHyphens/>
      <w:spacing w:after="60" w:line="240" w:lineRule="auto"/>
    </w:pPr>
    <w:rPr>
      <w:rFonts w:asciiTheme="minorHAnsi" w:eastAsiaTheme="minorHAnsi" w:hAnsiTheme="minorHAnsi" w:cstheme="minorBidi"/>
      <w:szCs w:val="20"/>
      <w14:ligatures w14:val="standardContextual"/>
    </w:rPr>
  </w:style>
  <w:style w:type="character" w:customStyle="1" w:styleId="CommentTextChar">
    <w:name w:val="Comment Text Char"/>
    <w:basedOn w:val="DefaultParagraphFont"/>
    <w:link w:val="CommentText"/>
    <w:uiPriority w:val="99"/>
    <w:rsid w:val="007943BC"/>
    <w:rPr>
      <w:rFonts w:asciiTheme="minorHAnsi" w:eastAsiaTheme="minorHAnsi" w:hAnsiTheme="minorHAnsi" w:cstheme="minorBidi"/>
      <w:sz w:val="20"/>
      <w:szCs w:val="20"/>
      <w14:ligatures w14:val="standardContextual"/>
    </w:rPr>
  </w:style>
  <w:style w:type="paragraph" w:styleId="BodyText2">
    <w:name w:val="Body Text 2"/>
    <w:basedOn w:val="Normal"/>
    <w:link w:val="BodyText2Char"/>
    <w:rsid w:val="003C55E1"/>
    <w:pPr>
      <w:spacing w:after="0" w:line="240" w:lineRule="auto"/>
    </w:pPr>
    <w:rPr>
      <w:rFonts w:ascii="Verdana" w:eastAsia="Times New Roman" w:hAnsi="Verdana" w:cs="Times New Roman"/>
      <w:sz w:val="18"/>
      <w:szCs w:val="20"/>
      <w:lang w:val="en-GB" w:eastAsia="en-GB"/>
      <w14:ligatures w14:val="standardContextual"/>
    </w:rPr>
  </w:style>
  <w:style w:type="character" w:customStyle="1" w:styleId="BodyText2Char">
    <w:name w:val="Body Text 2 Char"/>
    <w:basedOn w:val="DefaultParagraphFont"/>
    <w:link w:val="BodyText2"/>
    <w:rsid w:val="003C55E1"/>
    <w:rPr>
      <w:rFonts w:ascii="Verdana" w:eastAsia="Times New Roman" w:hAnsi="Verdana" w:cs="Times New Roman"/>
      <w:sz w:val="18"/>
      <w:szCs w:val="20"/>
      <w:lang w:val="en-GB" w:eastAsia="en-GB"/>
      <w14:ligatures w14:val="standardContextual"/>
    </w:rPr>
  </w:style>
  <w:style w:type="paragraph" w:styleId="CommentSubject">
    <w:name w:val="annotation subject"/>
    <w:basedOn w:val="CommentText"/>
    <w:next w:val="CommentText"/>
    <w:link w:val="CommentSubjectChar"/>
    <w:uiPriority w:val="99"/>
    <w:semiHidden/>
    <w:unhideWhenUsed/>
    <w:rsid w:val="00634141"/>
    <w:pPr>
      <w:suppressAutoHyphens w:val="0"/>
      <w:spacing w:after="160"/>
    </w:pPr>
    <w:rPr>
      <w:rFonts w:ascii="Arial" w:eastAsiaTheme="minorEastAsia" w:hAnsi="Arial" w:cs="Arial"/>
      <w:b/>
      <w:bCs/>
      <w14:ligatures w14:val="none"/>
    </w:rPr>
  </w:style>
  <w:style w:type="character" w:customStyle="1" w:styleId="CommentSubjectChar">
    <w:name w:val="Comment Subject Char"/>
    <w:basedOn w:val="CommentTextChar"/>
    <w:link w:val="CommentSubject"/>
    <w:uiPriority w:val="99"/>
    <w:semiHidden/>
    <w:rsid w:val="00634141"/>
    <w:rPr>
      <w:rFonts w:asciiTheme="minorHAnsi" w:eastAsiaTheme="minorHAnsi" w:hAnsiTheme="minorHAnsi" w:cstheme="minorBidi"/>
      <w:b/>
      <w:bCs/>
      <w:sz w:val="20"/>
      <w:szCs w:val="20"/>
      <w14:ligatures w14:val="standardContextual"/>
    </w:rPr>
  </w:style>
  <w:style w:type="table" w:styleId="TableGrid">
    <w:name w:val="Table Grid"/>
    <w:basedOn w:val="TableNormal"/>
    <w:uiPriority w:val="59"/>
    <w:rsid w:val="00560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Notes">
    <w:name w:val="Guidance Notes"/>
    <w:basedOn w:val="Normal"/>
    <w:link w:val="GuidanceNotesChar"/>
    <w:autoRedefine/>
    <w:qFormat/>
    <w:rsid w:val="00F10332"/>
    <w:pPr>
      <w:suppressAutoHyphens/>
      <w:spacing w:after="60" w:line="276" w:lineRule="auto"/>
      <w:ind w:left="720"/>
    </w:pPr>
    <w:rPr>
      <w:rFonts w:eastAsiaTheme="minorHAnsi" w:cstheme="minorBidi"/>
      <w:i/>
      <w:color w:val="FF0000"/>
      <w:sz w:val="24"/>
      <w:szCs w:val="24"/>
      <w:lang w:val="en-GB" w:eastAsia="en-GB"/>
      <w14:ligatures w14:val="standardContextual"/>
    </w:rPr>
  </w:style>
  <w:style w:type="character" w:customStyle="1" w:styleId="GuidanceNotesChar">
    <w:name w:val="Guidance Notes Char"/>
    <w:basedOn w:val="DefaultParagraphFont"/>
    <w:link w:val="GuidanceNotes"/>
    <w:rsid w:val="00F10332"/>
    <w:rPr>
      <w:rFonts w:eastAsiaTheme="minorHAnsi" w:cstheme="minorBidi"/>
      <w:i/>
      <w:color w:val="FF0000"/>
      <w:sz w:val="24"/>
      <w:szCs w:val="24"/>
      <w:lang w:val="en-GB" w:eastAsia="en-GB"/>
      <w14:ligatures w14:val="standardContextual"/>
    </w:rPr>
  </w:style>
  <w:style w:type="character" w:styleId="FollowedHyperlink">
    <w:name w:val="FollowedHyperlink"/>
    <w:basedOn w:val="DefaultParagraphFont"/>
    <w:uiPriority w:val="99"/>
    <w:semiHidden/>
    <w:unhideWhenUsed/>
    <w:rsid w:val="001D7FF7"/>
    <w:rPr>
      <w:color w:val="96607D" w:themeColor="followedHyperlink"/>
      <w:u w:val="single"/>
    </w:rPr>
  </w:style>
  <w:style w:type="character" w:styleId="PlaceholderText">
    <w:name w:val="Placeholder Text"/>
    <w:basedOn w:val="DefaultParagraphFont"/>
    <w:uiPriority w:val="99"/>
    <w:semiHidden/>
    <w:rsid w:val="00EC20A9"/>
    <w:rPr>
      <w:color w:val="666666"/>
    </w:rPr>
  </w:style>
  <w:style w:type="paragraph" w:styleId="BalloonText">
    <w:name w:val="Balloon Text"/>
    <w:basedOn w:val="Normal"/>
    <w:link w:val="BalloonTextChar"/>
    <w:uiPriority w:val="99"/>
    <w:semiHidden/>
    <w:unhideWhenUsed/>
    <w:rsid w:val="006834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483"/>
    <w:rPr>
      <w:rFonts w:ascii="Segoe UI" w:hAnsi="Segoe UI" w:cs="Segoe UI"/>
      <w:sz w:val="18"/>
      <w:szCs w:val="18"/>
    </w:rPr>
  </w:style>
  <w:style w:type="paragraph" w:styleId="Revision">
    <w:name w:val="Revision"/>
    <w:hidden/>
    <w:uiPriority w:val="99"/>
    <w:semiHidden/>
    <w:rsid w:val="0097305B"/>
    <w:pPr>
      <w:spacing w:after="0" w:line="240" w:lineRule="auto"/>
    </w:pPr>
    <w:rPr>
      <w:sz w:val="20"/>
    </w:rPr>
  </w:style>
  <w:style w:type="table" w:styleId="GridTable3-Accent1">
    <w:name w:val="Grid Table 3 Accent 1"/>
    <w:basedOn w:val="TableNormal"/>
    <w:uiPriority w:val="48"/>
    <w:rsid w:val="00481BC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styleId="Mention">
    <w:name w:val="Mention"/>
    <w:basedOn w:val="DefaultParagraphFont"/>
    <w:uiPriority w:val="99"/>
    <w:unhideWhenUsed/>
    <w:rsid w:val="00016BB2"/>
    <w:rPr>
      <w:color w:val="2B579A"/>
      <w:shd w:val="clear" w:color="auto" w:fill="E1DFDD"/>
    </w:rPr>
  </w:style>
  <w:style w:type="paragraph" w:styleId="NormalWeb">
    <w:name w:val="Normal (Web)"/>
    <w:basedOn w:val="Normal"/>
    <w:uiPriority w:val="99"/>
    <w:unhideWhenUsed/>
    <w:rsid w:val="007925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05891">
      <w:bodyDiv w:val="1"/>
      <w:marLeft w:val="0"/>
      <w:marRight w:val="0"/>
      <w:marTop w:val="0"/>
      <w:marBottom w:val="0"/>
      <w:divBdr>
        <w:top w:val="none" w:sz="0" w:space="0" w:color="auto"/>
        <w:left w:val="none" w:sz="0" w:space="0" w:color="auto"/>
        <w:bottom w:val="none" w:sz="0" w:space="0" w:color="auto"/>
        <w:right w:val="none" w:sz="0" w:space="0" w:color="auto"/>
      </w:divBdr>
    </w:div>
    <w:div w:id="1220938302">
      <w:bodyDiv w:val="1"/>
      <w:marLeft w:val="0"/>
      <w:marRight w:val="0"/>
      <w:marTop w:val="0"/>
      <w:marBottom w:val="0"/>
      <w:divBdr>
        <w:top w:val="none" w:sz="0" w:space="0" w:color="auto"/>
        <w:left w:val="none" w:sz="0" w:space="0" w:color="auto"/>
        <w:bottom w:val="none" w:sz="0" w:space="0" w:color="auto"/>
        <w:right w:val="none" w:sz="0" w:space="0" w:color="auto"/>
      </w:divBdr>
    </w:div>
    <w:div w:id="136324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aegon.sharepoint.com/:w:/r/sites/AGTSolutionDesignRepository/_layouts/15/Doc.aspx?sourcedoc=%7B291BB37D-A222-4C1C-9B31-74C731685C91%7D&amp;file=RITM0051519-ACBSD-2049-%20BigPanda%20Event%20Management%20Solution.docx&amp;action=default&amp;mobileredirect=true" TargetMode="External"/><Relationship Id="rId26" Type="http://schemas.openxmlformats.org/officeDocument/2006/relationships/hyperlink" Target="https://aegonna.sharepoint.com/sites/GEA/SitePages/GTS-Reference-Architectures.aspx"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hyperlink" Target="https://docs.bigpanda.io/en/manage-biggy-configuration"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egon.sharepoint.com/:w:/r/sites/AGTSolutionDesignRepository/Shared%20Documents/2025/RITM1164950-ACBSD-4298-BigPanda%20New%20Features%20PoC/RITM1164950-ACBSD-4298-BigPanda%20AI%20feature%20POC-Architecture-Feasibility.docx?d=w688944342bb84ad3bd0dc5b121227ec0&amp;csf=1&amp;web=1&amp;e=SF7Oaa" TargetMode="External"/><Relationship Id="rId17" Type="http://schemas.openxmlformats.org/officeDocument/2006/relationships/hyperlink" Target="https://aegonna.sharepoint.com/sites/GEA/SitePages/Architecture-Principles.aspx" TargetMode="External"/><Relationship Id="rId25" Type="http://schemas.openxmlformats.org/officeDocument/2006/relationships/hyperlink" Target="https://aegonna.sharepoint.com/sites/GEA/SitePages/GTS-Component-Architecture-Standards.aspx" TargetMode="External"/><Relationship Id="rId33" Type="http://schemas.openxmlformats.org/officeDocument/2006/relationships/hyperlink" Target="https://aegon.sharepoint.com/:w:/r/sites/AGTSolutionDesignRepository/_layouts/15/Doc.aspx?sourcedoc=%7B291bb37d-a222-4c1c-9b31-74c731685c91%7D&amp;action=edit&amp;wdPid=6bf77545" TargetMode="External"/><Relationship Id="rId38" Type="http://schemas.openxmlformats.org/officeDocument/2006/relationships/header" Target="head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docs.bigpanda.io/en/install-bigpanda-biggy-ai.html" TargetMode="External"/><Relationship Id="rId29" Type="http://schemas.openxmlformats.org/officeDocument/2006/relationships/hyperlink" Target="https://aegon.sharepoint.com/:w:/r/sites/AGTSolutionDesignRepository/Shared%20Documents/2024/GTS/GTS%20SaaS%20Paas%20API%20Gateway%20Final%20ARB/GTS%20APIGW%20-%20Project%20Solution%20Design%20Document.docx?d=wa4f907c0593a435491f176e80fad214e&amp;csf=1&amp;web=1&amp;e=cNS3vj"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egon.sharepoint.com/:f:/r/sites/AGTSolutionDesignRepository/Shared%20Documents/2025/RITM1164950-ACBSD-4298-BigPanda-BiggyAI%20Solution%20Design?csf=1&amp;web=1&amp;e=JAfYZN" TargetMode="External"/><Relationship Id="rId24" Type="http://schemas.openxmlformats.org/officeDocument/2006/relationships/hyperlink" Target="https://aegon.service-now.com/now/nav/ui/classic/params/target/cmdb_ci_business_app_list.do" TargetMode="External"/><Relationship Id="rId32" Type="http://schemas.openxmlformats.org/officeDocument/2006/relationships/image" Target="media/image4.png"/><Relationship Id="rId37" Type="http://schemas.openxmlformats.org/officeDocument/2006/relationships/footer" Target="footer1.xml"/><Relationship Id="rId40"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aegon.service-now.com/now/nav/ui/classic/params/target/sn_grc_it_application_compliance_data_list.do" TargetMode="External"/><Relationship Id="rId28" Type="http://schemas.openxmlformats.org/officeDocument/2006/relationships/image" Target="media/image3.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hyperlink" Target="https://aegon.sharepoint.com/:w:/r/sites/AGTSolutionDesignRepository/Shared%20Documents/2024/GTS/GTS%20SaaS%20Paas%20API%20Gateway%20Final%20ARB/GTS%20APIGW%20-%20Project%20Solution%20Design%20Document.docx?d=wa4f907c0593a435491f176e80fad214e&amp;csf=1&amp;web=1&amp;e=cNS3v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aegon.service-now.com/now/nav/ui/classic/params/target/cmdb_ci_business_app_list.do" TargetMode="External"/><Relationship Id="rId27" Type="http://schemas.openxmlformats.org/officeDocument/2006/relationships/hyperlink" Target="https://aegonna.sharepoint.com/sites/GEA/SitePages/Architectural-Patterns.aspx" TargetMode="External"/><Relationship Id="rId30" Type="http://schemas.openxmlformats.org/officeDocument/2006/relationships/hyperlink" Target="https://aegon.sharepoint.com/:w:/r/sites/AGTSolutionDesignRepository/Shared%20Documents/2024/GTS/GTS%20SaaS%20Paas%20API%20Gateway%20Final%20ARB/GTS%20APIGW%20-%20Project%20Solution%20Design%20Document.docx?d=wa4f907c0593a435491f176e80fad214e&amp;csf=1&amp;web=1&amp;e=cNS3vj" TargetMode="External"/><Relationship Id="rId35" Type="http://schemas.openxmlformats.org/officeDocument/2006/relationships/image" Target="media/image5.png"/><Relationship Id="rId43"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D0408D900848B19F16895C865BC0D8"/>
        <w:category>
          <w:name w:val="General"/>
          <w:gallery w:val="placeholder"/>
        </w:category>
        <w:types>
          <w:type w:val="bbPlcHdr"/>
        </w:types>
        <w:behaviors>
          <w:behavior w:val="content"/>
        </w:behaviors>
        <w:guid w:val="{8A64D1CD-79DE-4F9B-A1FA-51CC8F032760}"/>
      </w:docPartPr>
      <w:docPartBody>
        <w:p w:rsidR="0049588E" w:rsidRDefault="0049588E">
          <w:pPr>
            <w:pStyle w:val="02D0408D900848B19F16895C865BC0D8"/>
          </w:pPr>
          <w:r w:rsidRPr="00BB2E7A">
            <w:rPr>
              <w:rStyle w:val="PlaceholderText"/>
            </w:rPr>
            <w:t>Choose an item.</w:t>
          </w:r>
        </w:p>
      </w:docPartBody>
    </w:docPart>
    <w:docPart>
      <w:docPartPr>
        <w:name w:val="8A60996B39FA4E3CB3F537127F69CE23"/>
        <w:category>
          <w:name w:val="General"/>
          <w:gallery w:val="placeholder"/>
        </w:category>
        <w:types>
          <w:type w:val="bbPlcHdr"/>
        </w:types>
        <w:behaviors>
          <w:behavior w:val="content"/>
        </w:behaviors>
        <w:guid w:val="{B42341EE-192D-4D79-9B53-A36DA878A092}"/>
      </w:docPartPr>
      <w:docPartBody>
        <w:p w:rsidR="0049588E" w:rsidRDefault="0049588E">
          <w:pPr>
            <w:pStyle w:val="8A60996B39FA4E3CB3F537127F69CE23"/>
          </w:pPr>
          <w:r w:rsidRPr="00BB2E7A">
            <w:rPr>
              <w:rStyle w:val="PlaceholderText"/>
            </w:rPr>
            <w:t>Choose an item.</w:t>
          </w:r>
        </w:p>
      </w:docPartBody>
    </w:docPart>
    <w:docPart>
      <w:docPartPr>
        <w:name w:val="6BE68E865C2F4442BD7241355D188980"/>
        <w:category>
          <w:name w:val="General"/>
          <w:gallery w:val="placeholder"/>
        </w:category>
        <w:types>
          <w:type w:val="bbPlcHdr"/>
        </w:types>
        <w:behaviors>
          <w:behavior w:val="content"/>
        </w:behaviors>
        <w:guid w:val="{4DE3CA95-D7DA-4400-8AFC-BDEA53AAEFD3}"/>
      </w:docPartPr>
      <w:docPartBody>
        <w:p w:rsidR="0049588E" w:rsidRDefault="0049588E">
          <w:pPr>
            <w:pStyle w:val="6BE68E865C2F4442BD7241355D188980"/>
          </w:pPr>
          <w:r w:rsidRPr="00BB2E7A">
            <w:rPr>
              <w:rStyle w:val="PlaceholderText"/>
            </w:rPr>
            <w:t>Choose an item.</w:t>
          </w:r>
        </w:p>
      </w:docPartBody>
    </w:docPart>
    <w:docPart>
      <w:docPartPr>
        <w:name w:val="3CB696831EAF48C6AA131556A8E7CAD3"/>
        <w:category>
          <w:name w:val="General"/>
          <w:gallery w:val="placeholder"/>
        </w:category>
        <w:types>
          <w:type w:val="bbPlcHdr"/>
        </w:types>
        <w:behaviors>
          <w:behavior w:val="content"/>
        </w:behaviors>
        <w:guid w:val="{88ED9E73-B871-4927-A7F7-32779775664B}"/>
      </w:docPartPr>
      <w:docPartBody>
        <w:p w:rsidR="0049588E" w:rsidRDefault="0049588E">
          <w:pPr>
            <w:pStyle w:val="3CB696831EAF48C6AA131556A8E7CAD3"/>
          </w:pPr>
          <w:r w:rsidRPr="00BB2E7A">
            <w:rPr>
              <w:rStyle w:val="PlaceholderText"/>
            </w:rPr>
            <w:t>Choose an item.</w:t>
          </w:r>
        </w:p>
      </w:docPartBody>
    </w:docPart>
    <w:docPart>
      <w:docPartPr>
        <w:name w:val="F8F0A89371EB41A5A936AE9F355F4C92"/>
        <w:category>
          <w:name w:val="General"/>
          <w:gallery w:val="placeholder"/>
        </w:category>
        <w:types>
          <w:type w:val="bbPlcHdr"/>
        </w:types>
        <w:behaviors>
          <w:behavior w:val="content"/>
        </w:behaviors>
        <w:guid w:val="{1F4BFC3F-08AC-4725-B574-F268F0B973AC}"/>
      </w:docPartPr>
      <w:docPartBody>
        <w:p w:rsidR="0049588E" w:rsidRDefault="0049588E">
          <w:pPr>
            <w:pStyle w:val="F8F0A89371EB41A5A936AE9F355F4C92"/>
          </w:pPr>
          <w:r w:rsidRPr="00BB2E7A">
            <w:rPr>
              <w:rStyle w:val="PlaceholderText"/>
            </w:rPr>
            <w:t>Choose an item.</w:t>
          </w:r>
        </w:p>
      </w:docPartBody>
    </w:docPart>
    <w:docPart>
      <w:docPartPr>
        <w:name w:val="717DD15691A4434A9929149214C21A04"/>
        <w:category>
          <w:name w:val="General"/>
          <w:gallery w:val="placeholder"/>
        </w:category>
        <w:types>
          <w:type w:val="bbPlcHdr"/>
        </w:types>
        <w:behaviors>
          <w:behavior w:val="content"/>
        </w:behaviors>
        <w:guid w:val="{64096D9D-6710-4474-8C5E-EF6A77578215}"/>
      </w:docPartPr>
      <w:docPartBody>
        <w:p w:rsidR="0049588E" w:rsidRDefault="0049588E">
          <w:pPr>
            <w:pStyle w:val="717DD15691A4434A9929149214C21A04"/>
          </w:pPr>
          <w:r w:rsidRPr="00BB2E7A">
            <w:rPr>
              <w:rStyle w:val="PlaceholderText"/>
            </w:rPr>
            <w:t>Choose an item.</w:t>
          </w:r>
        </w:p>
      </w:docPartBody>
    </w:docPart>
    <w:docPart>
      <w:docPartPr>
        <w:name w:val="AA5C72530F384548B7F7716625212FD8"/>
        <w:category>
          <w:name w:val="General"/>
          <w:gallery w:val="placeholder"/>
        </w:category>
        <w:types>
          <w:type w:val="bbPlcHdr"/>
        </w:types>
        <w:behaviors>
          <w:behavior w:val="content"/>
        </w:behaviors>
        <w:guid w:val="{823180FB-1E45-4D1A-A9EA-42FB53AB1C13}"/>
      </w:docPartPr>
      <w:docPartBody>
        <w:p w:rsidR="0049588E" w:rsidRDefault="0049588E">
          <w:pPr>
            <w:pStyle w:val="AA5C72530F384548B7F7716625212FD8"/>
          </w:pPr>
          <w:r w:rsidRPr="00BB2E7A">
            <w:rPr>
              <w:rStyle w:val="PlaceholderText"/>
            </w:rPr>
            <w:t>Choose an item.</w:t>
          </w:r>
        </w:p>
      </w:docPartBody>
    </w:docPart>
    <w:docPart>
      <w:docPartPr>
        <w:name w:val="E3F2B083644241B580F045DF18A7E285"/>
        <w:category>
          <w:name w:val="General"/>
          <w:gallery w:val="placeholder"/>
        </w:category>
        <w:types>
          <w:type w:val="bbPlcHdr"/>
        </w:types>
        <w:behaviors>
          <w:behavior w:val="content"/>
        </w:behaviors>
        <w:guid w:val="{3CFB28C4-02BD-4E13-9D9C-18B228944493}"/>
      </w:docPartPr>
      <w:docPartBody>
        <w:p w:rsidR="000B5DCF" w:rsidRDefault="00B43120" w:rsidP="00B43120">
          <w:pPr>
            <w:pStyle w:val="E3F2B083644241B580F045DF18A7E285"/>
          </w:pPr>
          <w:r w:rsidRPr="00780D9A">
            <w:rPr>
              <w:rStyle w:val="PlaceholderText"/>
            </w:rPr>
            <w:t>Choose an item.</w:t>
          </w:r>
        </w:p>
      </w:docPartBody>
    </w:docPart>
    <w:docPart>
      <w:docPartPr>
        <w:name w:val="1932F0B5C80F4C20BCA3EB7C9949BDF5"/>
        <w:category>
          <w:name w:val="General"/>
          <w:gallery w:val="placeholder"/>
        </w:category>
        <w:types>
          <w:type w:val="bbPlcHdr"/>
        </w:types>
        <w:behaviors>
          <w:behavior w:val="content"/>
        </w:behaviors>
        <w:guid w:val="{E8E0F9FC-90B3-41A6-9D20-810520B7FB2E}"/>
      </w:docPartPr>
      <w:docPartBody>
        <w:p w:rsidR="004B5125" w:rsidRDefault="00B43120">
          <w:pPr>
            <w:pStyle w:val="1932F0B5C80F4C20BCA3EB7C9949BDF5"/>
          </w:pPr>
          <w:r w:rsidRPr="00780D9A">
            <w:rPr>
              <w:rStyle w:val="PlaceholderText"/>
            </w:rPr>
            <w:t>Choose an item.</w:t>
          </w:r>
        </w:p>
      </w:docPartBody>
    </w:docPart>
    <w:docPart>
      <w:docPartPr>
        <w:name w:val="8FCE988208114F46A9DFAA30774D38B6"/>
        <w:category>
          <w:name w:val="General"/>
          <w:gallery w:val="placeholder"/>
        </w:category>
        <w:types>
          <w:type w:val="bbPlcHdr"/>
        </w:types>
        <w:behaviors>
          <w:behavior w:val="content"/>
        </w:behaviors>
        <w:guid w:val="{ACBE6D1F-D304-4B02-9379-06C244D35FFF}"/>
      </w:docPartPr>
      <w:docPartBody>
        <w:p w:rsidR="004B5125" w:rsidRDefault="00B43120">
          <w:pPr>
            <w:pStyle w:val="8FCE988208114F46A9DFAA30774D38B6"/>
          </w:pPr>
          <w:r w:rsidRPr="00780D9A">
            <w:rPr>
              <w:rStyle w:val="PlaceholderText"/>
            </w:rPr>
            <w:t>Choose an item.</w:t>
          </w:r>
        </w:p>
      </w:docPartBody>
    </w:docPart>
    <w:docPart>
      <w:docPartPr>
        <w:name w:val="A4FA78749DE146B783E07372EFAB12EA"/>
        <w:category>
          <w:name w:val="General"/>
          <w:gallery w:val="placeholder"/>
        </w:category>
        <w:types>
          <w:type w:val="bbPlcHdr"/>
        </w:types>
        <w:behaviors>
          <w:behavior w:val="content"/>
        </w:behaviors>
        <w:guid w:val="{0DEE6CC2-209E-4969-AA28-3D8C3C3ADB15}"/>
      </w:docPartPr>
      <w:docPartBody>
        <w:p w:rsidR="004B5125" w:rsidRDefault="00B43120">
          <w:pPr>
            <w:pStyle w:val="A4FA78749DE146B783E07372EFAB12EA"/>
          </w:pPr>
          <w:r w:rsidRPr="00780D9A">
            <w:rPr>
              <w:rStyle w:val="PlaceholderText"/>
            </w:rPr>
            <w:t>Choose an item.</w:t>
          </w:r>
        </w:p>
      </w:docPartBody>
    </w:docPart>
    <w:docPart>
      <w:docPartPr>
        <w:name w:val="0E4E6D264CA3419B9F45F0D44BFC3228"/>
        <w:category>
          <w:name w:val="General"/>
          <w:gallery w:val="placeholder"/>
        </w:category>
        <w:types>
          <w:type w:val="bbPlcHdr"/>
        </w:types>
        <w:behaviors>
          <w:behavior w:val="content"/>
        </w:behaviors>
        <w:guid w:val="{2B9D5347-E88E-4C7E-9381-BDCC110F0B85}"/>
      </w:docPartPr>
      <w:docPartBody>
        <w:p w:rsidR="004B5125" w:rsidRDefault="00B43120">
          <w:pPr>
            <w:pStyle w:val="0E4E6D264CA3419B9F45F0D44BFC3228"/>
          </w:pPr>
          <w:r w:rsidRPr="00780D9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Segoe UI"/>
    <w:charset w:val="00"/>
    <w:family w:val="swiss"/>
    <w:pitch w:val="variable"/>
    <w:sig w:usb0="E00002EF" w:usb1="4000205B" w:usb2="00000028" w:usb3="00000000" w:csb0="0000019F" w:csb1="00000000"/>
  </w:font>
  <w:font w:name="Aptos Narrow">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8E"/>
    <w:rsid w:val="0001398C"/>
    <w:rsid w:val="00027E08"/>
    <w:rsid w:val="00055C3C"/>
    <w:rsid w:val="000819F1"/>
    <w:rsid w:val="0009123D"/>
    <w:rsid w:val="000B5DCF"/>
    <w:rsid w:val="000C79D0"/>
    <w:rsid w:val="00112FD1"/>
    <w:rsid w:val="00121704"/>
    <w:rsid w:val="001273DB"/>
    <w:rsid w:val="00164B5E"/>
    <w:rsid w:val="001860AA"/>
    <w:rsid w:val="002142C0"/>
    <w:rsid w:val="002522E2"/>
    <w:rsid w:val="00273BB1"/>
    <w:rsid w:val="002F11C3"/>
    <w:rsid w:val="00300756"/>
    <w:rsid w:val="00330068"/>
    <w:rsid w:val="0038713F"/>
    <w:rsid w:val="003E35BA"/>
    <w:rsid w:val="00405F5D"/>
    <w:rsid w:val="00411C1D"/>
    <w:rsid w:val="00425999"/>
    <w:rsid w:val="00430B97"/>
    <w:rsid w:val="00451008"/>
    <w:rsid w:val="00477723"/>
    <w:rsid w:val="0049588E"/>
    <w:rsid w:val="004B5125"/>
    <w:rsid w:val="004F6596"/>
    <w:rsid w:val="0051206A"/>
    <w:rsid w:val="00533489"/>
    <w:rsid w:val="005379A0"/>
    <w:rsid w:val="005A7961"/>
    <w:rsid w:val="007B2659"/>
    <w:rsid w:val="007B598F"/>
    <w:rsid w:val="007C1DCE"/>
    <w:rsid w:val="007D24B7"/>
    <w:rsid w:val="007F236C"/>
    <w:rsid w:val="008310F3"/>
    <w:rsid w:val="008E4526"/>
    <w:rsid w:val="008F2FF3"/>
    <w:rsid w:val="00910E48"/>
    <w:rsid w:val="009805AB"/>
    <w:rsid w:val="00981E3B"/>
    <w:rsid w:val="00987531"/>
    <w:rsid w:val="00A04DDC"/>
    <w:rsid w:val="00B43120"/>
    <w:rsid w:val="00B808C3"/>
    <w:rsid w:val="00BD7B42"/>
    <w:rsid w:val="00C60634"/>
    <w:rsid w:val="00C64BD0"/>
    <w:rsid w:val="00CB3C6A"/>
    <w:rsid w:val="00CC4D9C"/>
    <w:rsid w:val="00D0130E"/>
    <w:rsid w:val="00DF2058"/>
    <w:rsid w:val="00E0325B"/>
    <w:rsid w:val="00E436C2"/>
    <w:rsid w:val="00E60A74"/>
    <w:rsid w:val="00E80A03"/>
    <w:rsid w:val="00F43FA6"/>
    <w:rsid w:val="00F805E4"/>
    <w:rsid w:val="00FB3277"/>
    <w:rsid w:val="00FD3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120"/>
    <w:rPr>
      <w:color w:val="666666"/>
    </w:rPr>
  </w:style>
  <w:style w:type="paragraph" w:customStyle="1" w:styleId="02D0408D900848B19F16895C865BC0D8">
    <w:name w:val="02D0408D900848B19F16895C865BC0D8"/>
  </w:style>
  <w:style w:type="paragraph" w:customStyle="1" w:styleId="8A60996B39FA4E3CB3F537127F69CE23">
    <w:name w:val="8A60996B39FA4E3CB3F537127F69CE23"/>
  </w:style>
  <w:style w:type="paragraph" w:customStyle="1" w:styleId="6BE68E865C2F4442BD7241355D188980">
    <w:name w:val="6BE68E865C2F4442BD7241355D188980"/>
  </w:style>
  <w:style w:type="paragraph" w:customStyle="1" w:styleId="3CB696831EAF48C6AA131556A8E7CAD3">
    <w:name w:val="3CB696831EAF48C6AA131556A8E7CAD3"/>
  </w:style>
  <w:style w:type="paragraph" w:customStyle="1" w:styleId="F8F0A89371EB41A5A936AE9F355F4C92">
    <w:name w:val="F8F0A89371EB41A5A936AE9F355F4C92"/>
  </w:style>
  <w:style w:type="paragraph" w:customStyle="1" w:styleId="717DD15691A4434A9929149214C21A04">
    <w:name w:val="717DD15691A4434A9929149214C21A04"/>
  </w:style>
  <w:style w:type="paragraph" w:customStyle="1" w:styleId="AA5C72530F384548B7F7716625212FD8">
    <w:name w:val="AA5C72530F384548B7F7716625212FD8"/>
  </w:style>
  <w:style w:type="paragraph" w:customStyle="1" w:styleId="E3F2B083644241B580F045DF18A7E285">
    <w:name w:val="E3F2B083644241B580F045DF18A7E285"/>
    <w:rsid w:val="00B43120"/>
  </w:style>
  <w:style w:type="paragraph" w:customStyle="1" w:styleId="1932F0B5C80F4C20BCA3EB7C9949BDF5">
    <w:name w:val="1932F0B5C80F4C20BCA3EB7C9949BDF5"/>
  </w:style>
  <w:style w:type="paragraph" w:customStyle="1" w:styleId="8FCE988208114F46A9DFAA30774D38B6">
    <w:name w:val="8FCE988208114F46A9DFAA30774D38B6"/>
  </w:style>
  <w:style w:type="paragraph" w:customStyle="1" w:styleId="A4FA78749DE146B783E07372EFAB12EA">
    <w:name w:val="A4FA78749DE146B783E07372EFAB12EA"/>
  </w:style>
  <w:style w:type="paragraph" w:customStyle="1" w:styleId="0E4E6D264CA3419B9F45F0D44BFC3228">
    <w:name w:val="0E4E6D264CA3419B9F45F0D44BFC32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lcf76f155ced4ddcb4097134ff3c332f xmlns="7bc1719e-3073-4a83-a8aa-5d9b5543732c">
      <Terms xmlns="http://schemas.microsoft.com/office/infopath/2007/PartnerControls"/>
    </lcf76f155ced4ddcb4097134ff3c332f>
    <TaxCatchAll xmlns="bfe6e0b6-a5a6-435d-956e-8490d4b03c3e"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05ba2877cbc3ca9c27a5f2169dd2f361">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594f020d093c3cc314390237aec36bac"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Keyword"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Keyword" ma:index="21"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DE491-2D18-4346-868D-FDECE579517C}">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2.xml><?xml version="1.0" encoding="utf-8"?>
<ds:datastoreItem xmlns:ds="http://schemas.openxmlformats.org/officeDocument/2006/customXml" ds:itemID="{30561097-EA6D-4C41-97EB-9C924523A73A}">
  <ds:schemaRefs>
    <ds:schemaRef ds:uri="http://schemas.microsoft.com/sharepoint/v3/contenttype/forms"/>
  </ds:schemaRefs>
</ds:datastoreItem>
</file>

<file path=customXml/itemProps3.xml><?xml version="1.0" encoding="utf-8"?>
<ds:datastoreItem xmlns:ds="http://schemas.openxmlformats.org/officeDocument/2006/customXml" ds:itemID="{3CFAF1A8-DD02-48A5-B677-3432F85B4DFA}">
  <ds:schemaRefs>
    <ds:schemaRef ds:uri="http://schemas.openxmlformats.org/officeDocument/2006/bibliography"/>
  </ds:schemaRefs>
</ds:datastoreItem>
</file>

<file path=customXml/itemProps4.xml><?xml version="1.0" encoding="utf-8"?>
<ds:datastoreItem xmlns:ds="http://schemas.openxmlformats.org/officeDocument/2006/customXml" ds:itemID="{5C5D3BFE-9D8A-4516-925C-412A0B7C4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5300</Words>
  <Characters>31167</Characters>
  <Application>Microsoft Office Word</Application>
  <DocSecurity>2</DocSecurity>
  <Lines>1558</Lines>
  <Paragraphs>1072</Paragraphs>
  <ScaleCrop>false</ScaleCrop>
  <Company/>
  <LinksUpToDate>false</LinksUpToDate>
  <CharactersWithSpaces>35395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Penticoff, Tony</cp:lastModifiedBy>
  <cp:revision>523</cp:revision>
  <dcterms:created xsi:type="dcterms:W3CDTF">2025-05-09T06:47:00Z</dcterms:created>
  <dcterms:modified xsi:type="dcterms:W3CDTF">2026-02-27T16:02:00Z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docLang">
    <vt:lpwstr>en</vt:lpwstr>
  </property>
</Properties>
</file>