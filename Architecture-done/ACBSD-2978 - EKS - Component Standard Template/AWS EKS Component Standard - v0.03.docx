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841CD" w14:textId="77777777" w:rsidR="007447AB" w:rsidRDefault="007447AB" w:rsidP="003152DC">
      <w:pPr>
        <w:pStyle w:val="Title"/>
      </w:pPr>
    </w:p>
    <w:p w14:paraId="21112BDE" w14:textId="77777777" w:rsidR="007447AB" w:rsidRDefault="007447AB" w:rsidP="003152DC"/>
    <w:p w14:paraId="2ACCA7AF" w14:textId="77777777" w:rsidR="007447AB" w:rsidRDefault="007447AB" w:rsidP="003152DC"/>
    <w:p w14:paraId="0849BBB8" w14:textId="77777777" w:rsidR="007447AB" w:rsidRDefault="007447AB" w:rsidP="003152DC"/>
    <w:p w14:paraId="0FB33ED7" w14:textId="77777777" w:rsidR="007447AB" w:rsidRDefault="007447AB" w:rsidP="003152DC"/>
    <w:p w14:paraId="6A7E6C09" w14:textId="77777777" w:rsidR="007447AB" w:rsidRDefault="007447AB" w:rsidP="003152DC"/>
    <w:p w14:paraId="13C71FF5" w14:textId="0F09E6BF" w:rsidR="007447AB" w:rsidRPr="00F302F6" w:rsidRDefault="00D971CF" w:rsidP="00807F39">
      <w:pPr>
        <w:pStyle w:val="Title"/>
        <w:rPr>
          <w:sz w:val="80"/>
          <w:szCs w:val="80"/>
        </w:rPr>
      </w:pPr>
      <w:r>
        <w:rPr>
          <w:sz w:val="80"/>
          <w:szCs w:val="80"/>
        </w:rPr>
        <w:t>EKS Implementation Patterns and Controls</w:t>
      </w:r>
    </w:p>
    <w:p w14:paraId="5921AC81" w14:textId="77777777" w:rsidR="005738E6" w:rsidRDefault="005738E6" w:rsidP="005738E6">
      <w:pPr>
        <w:suppressAutoHyphens w:val="0"/>
        <w:spacing w:after="200"/>
      </w:pPr>
    </w:p>
    <w:p w14:paraId="7BE3BB09" w14:textId="77777777" w:rsidR="007447AB" w:rsidRDefault="007447AB" w:rsidP="005738E6">
      <w:pPr>
        <w:suppressAutoHyphens w:val="0"/>
        <w:spacing w:after="200"/>
      </w:pPr>
    </w:p>
    <w:p w14:paraId="6A8B30DE" w14:textId="77777777" w:rsidR="007447AB" w:rsidRDefault="007447AB" w:rsidP="005738E6">
      <w:pPr>
        <w:suppressAutoHyphens w:val="0"/>
        <w:spacing w:after="200"/>
      </w:pPr>
    </w:p>
    <w:p w14:paraId="78DEA45D" w14:textId="77777777" w:rsidR="007447AB" w:rsidRDefault="007447AB" w:rsidP="005738E6">
      <w:pPr>
        <w:suppressAutoHyphens w:val="0"/>
        <w:spacing w:after="200"/>
      </w:pPr>
    </w:p>
    <w:tbl>
      <w:tblPr>
        <w:tblpPr w:leftFromText="181" w:rightFromText="181" w:horzAnchor="margin" w:tblpYSpec="bottom"/>
        <w:tblOverlap w:val="never"/>
        <w:tblW w:w="9072" w:type="dxa"/>
        <w:tblLayout w:type="fixed"/>
        <w:tblCellMar>
          <w:left w:w="0" w:type="dxa"/>
          <w:right w:w="0" w:type="dxa"/>
        </w:tblCellMar>
        <w:tblLook w:val="0000" w:firstRow="0" w:lastRow="0" w:firstColumn="0" w:lastColumn="0" w:noHBand="0" w:noVBand="0"/>
      </w:tblPr>
      <w:tblGrid>
        <w:gridCol w:w="1299"/>
        <w:gridCol w:w="145"/>
        <w:gridCol w:w="7628"/>
      </w:tblGrid>
      <w:tr w:rsidR="005738E6" w:rsidRPr="005738E6" w14:paraId="0B7D6948" w14:textId="77777777" w:rsidTr="005738E6">
        <w:tc>
          <w:tcPr>
            <w:tcW w:w="1275" w:type="dxa"/>
          </w:tcPr>
          <w:p w14:paraId="10547D52"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Version</w:t>
            </w:r>
          </w:p>
        </w:tc>
        <w:tc>
          <w:tcPr>
            <w:tcW w:w="142" w:type="dxa"/>
          </w:tcPr>
          <w:p w14:paraId="14587E3F"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w:t>
            </w:r>
          </w:p>
        </w:tc>
        <w:tc>
          <w:tcPr>
            <w:tcW w:w="7484" w:type="dxa"/>
          </w:tcPr>
          <w:p w14:paraId="21EFE6FE" w14:textId="7CD07AAE" w:rsidR="005738E6" w:rsidRPr="005738E6" w:rsidRDefault="005738E6" w:rsidP="005738E6">
            <w:pPr>
              <w:suppressAutoHyphens w:val="0"/>
              <w:spacing w:line="240" w:lineRule="auto"/>
              <w:rPr>
                <w:rFonts w:ascii="Arial" w:eastAsia="Times New Roman" w:hAnsi="Arial" w:cs="Arial"/>
                <w:szCs w:val="20"/>
              </w:rPr>
            </w:pPr>
            <w:bookmarkStart w:id="0" w:name="dvVersion"/>
            <w:r w:rsidRPr="005738E6">
              <w:rPr>
                <w:rFonts w:ascii="Arial" w:eastAsia="Times New Roman" w:hAnsi="Arial" w:cs="Arial"/>
                <w:szCs w:val="20"/>
              </w:rPr>
              <w:t xml:space="preserve"> </w:t>
            </w:r>
            <w:bookmarkEnd w:id="0"/>
            <w:r w:rsidR="00D06FDA">
              <w:rPr>
                <w:rFonts w:ascii="Arial" w:eastAsia="Times New Roman" w:hAnsi="Arial" w:cs="Arial"/>
                <w:szCs w:val="20"/>
              </w:rPr>
              <w:t>0.01 First Draft</w:t>
            </w:r>
          </w:p>
        </w:tc>
      </w:tr>
      <w:tr w:rsidR="005738E6" w:rsidRPr="005738E6" w14:paraId="26D07650" w14:textId="77777777" w:rsidTr="005738E6">
        <w:tc>
          <w:tcPr>
            <w:tcW w:w="1275" w:type="dxa"/>
          </w:tcPr>
          <w:p w14:paraId="653C9BD0"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Date</w:t>
            </w:r>
          </w:p>
        </w:tc>
        <w:tc>
          <w:tcPr>
            <w:tcW w:w="142" w:type="dxa"/>
          </w:tcPr>
          <w:p w14:paraId="61325E4A"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w:t>
            </w:r>
          </w:p>
        </w:tc>
        <w:tc>
          <w:tcPr>
            <w:tcW w:w="7484" w:type="dxa"/>
          </w:tcPr>
          <w:p w14:paraId="64583404" w14:textId="5A3B10C8" w:rsidR="005738E6" w:rsidRPr="005738E6" w:rsidRDefault="00D06FDA" w:rsidP="005738E6">
            <w:pPr>
              <w:suppressAutoHyphens w:val="0"/>
              <w:spacing w:line="240" w:lineRule="auto"/>
              <w:rPr>
                <w:rFonts w:ascii="Arial" w:eastAsia="Times New Roman" w:hAnsi="Arial" w:cs="Arial"/>
                <w:szCs w:val="20"/>
              </w:rPr>
            </w:pPr>
            <w:r>
              <w:rPr>
                <w:rFonts w:ascii="Arial" w:eastAsia="Times New Roman" w:hAnsi="Arial" w:cs="Arial"/>
                <w:szCs w:val="20"/>
              </w:rPr>
              <w:t xml:space="preserve"> </w:t>
            </w:r>
            <w:r w:rsidR="00025BA0">
              <w:rPr>
                <w:rFonts w:ascii="Arial" w:eastAsia="Times New Roman" w:hAnsi="Arial" w:cs="Arial"/>
                <w:szCs w:val="20"/>
              </w:rPr>
              <w:t>2024</w:t>
            </w:r>
            <w:r>
              <w:rPr>
                <w:rFonts w:ascii="Arial" w:eastAsia="Times New Roman" w:hAnsi="Arial" w:cs="Arial"/>
                <w:szCs w:val="20"/>
              </w:rPr>
              <w:t>-</w:t>
            </w:r>
            <w:r w:rsidR="00025BA0">
              <w:rPr>
                <w:rFonts w:ascii="Arial" w:eastAsia="Times New Roman" w:hAnsi="Arial" w:cs="Arial"/>
                <w:szCs w:val="20"/>
              </w:rPr>
              <w:t>04</w:t>
            </w:r>
            <w:r>
              <w:rPr>
                <w:rFonts w:ascii="Arial" w:eastAsia="Times New Roman" w:hAnsi="Arial" w:cs="Arial"/>
                <w:szCs w:val="20"/>
              </w:rPr>
              <w:t>-</w:t>
            </w:r>
            <w:r w:rsidR="00025BA0">
              <w:rPr>
                <w:rFonts w:ascii="Arial" w:eastAsia="Times New Roman" w:hAnsi="Arial" w:cs="Arial"/>
                <w:szCs w:val="20"/>
              </w:rPr>
              <w:t>30</w:t>
            </w:r>
          </w:p>
        </w:tc>
      </w:tr>
      <w:tr w:rsidR="005738E6" w:rsidRPr="005738E6" w14:paraId="72870AB1" w14:textId="77777777" w:rsidTr="005738E6">
        <w:tc>
          <w:tcPr>
            <w:tcW w:w="1275" w:type="dxa"/>
          </w:tcPr>
          <w:p w14:paraId="2657B461"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Author</w:t>
            </w:r>
          </w:p>
        </w:tc>
        <w:tc>
          <w:tcPr>
            <w:tcW w:w="142" w:type="dxa"/>
          </w:tcPr>
          <w:p w14:paraId="0DAFB480" w14:textId="77777777" w:rsidR="005738E6" w:rsidRPr="005738E6" w:rsidRDefault="005738E6" w:rsidP="005738E6">
            <w:pPr>
              <w:suppressAutoHyphens w:val="0"/>
              <w:spacing w:line="240" w:lineRule="auto"/>
              <w:rPr>
                <w:rFonts w:ascii="Arial" w:eastAsia="Times New Roman" w:hAnsi="Arial" w:cs="Arial"/>
                <w:szCs w:val="20"/>
              </w:rPr>
            </w:pPr>
            <w:r w:rsidRPr="005738E6">
              <w:rPr>
                <w:rFonts w:ascii="Arial" w:eastAsia="Times New Roman" w:hAnsi="Arial" w:cs="Arial"/>
                <w:szCs w:val="20"/>
              </w:rPr>
              <w:t>:</w:t>
            </w:r>
          </w:p>
        </w:tc>
        <w:tc>
          <w:tcPr>
            <w:tcW w:w="7484" w:type="dxa"/>
          </w:tcPr>
          <w:p w14:paraId="28AC3C03" w14:textId="48B2D857" w:rsidR="005738E6" w:rsidRPr="005738E6" w:rsidRDefault="00025BA0" w:rsidP="005738E6">
            <w:pPr>
              <w:suppressAutoHyphens w:val="0"/>
              <w:spacing w:line="240" w:lineRule="auto"/>
              <w:rPr>
                <w:rFonts w:ascii="Arial" w:eastAsia="Times New Roman" w:hAnsi="Arial" w:cs="Arial"/>
                <w:szCs w:val="20"/>
              </w:rPr>
            </w:pPr>
            <w:r>
              <w:rPr>
                <w:rFonts w:ascii="Arial" w:eastAsia="Times New Roman" w:hAnsi="Arial" w:cs="Arial"/>
                <w:szCs w:val="20"/>
              </w:rPr>
              <w:t>Bobby.Willoughby@transamerica.com</w:t>
            </w:r>
          </w:p>
        </w:tc>
      </w:tr>
      <w:tr w:rsidR="005738E6" w:rsidRPr="005738E6" w14:paraId="750792E4" w14:textId="77777777" w:rsidTr="005738E6">
        <w:tc>
          <w:tcPr>
            <w:tcW w:w="1275" w:type="dxa"/>
          </w:tcPr>
          <w:p w14:paraId="41B20CB4" w14:textId="77777777" w:rsidR="005738E6" w:rsidRPr="005738E6" w:rsidRDefault="005738E6" w:rsidP="005738E6">
            <w:pPr>
              <w:suppressAutoHyphens w:val="0"/>
              <w:spacing w:line="240" w:lineRule="auto"/>
              <w:rPr>
                <w:rFonts w:ascii="Arial" w:eastAsia="Times New Roman" w:hAnsi="Arial" w:cs="Arial"/>
                <w:szCs w:val="20"/>
              </w:rPr>
            </w:pPr>
            <w:bookmarkStart w:id="1" w:name="dtFreeTextFieldHeading"/>
            <w:r w:rsidRPr="005738E6">
              <w:rPr>
                <w:rFonts w:ascii="Arial" w:eastAsia="Times New Roman" w:hAnsi="Arial" w:cs="Arial"/>
                <w:szCs w:val="20"/>
              </w:rPr>
              <w:t xml:space="preserve"> </w:t>
            </w:r>
            <w:bookmarkEnd w:id="1"/>
          </w:p>
        </w:tc>
        <w:tc>
          <w:tcPr>
            <w:tcW w:w="142" w:type="dxa"/>
          </w:tcPr>
          <w:p w14:paraId="669E3E83" w14:textId="77777777" w:rsidR="005738E6" w:rsidRPr="005738E6" w:rsidRDefault="005738E6" w:rsidP="005738E6">
            <w:pPr>
              <w:suppressAutoHyphens w:val="0"/>
              <w:spacing w:line="240" w:lineRule="auto"/>
              <w:rPr>
                <w:rFonts w:ascii="Arial" w:eastAsia="Times New Roman" w:hAnsi="Arial" w:cs="Arial"/>
                <w:szCs w:val="20"/>
              </w:rPr>
            </w:pPr>
          </w:p>
        </w:tc>
        <w:tc>
          <w:tcPr>
            <w:tcW w:w="7484" w:type="dxa"/>
          </w:tcPr>
          <w:p w14:paraId="5FD121B9" w14:textId="77777777" w:rsidR="005738E6" w:rsidRPr="005738E6" w:rsidRDefault="005738E6" w:rsidP="005738E6">
            <w:pPr>
              <w:suppressAutoHyphens w:val="0"/>
              <w:spacing w:line="240" w:lineRule="auto"/>
              <w:rPr>
                <w:rFonts w:ascii="Arial" w:eastAsia="Times New Roman" w:hAnsi="Arial" w:cs="Arial"/>
                <w:szCs w:val="20"/>
              </w:rPr>
            </w:pPr>
            <w:bookmarkStart w:id="2" w:name="dvFreeTextFieldValue"/>
            <w:r w:rsidRPr="005738E6">
              <w:rPr>
                <w:rFonts w:ascii="Arial" w:eastAsia="Times New Roman" w:hAnsi="Arial" w:cs="Arial"/>
                <w:szCs w:val="20"/>
              </w:rPr>
              <w:t xml:space="preserve"> </w:t>
            </w:r>
            <w:bookmarkEnd w:id="2"/>
          </w:p>
        </w:tc>
      </w:tr>
      <w:tr w:rsidR="005738E6" w:rsidRPr="005738E6" w14:paraId="59D5B484" w14:textId="77777777" w:rsidTr="005738E6">
        <w:tc>
          <w:tcPr>
            <w:tcW w:w="1275" w:type="dxa"/>
          </w:tcPr>
          <w:p w14:paraId="3E9B291E" w14:textId="77777777" w:rsidR="005738E6" w:rsidRPr="005738E6" w:rsidRDefault="005738E6" w:rsidP="005738E6">
            <w:pPr>
              <w:suppressAutoHyphens w:val="0"/>
              <w:spacing w:line="240" w:lineRule="auto"/>
              <w:rPr>
                <w:rFonts w:ascii="Arial" w:eastAsia="Times New Roman" w:hAnsi="Arial" w:cs="Arial"/>
                <w:szCs w:val="20"/>
              </w:rPr>
            </w:pPr>
            <w:bookmarkStart w:id="3" w:name="dtFreeTextFieldHeading2"/>
            <w:r w:rsidRPr="005738E6">
              <w:rPr>
                <w:rFonts w:ascii="Arial" w:eastAsia="Times New Roman" w:hAnsi="Arial" w:cs="Arial"/>
                <w:szCs w:val="20"/>
              </w:rPr>
              <w:t xml:space="preserve"> </w:t>
            </w:r>
            <w:bookmarkEnd w:id="3"/>
          </w:p>
        </w:tc>
        <w:tc>
          <w:tcPr>
            <w:tcW w:w="142" w:type="dxa"/>
          </w:tcPr>
          <w:p w14:paraId="61853A24" w14:textId="77777777" w:rsidR="005738E6" w:rsidRPr="005738E6" w:rsidRDefault="005738E6" w:rsidP="005738E6">
            <w:pPr>
              <w:suppressAutoHyphens w:val="0"/>
              <w:spacing w:line="240" w:lineRule="auto"/>
              <w:rPr>
                <w:rFonts w:ascii="Arial" w:eastAsia="Times New Roman" w:hAnsi="Arial" w:cs="Arial"/>
                <w:szCs w:val="20"/>
              </w:rPr>
            </w:pPr>
          </w:p>
        </w:tc>
        <w:tc>
          <w:tcPr>
            <w:tcW w:w="7484" w:type="dxa"/>
          </w:tcPr>
          <w:p w14:paraId="4F14538A" w14:textId="77777777" w:rsidR="005738E6" w:rsidRPr="005738E6" w:rsidRDefault="005738E6" w:rsidP="005738E6">
            <w:pPr>
              <w:suppressAutoHyphens w:val="0"/>
              <w:spacing w:line="240" w:lineRule="auto"/>
              <w:rPr>
                <w:rFonts w:ascii="Arial" w:eastAsia="Times New Roman" w:hAnsi="Arial" w:cs="Arial"/>
                <w:szCs w:val="20"/>
              </w:rPr>
            </w:pPr>
            <w:bookmarkStart w:id="4" w:name="dvFreeTextFieldValue2"/>
            <w:r w:rsidRPr="005738E6">
              <w:rPr>
                <w:rFonts w:ascii="Arial" w:eastAsia="Times New Roman" w:hAnsi="Arial" w:cs="Arial"/>
                <w:szCs w:val="20"/>
              </w:rPr>
              <w:t xml:space="preserve"> </w:t>
            </w:r>
            <w:bookmarkEnd w:id="4"/>
          </w:p>
        </w:tc>
      </w:tr>
    </w:tbl>
    <w:p w14:paraId="767B0E8E" w14:textId="77777777" w:rsidR="007447AB" w:rsidRDefault="007447AB" w:rsidP="005738E6">
      <w:pPr>
        <w:suppressAutoHyphens w:val="0"/>
        <w:spacing w:after="200"/>
      </w:pPr>
    </w:p>
    <w:p w14:paraId="69EA5F49" w14:textId="77777777" w:rsidR="005738E6" w:rsidRDefault="005738E6" w:rsidP="005738E6">
      <w:pPr>
        <w:suppressAutoHyphens w:val="0"/>
        <w:spacing w:after="200"/>
      </w:pPr>
      <w:r>
        <w:br w:type="page"/>
      </w:r>
    </w:p>
    <w:p w14:paraId="5F565D8B" w14:textId="77777777" w:rsidR="005738E6" w:rsidRPr="005738E6" w:rsidRDefault="005738E6" w:rsidP="00BB06C7">
      <w:pPr>
        <w:spacing w:after="250"/>
        <w:rPr>
          <w:sz w:val="32"/>
          <w:szCs w:val="32"/>
        </w:rPr>
      </w:pPr>
      <w:bookmarkStart w:id="5" w:name="dtChangelog"/>
      <w:r w:rsidRPr="005738E6">
        <w:rPr>
          <w:sz w:val="32"/>
          <w:szCs w:val="32"/>
        </w:rPr>
        <w:lastRenderedPageBreak/>
        <w:t xml:space="preserve">Version </w:t>
      </w:r>
      <w:bookmarkEnd w:id="5"/>
      <w:r w:rsidRPr="005738E6">
        <w:rPr>
          <w:sz w:val="32"/>
          <w:szCs w:val="32"/>
        </w:rPr>
        <w:t>control</w:t>
      </w:r>
    </w:p>
    <w:tbl>
      <w:tblPr>
        <w:tblStyle w:val="ATable"/>
        <w:tblW w:w="8925" w:type="dxa"/>
        <w:tblLayout w:type="fixed"/>
        <w:tblLook w:val="04A0" w:firstRow="1" w:lastRow="0" w:firstColumn="1" w:lastColumn="0" w:noHBand="0" w:noVBand="1"/>
      </w:tblPr>
      <w:tblGrid>
        <w:gridCol w:w="993"/>
        <w:gridCol w:w="1417"/>
        <w:gridCol w:w="2410"/>
        <w:gridCol w:w="4105"/>
      </w:tblGrid>
      <w:tr w:rsidR="005738E6" w:rsidRPr="005738E6" w14:paraId="07E1970C" w14:textId="77777777" w:rsidTr="002F529A">
        <w:trPr>
          <w:cnfStyle w:val="100000000000" w:firstRow="1" w:lastRow="0" w:firstColumn="0" w:lastColumn="0" w:oddVBand="0" w:evenVBand="0" w:oddHBand="0" w:evenHBand="0" w:firstRowFirstColumn="0" w:firstRowLastColumn="0" w:lastRowFirstColumn="0" w:lastRowLastColumn="0"/>
        </w:trPr>
        <w:tc>
          <w:tcPr>
            <w:tcW w:w="993" w:type="dxa"/>
            <w:hideMark/>
          </w:tcPr>
          <w:p w14:paraId="0F4F782A" w14:textId="77777777" w:rsidR="005738E6" w:rsidRPr="005738E6" w:rsidRDefault="005738E6" w:rsidP="005738E6">
            <w:pPr>
              <w:suppressAutoHyphens w:val="0"/>
              <w:rPr>
                <w:rFonts w:ascii="Arial" w:hAnsi="Arial" w:cs="Arial"/>
                <w:szCs w:val="20"/>
              </w:rPr>
            </w:pPr>
            <w:r w:rsidRPr="005738E6">
              <w:rPr>
                <w:rFonts w:ascii="Arial" w:hAnsi="Arial" w:cs="Arial"/>
                <w:szCs w:val="20"/>
              </w:rPr>
              <w:t>Version</w:t>
            </w:r>
          </w:p>
        </w:tc>
        <w:tc>
          <w:tcPr>
            <w:tcW w:w="1417" w:type="dxa"/>
            <w:hideMark/>
          </w:tcPr>
          <w:p w14:paraId="76C18E7D" w14:textId="77777777" w:rsidR="005738E6" w:rsidRPr="005738E6" w:rsidRDefault="005738E6" w:rsidP="005738E6">
            <w:pPr>
              <w:suppressAutoHyphens w:val="0"/>
              <w:rPr>
                <w:rFonts w:ascii="Arial" w:hAnsi="Arial" w:cs="Arial"/>
                <w:szCs w:val="20"/>
              </w:rPr>
            </w:pPr>
            <w:r w:rsidRPr="005738E6">
              <w:rPr>
                <w:rFonts w:ascii="Arial" w:hAnsi="Arial" w:cs="Arial"/>
                <w:szCs w:val="20"/>
              </w:rPr>
              <w:t>Date</w:t>
            </w:r>
          </w:p>
        </w:tc>
        <w:tc>
          <w:tcPr>
            <w:tcW w:w="2410" w:type="dxa"/>
            <w:hideMark/>
          </w:tcPr>
          <w:p w14:paraId="7A844A31" w14:textId="77777777" w:rsidR="005738E6" w:rsidRPr="005738E6" w:rsidRDefault="005738E6" w:rsidP="005738E6">
            <w:pPr>
              <w:suppressAutoHyphens w:val="0"/>
              <w:rPr>
                <w:rFonts w:ascii="Arial" w:hAnsi="Arial" w:cs="Arial"/>
                <w:szCs w:val="20"/>
              </w:rPr>
            </w:pPr>
            <w:bookmarkStart w:id="6" w:name="dtChangelogAuthor"/>
            <w:r w:rsidRPr="005738E6">
              <w:rPr>
                <w:rFonts w:ascii="Arial" w:hAnsi="Arial" w:cs="Arial"/>
                <w:szCs w:val="20"/>
              </w:rPr>
              <w:t>Author/</w:t>
            </w:r>
            <w:bookmarkEnd w:id="6"/>
            <w:r w:rsidRPr="005738E6">
              <w:rPr>
                <w:rFonts w:ascii="Arial" w:hAnsi="Arial" w:cs="Arial"/>
                <w:szCs w:val="20"/>
              </w:rPr>
              <w:t>updated by</w:t>
            </w:r>
          </w:p>
        </w:tc>
        <w:tc>
          <w:tcPr>
            <w:tcW w:w="4105" w:type="dxa"/>
            <w:hideMark/>
          </w:tcPr>
          <w:p w14:paraId="401F3283" w14:textId="77777777" w:rsidR="005738E6" w:rsidRPr="005738E6" w:rsidRDefault="005738E6" w:rsidP="005738E6">
            <w:pPr>
              <w:suppressAutoHyphens w:val="0"/>
              <w:rPr>
                <w:rFonts w:ascii="Arial" w:hAnsi="Arial" w:cs="Arial"/>
                <w:szCs w:val="20"/>
              </w:rPr>
            </w:pPr>
            <w:r w:rsidRPr="005738E6">
              <w:rPr>
                <w:rFonts w:ascii="Arial" w:hAnsi="Arial" w:cs="Arial"/>
                <w:szCs w:val="20"/>
              </w:rPr>
              <w:t>Comments</w:t>
            </w:r>
          </w:p>
        </w:tc>
      </w:tr>
      <w:tr w:rsidR="005738E6" w:rsidRPr="005738E6" w14:paraId="5F19FF90" w14:textId="77777777" w:rsidTr="002F529A">
        <w:tc>
          <w:tcPr>
            <w:tcW w:w="993" w:type="dxa"/>
          </w:tcPr>
          <w:p w14:paraId="746C5776" w14:textId="62C71171" w:rsidR="005738E6" w:rsidRPr="005738E6" w:rsidRDefault="00290D28" w:rsidP="005738E6">
            <w:pPr>
              <w:suppressAutoHyphens w:val="0"/>
              <w:rPr>
                <w:rFonts w:ascii="Arial" w:hAnsi="Arial" w:cs="Arial"/>
                <w:szCs w:val="20"/>
              </w:rPr>
            </w:pPr>
            <w:r>
              <w:rPr>
                <w:rFonts w:ascii="Arial" w:hAnsi="Arial" w:cs="Arial"/>
                <w:szCs w:val="20"/>
              </w:rPr>
              <w:t>0.01</w:t>
            </w:r>
          </w:p>
        </w:tc>
        <w:tc>
          <w:tcPr>
            <w:tcW w:w="1417" w:type="dxa"/>
          </w:tcPr>
          <w:p w14:paraId="7B643B3B" w14:textId="55DB6ABC" w:rsidR="005738E6" w:rsidRPr="005738E6" w:rsidRDefault="00025BA0" w:rsidP="005738E6">
            <w:pPr>
              <w:suppressAutoHyphens w:val="0"/>
              <w:rPr>
                <w:rFonts w:ascii="Arial" w:hAnsi="Arial" w:cs="Arial"/>
                <w:szCs w:val="20"/>
              </w:rPr>
            </w:pPr>
            <w:r>
              <w:rPr>
                <w:rFonts w:ascii="Arial" w:hAnsi="Arial" w:cs="Arial"/>
                <w:szCs w:val="20"/>
              </w:rPr>
              <w:t>2024-04-30</w:t>
            </w:r>
          </w:p>
        </w:tc>
        <w:tc>
          <w:tcPr>
            <w:tcW w:w="2410" w:type="dxa"/>
          </w:tcPr>
          <w:p w14:paraId="4F413FE4" w14:textId="2494BF87" w:rsidR="005738E6" w:rsidRPr="005738E6" w:rsidRDefault="00025BA0" w:rsidP="005738E6">
            <w:pPr>
              <w:suppressAutoHyphens w:val="0"/>
              <w:rPr>
                <w:rFonts w:ascii="Arial" w:hAnsi="Arial" w:cs="Arial"/>
                <w:szCs w:val="20"/>
              </w:rPr>
            </w:pPr>
            <w:r>
              <w:rPr>
                <w:rFonts w:ascii="Arial" w:hAnsi="Arial" w:cs="Arial"/>
                <w:szCs w:val="20"/>
              </w:rPr>
              <w:t>Bobby Willoughby</w:t>
            </w:r>
          </w:p>
        </w:tc>
        <w:tc>
          <w:tcPr>
            <w:tcW w:w="4105" w:type="dxa"/>
          </w:tcPr>
          <w:p w14:paraId="153CF89B" w14:textId="383EA290" w:rsidR="005738E6" w:rsidRPr="005738E6" w:rsidRDefault="00290D28" w:rsidP="005738E6">
            <w:pPr>
              <w:suppressAutoHyphens w:val="0"/>
              <w:rPr>
                <w:rFonts w:ascii="Arial" w:hAnsi="Arial" w:cs="Arial"/>
                <w:szCs w:val="20"/>
              </w:rPr>
            </w:pPr>
            <w:r>
              <w:rPr>
                <w:rFonts w:ascii="Arial" w:hAnsi="Arial" w:cs="Arial"/>
                <w:szCs w:val="20"/>
              </w:rPr>
              <w:t>First Draft</w:t>
            </w:r>
          </w:p>
        </w:tc>
      </w:tr>
      <w:tr w:rsidR="005738E6" w:rsidRPr="005738E6" w14:paraId="03293ADB" w14:textId="77777777" w:rsidTr="002F529A">
        <w:trPr>
          <w:cnfStyle w:val="000000010000" w:firstRow="0" w:lastRow="0" w:firstColumn="0" w:lastColumn="0" w:oddVBand="0" w:evenVBand="0" w:oddHBand="0" w:evenHBand="1" w:firstRowFirstColumn="0" w:firstRowLastColumn="0" w:lastRowFirstColumn="0" w:lastRowLastColumn="0"/>
        </w:trPr>
        <w:tc>
          <w:tcPr>
            <w:tcW w:w="993" w:type="dxa"/>
          </w:tcPr>
          <w:p w14:paraId="036E2C6E" w14:textId="3A9C999C" w:rsidR="005738E6" w:rsidRPr="005738E6" w:rsidRDefault="003E2E42" w:rsidP="005738E6">
            <w:pPr>
              <w:suppressAutoHyphens w:val="0"/>
              <w:rPr>
                <w:rFonts w:ascii="Arial" w:hAnsi="Arial" w:cs="Arial"/>
                <w:szCs w:val="20"/>
              </w:rPr>
            </w:pPr>
            <w:ins w:id="7" w:author="Kerbachi, Mohamed - GTS Global ENG &amp; ARCH" w:date="2025-03-18T17:12:00Z" w16du:dateUtc="2025-03-18T21:12:00Z">
              <w:r>
                <w:rPr>
                  <w:rFonts w:ascii="Arial" w:hAnsi="Arial" w:cs="Arial"/>
                  <w:szCs w:val="20"/>
                </w:rPr>
                <w:t>0</w:t>
              </w:r>
            </w:ins>
            <w:ins w:id="8" w:author="Kerbachi, Mohamed - GTS Global ENG &amp; ARCH" w:date="2025-03-18T17:13:00Z" w16du:dateUtc="2025-03-18T21:13:00Z">
              <w:r>
                <w:rPr>
                  <w:rFonts w:ascii="Arial" w:hAnsi="Arial" w:cs="Arial"/>
                  <w:szCs w:val="20"/>
                </w:rPr>
                <w:t>.02</w:t>
              </w:r>
            </w:ins>
          </w:p>
        </w:tc>
        <w:tc>
          <w:tcPr>
            <w:tcW w:w="1417" w:type="dxa"/>
          </w:tcPr>
          <w:p w14:paraId="34AB27C4" w14:textId="54D2D0F2" w:rsidR="005738E6" w:rsidRPr="005738E6" w:rsidRDefault="003E2E42" w:rsidP="005738E6">
            <w:pPr>
              <w:suppressAutoHyphens w:val="0"/>
              <w:rPr>
                <w:rFonts w:ascii="Arial" w:hAnsi="Arial" w:cs="Arial"/>
                <w:szCs w:val="20"/>
              </w:rPr>
            </w:pPr>
            <w:ins w:id="9" w:author="Kerbachi, Mohamed - GTS Global ENG &amp; ARCH" w:date="2025-03-18T17:13:00Z" w16du:dateUtc="2025-03-18T21:13:00Z">
              <w:r>
                <w:rPr>
                  <w:rFonts w:ascii="Arial" w:hAnsi="Arial" w:cs="Arial"/>
                  <w:szCs w:val="20"/>
                </w:rPr>
                <w:t>2025-03-</w:t>
              </w:r>
              <w:del w:id="10" w:author="Kerbachi, Mohamed - GTS Global ENG &amp; ARCH" w:date="2025-03-24T17:23:00Z" w16du:dateUtc="2025-03-24T21:23:00Z">
                <w:r w:rsidDel="0084508A">
                  <w:rPr>
                    <w:rFonts w:ascii="Arial" w:hAnsi="Arial" w:cs="Arial"/>
                    <w:szCs w:val="20"/>
                  </w:rPr>
                  <w:delText>18</w:delText>
                </w:r>
              </w:del>
            </w:ins>
            <w:ins w:id="11" w:author="Kerbachi, Mohamed - GTS Global ENG &amp; ARCH" w:date="2025-03-24T17:23:00Z" w16du:dateUtc="2025-03-24T21:23:00Z">
              <w:r w:rsidR="0084508A">
                <w:rPr>
                  <w:rFonts w:ascii="Arial" w:hAnsi="Arial" w:cs="Arial"/>
                  <w:szCs w:val="20"/>
                </w:rPr>
                <w:t>20</w:t>
              </w:r>
            </w:ins>
          </w:p>
        </w:tc>
        <w:tc>
          <w:tcPr>
            <w:tcW w:w="2410" w:type="dxa"/>
          </w:tcPr>
          <w:p w14:paraId="25215FB3" w14:textId="4DB48993" w:rsidR="005738E6" w:rsidRPr="005738E6" w:rsidRDefault="003E2E42" w:rsidP="005738E6">
            <w:pPr>
              <w:suppressAutoHyphens w:val="0"/>
              <w:rPr>
                <w:rFonts w:ascii="Arial" w:hAnsi="Arial" w:cs="Arial"/>
                <w:szCs w:val="20"/>
              </w:rPr>
            </w:pPr>
            <w:ins w:id="12" w:author="Kerbachi, Mohamed - GTS Global ENG &amp; ARCH" w:date="2025-03-18T17:13:00Z" w16du:dateUtc="2025-03-18T21:13:00Z">
              <w:r>
                <w:rPr>
                  <w:rFonts w:ascii="Arial" w:hAnsi="Arial" w:cs="Arial"/>
                  <w:szCs w:val="20"/>
                </w:rPr>
                <w:t>Mohamed Kerbachi</w:t>
              </w:r>
            </w:ins>
          </w:p>
        </w:tc>
        <w:tc>
          <w:tcPr>
            <w:tcW w:w="4105" w:type="dxa"/>
          </w:tcPr>
          <w:p w14:paraId="0C61132C" w14:textId="49E28320" w:rsidR="005738E6" w:rsidRPr="000C01BA" w:rsidRDefault="003E2E42" w:rsidP="005738E6">
            <w:pPr>
              <w:suppressAutoHyphens w:val="0"/>
              <w:rPr>
                <w:rFonts w:ascii="Arial" w:hAnsi="Arial" w:cs="Arial"/>
                <w:szCs w:val="20"/>
                <w:lang w:val="en-GB"/>
                <w:rPrChange w:id="13" w:author="Warner, Emma" w:date="2025-03-31T14:12:00Z" w16du:dateUtc="2025-03-31T13:12:00Z">
                  <w:rPr>
                    <w:rFonts w:ascii="Arial" w:hAnsi="Arial" w:cs="Arial"/>
                    <w:szCs w:val="20"/>
                  </w:rPr>
                </w:rPrChange>
              </w:rPr>
            </w:pPr>
            <w:ins w:id="14" w:author="Kerbachi, Mohamed - GTS Global ENG &amp; ARCH" w:date="2025-03-18T17:13:00Z" w16du:dateUtc="2025-03-18T21:13:00Z">
              <w:r w:rsidRPr="000C01BA">
                <w:rPr>
                  <w:rFonts w:ascii="Arial" w:hAnsi="Arial" w:cs="Arial"/>
                  <w:szCs w:val="20"/>
                  <w:lang w:val="en-GB"/>
                  <w:rPrChange w:id="15" w:author="Warner, Emma" w:date="2025-03-31T14:12:00Z" w16du:dateUtc="2025-03-31T13:12:00Z">
                    <w:rPr>
                      <w:rFonts w:ascii="Arial" w:hAnsi="Arial" w:cs="Arial"/>
                      <w:szCs w:val="20"/>
                    </w:rPr>
                  </w:rPrChange>
                </w:rPr>
                <w:t xml:space="preserve">Add Karpenter for </w:t>
              </w:r>
            </w:ins>
            <w:ins w:id="16" w:author="Kerbachi, Mohamed - GTS Global ENG &amp; ARCH" w:date="2025-03-21T10:23:00Z" w16du:dateUtc="2025-03-21T14:23:00Z">
              <w:r w:rsidR="00A7570B" w:rsidRPr="000C01BA">
                <w:rPr>
                  <w:rFonts w:ascii="Arial" w:hAnsi="Arial" w:cs="Arial"/>
                  <w:szCs w:val="20"/>
                  <w:lang w:val="en-GB"/>
                  <w:rPrChange w:id="17" w:author="Warner, Emma" w:date="2025-03-31T14:12:00Z" w16du:dateUtc="2025-03-31T13:12:00Z">
                    <w:rPr>
                      <w:rFonts w:ascii="Arial" w:hAnsi="Arial" w:cs="Arial"/>
                      <w:szCs w:val="20"/>
                    </w:rPr>
                  </w:rPrChange>
                </w:rPr>
                <w:t xml:space="preserve">EKS </w:t>
              </w:r>
            </w:ins>
            <w:ins w:id="18" w:author="Kerbachi, Mohamed - GTS Global ENG &amp; ARCH" w:date="2025-03-18T17:13:00Z" w16du:dateUtc="2025-03-18T21:13:00Z">
              <w:r w:rsidRPr="000C01BA">
                <w:rPr>
                  <w:rFonts w:ascii="Arial" w:hAnsi="Arial" w:cs="Arial"/>
                  <w:szCs w:val="20"/>
                  <w:lang w:val="en-GB"/>
                  <w:rPrChange w:id="19" w:author="Warner, Emma" w:date="2025-03-31T14:12:00Z" w16du:dateUtc="2025-03-31T13:12:00Z">
                    <w:rPr>
                      <w:rFonts w:ascii="Arial" w:hAnsi="Arial" w:cs="Arial"/>
                      <w:szCs w:val="20"/>
                    </w:rPr>
                  </w:rPrChange>
                </w:rPr>
                <w:t>autoscaling</w:t>
              </w:r>
            </w:ins>
          </w:p>
        </w:tc>
      </w:tr>
      <w:tr w:rsidR="005738E6" w:rsidRPr="005738E6" w14:paraId="38F37613" w14:textId="77777777" w:rsidTr="002F529A">
        <w:tc>
          <w:tcPr>
            <w:tcW w:w="993" w:type="dxa"/>
          </w:tcPr>
          <w:p w14:paraId="5FC39C0E" w14:textId="676E3014" w:rsidR="005738E6" w:rsidRPr="000C01BA" w:rsidRDefault="00503C53" w:rsidP="005738E6">
            <w:pPr>
              <w:suppressAutoHyphens w:val="0"/>
              <w:rPr>
                <w:rFonts w:ascii="Arial" w:hAnsi="Arial" w:cs="Arial"/>
                <w:szCs w:val="20"/>
                <w:lang w:val="en-GB"/>
                <w:rPrChange w:id="20" w:author="Warner, Emma" w:date="2025-03-31T14:12:00Z" w16du:dateUtc="2025-03-31T13:12:00Z">
                  <w:rPr>
                    <w:rFonts w:ascii="Arial" w:hAnsi="Arial" w:cs="Arial"/>
                    <w:szCs w:val="20"/>
                  </w:rPr>
                </w:rPrChange>
              </w:rPr>
            </w:pPr>
            <w:ins w:id="21" w:author="Kerbachi, Mohamed - GTS Global ENG &amp; ARCH" w:date="2025-04-04T11:28:00Z" w16du:dateUtc="2025-04-04T15:28:00Z">
              <w:r>
                <w:rPr>
                  <w:rFonts w:ascii="Arial" w:hAnsi="Arial" w:cs="Arial"/>
                  <w:szCs w:val="20"/>
                  <w:lang w:val="en-GB"/>
                </w:rPr>
                <w:t>0.03</w:t>
              </w:r>
            </w:ins>
          </w:p>
        </w:tc>
        <w:tc>
          <w:tcPr>
            <w:tcW w:w="1417" w:type="dxa"/>
          </w:tcPr>
          <w:p w14:paraId="6E469D47" w14:textId="140B9F54" w:rsidR="005738E6" w:rsidRPr="000C01BA" w:rsidRDefault="00503C53" w:rsidP="005738E6">
            <w:pPr>
              <w:suppressAutoHyphens w:val="0"/>
              <w:rPr>
                <w:rFonts w:ascii="Arial" w:hAnsi="Arial" w:cs="Arial"/>
                <w:szCs w:val="20"/>
                <w:lang w:val="en-GB"/>
                <w:rPrChange w:id="22" w:author="Warner, Emma" w:date="2025-03-31T14:12:00Z" w16du:dateUtc="2025-03-31T13:12:00Z">
                  <w:rPr>
                    <w:rFonts w:ascii="Arial" w:hAnsi="Arial" w:cs="Arial"/>
                    <w:szCs w:val="20"/>
                  </w:rPr>
                </w:rPrChange>
              </w:rPr>
            </w:pPr>
            <w:ins w:id="23" w:author="Kerbachi, Mohamed - GTS Global ENG &amp; ARCH" w:date="2025-04-04T11:28:00Z" w16du:dateUtc="2025-04-04T15:28:00Z">
              <w:r>
                <w:rPr>
                  <w:rFonts w:ascii="Arial" w:hAnsi="Arial" w:cs="Arial"/>
                  <w:szCs w:val="20"/>
                  <w:lang w:val="en-GB"/>
                </w:rPr>
                <w:t>2025-04-04</w:t>
              </w:r>
            </w:ins>
          </w:p>
        </w:tc>
        <w:tc>
          <w:tcPr>
            <w:tcW w:w="2410" w:type="dxa"/>
          </w:tcPr>
          <w:p w14:paraId="260C959F" w14:textId="2435AC99" w:rsidR="005738E6" w:rsidRPr="000C01BA" w:rsidRDefault="00503C53" w:rsidP="005738E6">
            <w:pPr>
              <w:suppressAutoHyphens w:val="0"/>
              <w:rPr>
                <w:rFonts w:ascii="Arial" w:hAnsi="Arial" w:cs="Arial"/>
                <w:szCs w:val="20"/>
                <w:lang w:val="en-GB"/>
                <w:rPrChange w:id="24" w:author="Warner, Emma" w:date="2025-03-31T14:12:00Z" w16du:dateUtc="2025-03-31T13:12:00Z">
                  <w:rPr>
                    <w:rFonts w:ascii="Arial" w:hAnsi="Arial" w:cs="Arial"/>
                    <w:szCs w:val="20"/>
                  </w:rPr>
                </w:rPrChange>
              </w:rPr>
            </w:pPr>
            <w:ins w:id="25" w:author="Kerbachi, Mohamed - GTS Global ENG &amp; ARCH" w:date="2025-04-04T11:28:00Z" w16du:dateUtc="2025-04-04T15:28:00Z">
              <w:r>
                <w:rPr>
                  <w:rFonts w:ascii="Arial" w:hAnsi="Arial" w:cs="Arial"/>
                  <w:szCs w:val="20"/>
                  <w:lang w:val="en-GB"/>
                </w:rPr>
                <w:t>Mohamed Kerbachi</w:t>
              </w:r>
            </w:ins>
          </w:p>
        </w:tc>
        <w:tc>
          <w:tcPr>
            <w:tcW w:w="4105" w:type="dxa"/>
          </w:tcPr>
          <w:p w14:paraId="4BD4ACBC" w14:textId="2406D727" w:rsidR="005738E6" w:rsidRPr="000C01BA" w:rsidRDefault="00503C53" w:rsidP="005738E6">
            <w:pPr>
              <w:suppressAutoHyphens w:val="0"/>
              <w:rPr>
                <w:rFonts w:ascii="Arial" w:hAnsi="Arial" w:cs="Arial"/>
                <w:szCs w:val="20"/>
                <w:lang w:val="en-GB"/>
                <w:rPrChange w:id="26" w:author="Warner, Emma" w:date="2025-03-31T14:12:00Z" w16du:dateUtc="2025-03-31T13:12:00Z">
                  <w:rPr>
                    <w:rFonts w:ascii="Arial" w:hAnsi="Arial" w:cs="Arial"/>
                    <w:szCs w:val="20"/>
                  </w:rPr>
                </w:rPrChange>
              </w:rPr>
            </w:pPr>
            <w:ins w:id="27" w:author="Kerbachi, Mohamed - GTS Global ENG &amp; ARCH" w:date="2025-04-04T11:28:00Z" w16du:dateUtc="2025-04-04T15:28:00Z">
              <w:r>
                <w:rPr>
                  <w:rFonts w:ascii="Arial" w:hAnsi="Arial" w:cs="Arial"/>
                  <w:szCs w:val="20"/>
                  <w:lang w:val="en-GB"/>
                </w:rPr>
                <w:t>Update Guardrails for Karpenter</w:t>
              </w:r>
            </w:ins>
          </w:p>
        </w:tc>
      </w:tr>
      <w:tr w:rsidR="005738E6" w:rsidRPr="005738E6" w14:paraId="38D70F79" w14:textId="77777777" w:rsidTr="002F529A">
        <w:trPr>
          <w:cnfStyle w:val="000000010000" w:firstRow="0" w:lastRow="0" w:firstColumn="0" w:lastColumn="0" w:oddVBand="0" w:evenVBand="0" w:oddHBand="0" w:evenHBand="1" w:firstRowFirstColumn="0" w:firstRowLastColumn="0" w:lastRowFirstColumn="0" w:lastRowLastColumn="0"/>
        </w:trPr>
        <w:tc>
          <w:tcPr>
            <w:tcW w:w="993" w:type="dxa"/>
          </w:tcPr>
          <w:p w14:paraId="6F057F35" w14:textId="77777777" w:rsidR="005738E6" w:rsidRPr="000C01BA" w:rsidRDefault="005738E6" w:rsidP="005738E6">
            <w:pPr>
              <w:suppressAutoHyphens w:val="0"/>
              <w:rPr>
                <w:rFonts w:ascii="Arial" w:hAnsi="Arial" w:cs="Arial"/>
                <w:szCs w:val="20"/>
                <w:lang w:val="en-GB"/>
                <w:rPrChange w:id="28" w:author="Warner, Emma" w:date="2025-03-31T14:12:00Z" w16du:dateUtc="2025-03-31T13:12:00Z">
                  <w:rPr>
                    <w:rFonts w:ascii="Arial" w:hAnsi="Arial" w:cs="Arial"/>
                    <w:szCs w:val="20"/>
                  </w:rPr>
                </w:rPrChange>
              </w:rPr>
            </w:pPr>
          </w:p>
        </w:tc>
        <w:tc>
          <w:tcPr>
            <w:tcW w:w="1417" w:type="dxa"/>
          </w:tcPr>
          <w:p w14:paraId="40EDF8F5" w14:textId="77777777" w:rsidR="005738E6" w:rsidRPr="000C01BA" w:rsidRDefault="005738E6" w:rsidP="005738E6">
            <w:pPr>
              <w:suppressAutoHyphens w:val="0"/>
              <w:rPr>
                <w:rFonts w:ascii="Arial" w:hAnsi="Arial" w:cs="Arial"/>
                <w:szCs w:val="20"/>
                <w:lang w:val="en-GB"/>
                <w:rPrChange w:id="29" w:author="Warner, Emma" w:date="2025-03-31T14:12:00Z" w16du:dateUtc="2025-03-31T13:12:00Z">
                  <w:rPr>
                    <w:rFonts w:ascii="Arial" w:hAnsi="Arial" w:cs="Arial"/>
                    <w:szCs w:val="20"/>
                  </w:rPr>
                </w:rPrChange>
              </w:rPr>
            </w:pPr>
          </w:p>
        </w:tc>
        <w:tc>
          <w:tcPr>
            <w:tcW w:w="2410" w:type="dxa"/>
          </w:tcPr>
          <w:p w14:paraId="0474ADA4" w14:textId="77777777" w:rsidR="005738E6" w:rsidRPr="000C01BA" w:rsidRDefault="005738E6" w:rsidP="005738E6">
            <w:pPr>
              <w:suppressAutoHyphens w:val="0"/>
              <w:rPr>
                <w:rFonts w:ascii="Arial" w:hAnsi="Arial" w:cs="Arial"/>
                <w:szCs w:val="20"/>
                <w:lang w:val="en-GB"/>
                <w:rPrChange w:id="30" w:author="Warner, Emma" w:date="2025-03-31T14:12:00Z" w16du:dateUtc="2025-03-31T13:12:00Z">
                  <w:rPr>
                    <w:rFonts w:ascii="Arial" w:hAnsi="Arial" w:cs="Arial"/>
                    <w:szCs w:val="20"/>
                  </w:rPr>
                </w:rPrChange>
              </w:rPr>
            </w:pPr>
          </w:p>
        </w:tc>
        <w:tc>
          <w:tcPr>
            <w:tcW w:w="4105" w:type="dxa"/>
          </w:tcPr>
          <w:p w14:paraId="0B362FDE" w14:textId="77777777" w:rsidR="005738E6" w:rsidRPr="000C01BA" w:rsidRDefault="005738E6" w:rsidP="005738E6">
            <w:pPr>
              <w:suppressAutoHyphens w:val="0"/>
              <w:rPr>
                <w:rFonts w:ascii="Arial" w:hAnsi="Arial" w:cs="Arial"/>
                <w:szCs w:val="20"/>
                <w:lang w:val="en-GB"/>
                <w:rPrChange w:id="31" w:author="Warner, Emma" w:date="2025-03-31T14:12:00Z" w16du:dateUtc="2025-03-31T13:12:00Z">
                  <w:rPr>
                    <w:rFonts w:ascii="Arial" w:hAnsi="Arial" w:cs="Arial"/>
                    <w:szCs w:val="20"/>
                  </w:rPr>
                </w:rPrChange>
              </w:rPr>
            </w:pPr>
          </w:p>
        </w:tc>
      </w:tr>
      <w:tr w:rsidR="005738E6" w:rsidRPr="005738E6" w14:paraId="7F87EA33" w14:textId="77777777" w:rsidTr="002F529A">
        <w:tc>
          <w:tcPr>
            <w:tcW w:w="993" w:type="dxa"/>
          </w:tcPr>
          <w:p w14:paraId="2D7954CC" w14:textId="77777777" w:rsidR="005738E6" w:rsidRPr="000C01BA" w:rsidRDefault="005738E6" w:rsidP="005738E6">
            <w:pPr>
              <w:suppressAutoHyphens w:val="0"/>
              <w:rPr>
                <w:rFonts w:ascii="Arial" w:hAnsi="Arial" w:cs="Arial"/>
                <w:szCs w:val="20"/>
                <w:lang w:val="en-GB"/>
                <w:rPrChange w:id="32" w:author="Warner, Emma" w:date="2025-03-31T14:12:00Z" w16du:dateUtc="2025-03-31T13:12:00Z">
                  <w:rPr>
                    <w:rFonts w:ascii="Arial" w:hAnsi="Arial" w:cs="Arial"/>
                    <w:szCs w:val="20"/>
                  </w:rPr>
                </w:rPrChange>
              </w:rPr>
            </w:pPr>
          </w:p>
        </w:tc>
        <w:tc>
          <w:tcPr>
            <w:tcW w:w="1417" w:type="dxa"/>
          </w:tcPr>
          <w:p w14:paraId="22B6E6A9" w14:textId="77777777" w:rsidR="005738E6" w:rsidRPr="000C01BA" w:rsidRDefault="005738E6" w:rsidP="005738E6">
            <w:pPr>
              <w:suppressAutoHyphens w:val="0"/>
              <w:rPr>
                <w:rFonts w:ascii="Arial" w:hAnsi="Arial" w:cs="Arial"/>
                <w:szCs w:val="20"/>
                <w:lang w:val="en-GB"/>
                <w:rPrChange w:id="33" w:author="Warner, Emma" w:date="2025-03-31T14:12:00Z" w16du:dateUtc="2025-03-31T13:12:00Z">
                  <w:rPr>
                    <w:rFonts w:ascii="Arial" w:hAnsi="Arial" w:cs="Arial"/>
                    <w:szCs w:val="20"/>
                  </w:rPr>
                </w:rPrChange>
              </w:rPr>
            </w:pPr>
          </w:p>
        </w:tc>
        <w:tc>
          <w:tcPr>
            <w:tcW w:w="2410" w:type="dxa"/>
          </w:tcPr>
          <w:p w14:paraId="5DBB9EFC" w14:textId="77777777" w:rsidR="005738E6" w:rsidRPr="000C01BA" w:rsidRDefault="005738E6" w:rsidP="005738E6">
            <w:pPr>
              <w:suppressAutoHyphens w:val="0"/>
              <w:rPr>
                <w:rFonts w:ascii="Arial" w:hAnsi="Arial" w:cs="Arial"/>
                <w:szCs w:val="20"/>
                <w:lang w:val="en-GB"/>
                <w:rPrChange w:id="34" w:author="Warner, Emma" w:date="2025-03-31T14:12:00Z" w16du:dateUtc="2025-03-31T13:12:00Z">
                  <w:rPr>
                    <w:rFonts w:ascii="Arial" w:hAnsi="Arial" w:cs="Arial"/>
                    <w:szCs w:val="20"/>
                  </w:rPr>
                </w:rPrChange>
              </w:rPr>
            </w:pPr>
          </w:p>
        </w:tc>
        <w:tc>
          <w:tcPr>
            <w:tcW w:w="4105" w:type="dxa"/>
          </w:tcPr>
          <w:p w14:paraId="01CF0F3B" w14:textId="77777777" w:rsidR="005738E6" w:rsidRPr="000C01BA" w:rsidRDefault="005738E6" w:rsidP="005738E6">
            <w:pPr>
              <w:suppressAutoHyphens w:val="0"/>
              <w:rPr>
                <w:rFonts w:ascii="Arial" w:hAnsi="Arial" w:cs="Arial"/>
                <w:szCs w:val="20"/>
                <w:lang w:val="en-GB"/>
                <w:rPrChange w:id="35" w:author="Warner, Emma" w:date="2025-03-31T14:12:00Z" w16du:dateUtc="2025-03-31T13:12:00Z">
                  <w:rPr>
                    <w:rFonts w:ascii="Arial" w:hAnsi="Arial" w:cs="Arial"/>
                    <w:szCs w:val="20"/>
                  </w:rPr>
                </w:rPrChange>
              </w:rPr>
            </w:pPr>
          </w:p>
        </w:tc>
      </w:tr>
      <w:tr w:rsidR="005738E6" w:rsidRPr="005738E6" w14:paraId="1D8C9392" w14:textId="77777777" w:rsidTr="002F529A">
        <w:trPr>
          <w:cnfStyle w:val="000000010000" w:firstRow="0" w:lastRow="0" w:firstColumn="0" w:lastColumn="0" w:oddVBand="0" w:evenVBand="0" w:oddHBand="0" w:evenHBand="1" w:firstRowFirstColumn="0" w:firstRowLastColumn="0" w:lastRowFirstColumn="0" w:lastRowLastColumn="0"/>
        </w:trPr>
        <w:tc>
          <w:tcPr>
            <w:tcW w:w="993" w:type="dxa"/>
          </w:tcPr>
          <w:p w14:paraId="1C30A755" w14:textId="77777777" w:rsidR="005738E6" w:rsidRPr="000C01BA" w:rsidRDefault="005738E6" w:rsidP="005738E6">
            <w:pPr>
              <w:suppressAutoHyphens w:val="0"/>
              <w:rPr>
                <w:rFonts w:ascii="Arial" w:hAnsi="Arial" w:cs="Arial"/>
                <w:szCs w:val="20"/>
                <w:lang w:val="en-GB"/>
                <w:rPrChange w:id="36" w:author="Warner, Emma" w:date="2025-03-31T14:12:00Z" w16du:dateUtc="2025-03-31T13:12:00Z">
                  <w:rPr>
                    <w:rFonts w:ascii="Arial" w:hAnsi="Arial" w:cs="Arial"/>
                    <w:szCs w:val="20"/>
                  </w:rPr>
                </w:rPrChange>
              </w:rPr>
            </w:pPr>
          </w:p>
        </w:tc>
        <w:tc>
          <w:tcPr>
            <w:tcW w:w="1417" w:type="dxa"/>
          </w:tcPr>
          <w:p w14:paraId="11903B94" w14:textId="77777777" w:rsidR="005738E6" w:rsidRPr="000C01BA" w:rsidRDefault="005738E6" w:rsidP="005738E6">
            <w:pPr>
              <w:suppressAutoHyphens w:val="0"/>
              <w:rPr>
                <w:rFonts w:ascii="Arial" w:hAnsi="Arial" w:cs="Arial"/>
                <w:szCs w:val="20"/>
                <w:lang w:val="en-GB"/>
                <w:rPrChange w:id="37" w:author="Warner, Emma" w:date="2025-03-31T14:12:00Z" w16du:dateUtc="2025-03-31T13:12:00Z">
                  <w:rPr>
                    <w:rFonts w:ascii="Arial" w:hAnsi="Arial" w:cs="Arial"/>
                    <w:szCs w:val="20"/>
                  </w:rPr>
                </w:rPrChange>
              </w:rPr>
            </w:pPr>
          </w:p>
        </w:tc>
        <w:tc>
          <w:tcPr>
            <w:tcW w:w="2410" w:type="dxa"/>
          </w:tcPr>
          <w:p w14:paraId="654A4C1E" w14:textId="77777777" w:rsidR="005738E6" w:rsidRPr="000C01BA" w:rsidRDefault="005738E6" w:rsidP="005738E6">
            <w:pPr>
              <w:suppressAutoHyphens w:val="0"/>
              <w:rPr>
                <w:rFonts w:ascii="Arial" w:hAnsi="Arial" w:cs="Arial"/>
                <w:szCs w:val="20"/>
                <w:lang w:val="en-GB"/>
                <w:rPrChange w:id="38" w:author="Warner, Emma" w:date="2025-03-31T14:12:00Z" w16du:dateUtc="2025-03-31T13:12:00Z">
                  <w:rPr>
                    <w:rFonts w:ascii="Arial" w:hAnsi="Arial" w:cs="Arial"/>
                    <w:szCs w:val="20"/>
                  </w:rPr>
                </w:rPrChange>
              </w:rPr>
            </w:pPr>
          </w:p>
        </w:tc>
        <w:tc>
          <w:tcPr>
            <w:tcW w:w="4105" w:type="dxa"/>
          </w:tcPr>
          <w:p w14:paraId="6E57134E" w14:textId="77777777" w:rsidR="005738E6" w:rsidRPr="000C01BA" w:rsidRDefault="005738E6" w:rsidP="005738E6">
            <w:pPr>
              <w:suppressAutoHyphens w:val="0"/>
              <w:rPr>
                <w:rFonts w:ascii="Arial" w:hAnsi="Arial" w:cs="Arial"/>
                <w:szCs w:val="20"/>
                <w:lang w:val="en-GB"/>
                <w:rPrChange w:id="39" w:author="Warner, Emma" w:date="2025-03-31T14:12:00Z" w16du:dateUtc="2025-03-31T13:12:00Z">
                  <w:rPr>
                    <w:rFonts w:ascii="Arial" w:hAnsi="Arial" w:cs="Arial"/>
                    <w:szCs w:val="20"/>
                  </w:rPr>
                </w:rPrChange>
              </w:rPr>
            </w:pPr>
          </w:p>
        </w:tc>
      </w:tr>
      <w:tr w:rsidR="005738E6" w:rsidRPr="005738E6" w14:paraId="11AF6C76" w14:textId="77777777" w:rsidTr="002F529A">
        <w:tc>
          <w:tcPr>
            <w:tcW w:w="993" w:type="dxa"/>
          </w:tcPr>
          <w:p w14:paraId="350601CF" w14:textId="77777777" w:rsidR="005738E6" w:rsidRPr="000C01BA" w:rsidRDefault="005738E6" w:rsidP="005738E6">
            <w:pPr>
              <w:suppressAutoHyphens w:val="0"/>
              <w:rPr>
                <w:rFonts w:ascii="Arial" w:hAnsi="Arial" w:cs="Arial"/>
                <w:szCs w:val="20"/>
                <w:lang w:val="en-GB"/>
                <w:rPrChange w:id="40" w:author="Warner, Emma" w:date="2025-03-31T14:12:00Z" w16du:dateUtc="2025-03-31T13:12:00Z">
                  <w:rPr>
                    <w:rFonts w:ascii="Arial" w:hAnsi="Arial" w:cs="Arial"/>
                    <w:szCs w:val="20"/>
                  </w:rPr>
                </w:rPrChange>
              </w:rPr>
            </w:pPr>
          </w:p>
        </w:tc>
        <w:tc>
          <w:tcPr>
            <w:tcW w:w="1417" w:type="dxa"/>
          </w:tcPr>
          <w:p w14:paraId="42803DC3" w14:textId="77777777" w:rsidR="005738E6" w:rsidRPr="000C01BA" w:rsidRDefault="005738E6" w:rsidP="005738E6">
            <w:pPr>
              <w:suppressAutoHyphens w:val="0"/>
              <w:rPr>
                <w:rFonts w:ascii="Arial" w:hAnsi="Arial" w:cs="Arial"/>
                <w:szCs w:val="20"/>
                <w:lang w:val="en-GB"/>
                <w:rPrChange w:id="41" w:author="Warner, Emma" w:date="2025-03-31T14:12:00Z" w16du:dateUtc="2025-03-31T13:12:00Z">
                  <w:rPr>
                    <w:rFonts w:ascii="Arial" w:hAnsi="Arial" w:cs="Arial"/>
                    <w:szCs w:val="20"/>
                  </w:rPr>
                </w:rPrChange>
              </w:rPr>
            </w:pPr>
          </w:p>
        </w:tc>
        <w:tc>
          <w:tcPr>
            <w:tcW w:w="2410" w:type="dxa"/>
          </w:tcPr>
          <w:p w14:paraId="4CCE3A54" w14:textId="77777777" w:rsidR="005738E6" w:rsidRPr="000C01BA" w:rsidRDefault="005738E6" w:rsidP="005738E6">
            <w:pPr>
              <w:suppressAutoHyphens w:val="0"/>
              <w:rPr>
                <w:rFonts w:ascii="Arial" w:hAnsi="Arial" w:cs="Arial"/>
                <w:szCs w:val="20"/>
                <w:lang w:val="en-GB"/>
                <w:rPrChange w:id="42" w:author="Warner, Emma" w:date="2025-03-31T14:12:00Z" w16du:dateUtc="2025-03-31T13:12:00Z">
                  <w:rPr>
                    <w:rFonts w:ascii="Arial" w:hAnsi="Arial" w:cs="Arial"/>
                    <w:szCs w:val="20"/>
                  </w:rPr>
                </w:rPrChange>
              </w:rPr>
            </w:pPr>
          </w:p>
        </w:tc>
        <w:tc>
          <w:tcPr>
            <w:tcW w:w="4105" w:type="dxa"/>
          </w:tcPr>
          <w:p w14:paraId="1EA09637" w14:textId="77777777" w:rsidR="005738E6" w:rsidRPr="000C01BA" w:rsidRDefault="005738E6" w:rsidP="005738E6">
            <w:pPr>
              <w:suppressAutoHyphens w:val="0"/>
              <w:rPr>
                <w:rFonts w:ascii="Arial" w:hAnsi="Arial" w:cs="Arial"/>
                <w:szCs w:val="20"/>
                <w:lang w:val="en-GB"/>
                <w:rPrChange w:id="43" w:author="Warner, Emma" w:date="2025-03-31T14:12:00Z" w16du:dateUtc="2025-03-31T13:12:00Z">
                  <w:rPr>
                    <w:rFonts w:ascii="Arial" w:hAnsi="Arial" w:cs="Arial"/>
                    <w:szCs w:val="20"/>
                  </w:rPr>
                </w:rPrChange>
              </w:rPr>
            </w:pPr>
          </w:p>
        </w:tc>
      </w:tr>
      <w:tr w:rsidR="005738E6" w:rsidRPr="005738E6" w14:paraId="392B9C10" w14:textId="77777777" w:rsidTr="002F529A">
        <w:trPr>
          <w:cnfStyle w:val="000000010000" w:firstRow="0" w:lastRow="0" w:firstColumn="0" w:lastColumn="0" w:oddVBand="0" w:evenVBand="0" w:oddHBand="0" w:evenHBand="1" w:firstRowFirstColumn="0" w:firstRowLastColumn="0" w:lastRowFirstColumn="0" w:lastRowLastColumn="0"/>
        </w:trPr>
        <w:tc>
          <w:tcPr>
            <w:tcW w:w="993" w:type="dxa"/>
          </w:tcPr>
          <w:p w14:paraId="11E0B25A" w14:textId="77777777" w:rsidR="005738E6" w:rsidRPr="000C01BA" w:rsidRDefault="005738E6" w:rsidP="005738E6">
            <w:pPr>
              <w:suppressAutoHyphens w:val="0"/>
              <w:rPr>
                <w:rFonts w:ascii="Arial" w:hAnsi="Arial" w:cs="Arial"/>
                <w:szCs w:val="20"/>
                <w:lang w:val="en-GB"/>
                <w:rPrChange w:id="44" w:author="Warner, Emma" w:date="2025-03-31T14:12:00Z" w16du:dateUtc="2025-03-31T13:12:00Z">
                  <w:rPr>
                    <w:rFonts w:ascii="Arial" w:hAnsi="Arial" w:cs="Arial"/>
                    <w:szCs w:val="20"/>
                  </w:rPr>
                </w:rPrChange>
              </w:rPr>
            </w:pPr>
          </w:p>
        </w:tc>
        <w:tc>
          <w:tcPr>
            <w:tcW w:w="1417" w:type="dxa"/>
          </w:tcPr>
          <w:p w14:paraId="7426E51C" w14:textId="77777777" w:rsidR="005738E6" w:rsidRPr="000C01BA" w:rsidRDefault="005738E6" w:rsidP="005738E6">
            <w:pPr>
              <w:suppressAutoHyphens w:val="0"/>
              <w:rPr>
                <w:rFonts w:ascii="Arial" w:hAnsi="Arial" w:cs="Arial"/>
                <w:szCs w:val="20"/>
                <w:lang w:val="en-GB"/>
                <w:rPrChange w:id="45" w:author="Warner, Emma" w:date="2025-03-31T14:12:00Z" w16du:dateUtc="2025-03-31T13:12:00Z">
                  <w:rPr>
                    <w:rFonts w:ascii="Arial" w:hAnsi="Arial" w:cs="Arial"/>
                    <w:szCs w:val="20"/>
                  </w:rPr>
                </w:rPrChange>
              </w:rPr>
            </w:pPr>
          </w:p>
        </w:tc>
        <w:tc>
          <w:tcPr>
            <w:tcW w:w="2410" w:type="dxa"/>
          </w:tcPr>
          <w:p w14:paraId="133048C7" w14:textId="77777777" w:rsidR="005738E6" w:rsidRPr="000C01BA" w:rsidRDefault="005738E6" w:rsidP="005738E6">
            <w:pPr>
              <w:suppressAutoHyphens w:val="0"/>
              <w:rPr>
                <w:rFonts w:ascii="Arial" w:hAnsi="Arial" w:cs="Arial"/>
                <w:szCs w:val="20"/>
                <w:lang w:val="en-GB"/>
                <w:rPrChange w:id="46" w:author="Warner, Emma" w:date="2025-03-31T14:12:00Z" w16du:dateUtc="2025-03-31T13:12:00Z">
                  <w:rPr>
                    <w:rFonts w:ascii="Arial" w:hAnsi="Arial" w:cs="Arial"/>
                    <w:szCs w:val="20"/>
                  </w:rPr>
                </w:rPrChange>
              </w:rPr>
            </w:pPr>
          </w:p>
        </w:tc>
        <w:tc>
          <w:tcPr>
            <w:tcW w:w="4105" w:type="dxa"/>
          </w:tcPr>
          <w:p w14:paraId="3E64B975" w14:textId="77777777" w:rsidR="005738E6" w:rsidRPr="000C01BA" w:rsidRDefault="005738E6" w:rsidP="005738E6">
            <w:pPr>
              <w:suppressAutoHyphens w:val="0"/>
              <w:rPr>
                <w:rFonts w:ascii="Arial" w:hAnsi="Arial" w:cs="Arial"/>
                <w:szCs w:val="20"/>
                <w:lang w:val="en-GB"/>
                <w:rPrChange w:id="47" w:author="Warner, Emma" w:date="2025-03-31T14:12:00Z" w16du:dateUtc="2025-03-31T13:12:00Z">
                  <w:rPr>
                    <w:rFonts w:ascii="Arial" w:hAnsi="Arial" w:cs="Arial"/>
                    <w:szCs w:val="20"/>
                  </w:rPr>
                </w:rPrChange>
              </w:rPr>
            </w:pPr>
          </w:p>
        </w:tc>
      </w:tr>
      <w:tr w:rsidR="005738E6" w:rsidRPr="005738E6" w14:paraId="54D62894" w14:textId="77777777" w:rsidTr="002F529A">
        <w:tc>
          <w:tcPr>
            <w:tcW w:w="993" w:type="dxa"/>
          </w:tcPr>
          <w:p w14:paraId="590EF47E" w14:textId="77777777" w:rsidR="005738E6" w:rsidRPr="000C01BA" w:rsidRDefault="005738E6" w:rsidP="005738E6">
            <w:pPr>
              <w:suppressAutoHyphens w:val="0"/>
              <w:rPr>
                <w:rFonts w:ascii="Arial" w:hAnsi="Arial" w:cs="Arial"/>
                <w:szCs w:val="20"/>
                <w:lang w:val="en-GB"/>
                <w:rPrChange w:id="48" w:author="Warner, Emma" w:date="2025-03-31T14:12:00Z" w16du:dateUtc="2025-03-31T13:12:00Z">
                  <w:rPr>
                    <w:rFonts w:ascii="Arial" w:hAnsi="Arial" w:cs="Arial"/>
                    <w:szCs w:val="20"/>
                  </w:rPr>
                </w:rPrChange>
              </w:rPr>
            </w:pPr>
          </w:p>
        </w:tc>
        <w:tc>
          <w:tcPr>
            <w:tcW w:w="1417" w:type="dxa"/>
          </w:tcPr>
          <w:p w14:paraId="2DC66815" w14:textId="77777777" w:rsidR="005738E6" w:rsidRPr="000C01BA" w:rsidRDefault="005738E6" w:rsidP="005738E6">
            <w:pPr>
              <w:suppressAutoHyphens w:val="0"/>
              <w:rPr>
                <w:rFonts w:ascii="Arial" w:hAnsi="Arial" w:cs="Arial"/>
                <w:szCs w:val="20"/>
                <w:lang w:val="en-GB"/>
                <w:rPrChange w:id="49" w:author="Warner, Emma" w:date="2025-03-31T14:12:00Z" w16du:dateUtc="2025-03-31T13:12:00Z">
                  <w:rPr>
                    <w:rFonts w:ascii="Arial" w:hAnsi="Arial" w:cs="Arial"/>
                    <w:szCs w:val="20"/>
                  </w:rPr>
                </w:rPrChange>
              </w:rPr>
            </w:pPr>
          </w:p>
        </w:tc>
        <w:tc>
          <w:tcPr>
            <w:tcW w:w="2410" w:type="dxa"/>
          </w:tcPr>
          <w:p w14:paraId="2F93AD18" w14:textId="77777777" w:rsidR="005738E6" w:rsidRPr="000C01BA" w:rsidRDefault="005738E6" w:rsidP="005738E6">
            <w:pPr>
              <w:suppressAutoHyphens w:val="0"/>
              <w:rPr>
                <w:rFonts w:ascii="Arial" w:hAnsi="Arial" w:cs="Arial"/>
                <w:szCs w:val="20"/>
                <w:lang w:val="en-GB"/>
                <w:rPrChange w:id="50" w:author="Warner, Emma" w:date="2025-03-31T14:12:00Z" w16du:dateUtc="2025-03-31T13:12:00Z">
                  <w:rPr>
                    <w:rFonts w:ascii="Arial" w:hAnsi="Arial" w:cs="Arial"/>
                    <w:szCs w:val="20"/>
                  </w:rPr>
                </w:rPrChange>
              </w:rPr>
            </w:pPr>
          </w:p>
        </w:tc>
        <w:tc>
          <w:tcPr>
            <w:tcW w:w="4105" w:type="dxa"/>
          </w:tcPr>
          <w:p w14:paraId="4F6445CA" w14:textId="77777777" w:rsidR="005738E6" w:rsidRPr="000C01BA" w:rsidRDefault="005738E6" w:rsidP="005738E6">
            <w:pPr>
              <w:suppressAutoHyphens w:val="0"/>
              <w:rPr>
                <w:rFonts w:ascii="Arial" w:hAnsi="Arial" w:cs="Arial"/>
                <w:szCs w:val="20"/>
                <w:lang w:val="en-GB"/>
                <w:rPrChange w:id="51" w:author="Warner, Emma" w:date="2025-03-31T14:12:00Z" w16du:dateUtc="2025-03-31T13:12:00Z">
                  <w:rPr>
                    <w:rFonts w:ascii="Arial" w:hAnsi="Arial" w:cs="Arial"/>
                    <w:szCs w:val="20"/>
                  </w:rPr>
                </w:rPrChange>
              </w:rPr>
            </w:pPr>
          </w:p>
        </w:tc>
      </w:tr>
    </w:tbl>
    <w:p w14:paraId="36DF9992" w14:textId="77777777" w:rsidR="005738E6" w:rsidRPr="005738E6" w:rsidRDefault="005738E6" w:rsidP="005738E6">
      <w:pPr>
        <w:suppressAutoHyphens w:val="0"/>
        <w:spacing w:line="240" w:lineRule="auto"/>
        <w:rPr>
          <w:rFonts w:ascii="Arial" w:eastAsia="Times New Roman" w:hAnsi="Arial" w:cs="Arial"/>
          <w:szCs w:val="20"/>
        </w:rPr>
      </w:pPr>
    </w:p>
    <w:p w14:paraId="3B134DC8" w14:textId="4DAF995D" w:rsidR="003152DC" w:rsidRDefault="003152DC" w:rsidP="0005122A"/>
    <w:p w14:paraId="38CEC32F" w14:textId="4674EC42" w:rsidR="0005122A" w:rsidRDefault="00F83ABC" w:rsidP="0005122A">
      <w:r>
        <w:t>Note:</w:t>
      </w:r>
    </w:p>
    <w:p w14:paraId="144B98B6" w14:textId="77777777" w:rsidR="00F83ABC" w:rsidRDefault="00F83ABC" w:rsidP="00F83ABC">
      <w:r>
        <w:t>Dates in ISO format: YYYY-MM-DD</w:t>
      </w:r>
    </w:p>
    <w:p w14:paraId="0C2F8576" w14:textId="332E2DB3" w:rsidR="00F83ABC" w:rsidRDefault="00F83ABC" w:rsidP="00F83ABC">
      <w:r>
        <w:t>Versions: 0.XX Pre-release, n.XX Release, n.XX.xx draft releases of version under version control</w:t>
      </w:r>
    </w:p>
    <w:p w14:paraId="2CEA5A89" w14:textId="77777777" w:rsidR="00014602" w:rsidRPr="00BB06C7" w:rsidRDefault="00014602" w:rsidP="00F83ABC"/>
    <w:bookmarkStart w:id="52" w:name="_Toc168572030" w:displacedByCustomXml="next"/>
    <w:bookmarkStart w:id="53" w:name="_Toc141702358" w:displacedByCustomXml="next"/>
    <w:sdt>
      <w:sdtPr>
        <w:rPr>
          <w:rFonts w:asciiTheme="minorHAnsi" w:eastAsiaTheme="minorEastAsia" w:hAnsiTheme="minorHAnsi" w:cstheme="minorBidi"/>
          <w:sz w:val="20"/>
          <w:szCs w:val="20"/>
        </w:rPr>
        <w:id w:val="1249313931"/>
        <w:docPartObj>
          <w:docPartGallery w:val="Table of Contents"/>
          <w:docPartUnique/>
        </w:docPartObj>
      </w:sdtPr>
      <w:sdtEndPr>
        <w:rPr>
          <w:b/>
          <w:bCs/>
          <w:noProof/>
        </w:rPr>
      </w:sdtEndPr>
      <w:sdtContent>
        <w:p w14:paraId="785708E7" w14:textId="7FC0DF19" w:rsidR="00DE31AF" w:rsidRDefault="00DE31AF" w:rsidP="003A6DA2">
          <w:pPr>
            <w:pStyle w:val="Heading1"/>
          </w:pPr>
          <w:r>
            <w:t>Contents</w:t>
          </w:r>
          <w:bookmarkEnd w:id="52"/>
        </w:p>
        <w:p w14:paraId="6F84EE6E" w14:textId="1B8D928C" w:rsidR="009272F7" w:rsidRDefault="00DE31AF">
          <w:pPr>
            <w:pStyle w:val="TOC1"/>
            <w:rPr>
              <w:rFonts w:eastAsiaTheme="minorEastAsia"/>
              <w:b w:val="0"/>
              <w:noProof/>
              <w:kern w:val="2"/>
              <w:sz w:val="22"/>
              <w:szCs w:val="22"/>
              <w14:ligatures w14:val="standardContextual"/>
            </w:rPr>
          </w:pPr>
          <w:r>
            <w:fldChar w:fldCharType="begin"/>
          </w:r>
          <w:r>
            <w:instrText xml:space="preserve"> TOC \o "1-3" \h \z \u </w:instrText>
          </w:r>
          <w:r>
            <w:fldChar w:fldCharType="separate"/>
          </w:r>
          <w:hyperlink w:anchor="_Toc168572030" w:history="1">
            <w:r w:rsidR="009272F7" w:rsidRPr="007C2CEE">
              <w:rPr>
                <w:rStyle w:val="Hyperlink"/>
                <w:noProof/>
              </w:rPr>
              <w:t>Contents</w:t>
            </w:r>
            <w:r w:rsidR="009272F7">
              <w:rPr>
                <w:noProof/>
                <w:webHidden/>
              </w:rPr>
              <w:tab/>
            </w:r>
            <w:r w:rsidR="009272F7">
              <w:rPr>
                <w:noProof/>
                <w:webHidden/>
              </w:rPr>
              <w:fldChar w:fldCharType="begin"/>
            </w:r>
            <w:r w:rsidR="009272F7">
              <w:rPr>
                <w:noProof/>
                <w:webHidden/>
              </w:rPr>
              <w:instrText xml:space="preserve"> PAGEREF _Toc168572030 \h </w:instrText>
            </w:r>
            <w:r w:rsidR="009272F7">
              <w:rPr>
                <w:noProof/>
                <w:webHidden/>
              </w:rPr>
            </w:r>
            <w:r w:rsidR="009272F7">
              <w:rPr>
                <w:noProof/>
                <w:webHidden/>
              </w:rPr>
              <w:fldChar w:fldCharType="separate"/>
            </w:r>
            <w:r w:rsidR="009272F7">
              <w:rPr>
                <w:noProof/>
                <w:webHidden/>
              </w:rPr>
              <w:t>3</w:t>
            </w:r>
            <w:r w:rsidR="009272F7">
              <w:rPr>
                <w:noProof/>
                <w:webHidden/>
              </w:rPr>
              <w:fldChar w:fldCharType="end"/>
            </w:r>
          </w:hyperlink>
        </w:p>
        <w:p w14:paraId="59BBF755" w14:textId="640281B3" w:rsidR="009272F7" w:rsidRDefault="009272F7">
          <w:pPr>
            <w:pStyle w:val="TOC1"/>
            <w:rPr>
              <w:rFonts w:eastAsiaTheme="minorEastAsia"/>
              <w:b w:val="0"/>
              <w:noProof/>
              <w:kern w:val="2"/>
              <w:sz w:val="22"/>
              <w:szCs w:val="22"/>
              <w14:ligatures w14:val="standardContextual"/>
            </w:rPr>
          </w:pPr>
          <w:hyperlink w:anchor="_Toc168572031" w:history="1">
            <w:r w:rsidRPr="007C2CEE">
              <w:rPr>
                <w:rStyle w:val="Hyperlink"/>
                <w:noProof/>
              </w:rPr>
              <w:t>Overview</w:t>
            </w:r>
            <w:r>
              <w:rPr>
                <w:noProof/>
                <w:webHidden/>
              </w:rPr>
              <w:tab/>
            </w:r>
            <w:r>
              <w:rPr>
                <w:noProof/>
                <w:webHidden/>
              </w:rPr>
              <w:fldChar w:fldCharType="begin"/>
            </w:r>
            <w:r>
              <w:rPr>
                <w:noProof/>
                <w:webHidden/>
              </w:rPr>
              <w:instrText xml:space="preserve"> PAGEREF _Toc168572031 \h </w:instrText>
            </w:r>
            <w:r>
              <w:rPr>
                <w:noProof/>
                <w:webHidden/>
              </w:rPr>
            </w:r>
            <w:r>
              <w:rPr>
                <w:noProof/>
                <w:webHidden/>
              </w:rPr>
              <w:fldChar w:fldCharType="separate"/>
            </w:r>
            <w:r>
              <w:rPr>
                <w:noProof/>
                <w:webHidden/>
              </w:rPr>
              <w:t>5</w:t>
            </w:r>
            <w:r>
              <w:rPr>
                <w:noProof/>
                <w:webHidden/>
              </w:rPr>
              <w:fldChar w:fldCharType="end"/>
            </w:r>
          </w:hyperlink>
        </w:p>
        <w:p w14:paraId="1B0C5E02" w14:textId="79C7759F" w:rsidR="009272F7" w:rsidRDefault="009272F7">
          <w:pPr>
            <w:pStyle w:val="TOC2"/>
            <w:rPr>
              <w:rFonts w:eastAsiaTheme="minorEastAsia"/>
              <w:noProof/>
              <w:kern w:val="2"/>
              <w:sz w:val="22"/>
              <w:szCs w:val="22"/>
              <w14:ligatures w14:val="standardContextual"/>
            </w:rPr>
          </w:pPr>
          <w:hyperlink w:anchor="_Toc168572032" w:history="1">
            <w:r w:rsidRPr="007C2CEE">
              <w:rPr>
                <w:rStyle w:val="Hyperlink"/>
                <w:noProof/>
              </w:rPr>
              <w:t>Drivers and Motivations</w:t>
            </w:r>
            <w:r>
              <w:rPr>
                <w:noProof/>
                <w:webHidden/>
              </w:rPr>
              <w:tab/>
            </w:r>
            <w:r>
              <w:rPr>
                <w:noProof/>
                <w:webHidden/>
              </w:rPr>
              <w:fldChar w:fldCharType="begin"/>
            </w:r>
            <w:r>
              <w:rPr>
                <w:noProof/>
                <w:webHidden/>
              </w:rPr>
              <w:instrText xml:space="preserve"> PAGEREF _Toc168572032 \h </w:instrText>
            </w:r>
            <w:r>
              <w:rPr>
                <w:noProof/>
                <w:webHidden/>
              </w:rPr>
            </w:r>
            <w:r>
              <w:rPr>
                <w:noProof/>
                <w:webHidden/>
              </w:rPr>
              <w:fldChar w:fldCharType="separate"/>
            </w:r>
            <w:r>
              <w:rPr>
                <w:noProof/>
                <w:webHidden/>
              </w:rPr>
              <w:t>5</w:t>
            </w:r>
            <w:r>
              <w:rPr>
                <w:noProof/>
                <w:webHidden/>
              </w:rPr>
              <w:fldChar w:fldCharType="end"/>
            </w:r>
          </w:hyperlink>
        </w:p>
        <w:p w14:paraId="447F3C4E" w14:textId="6C5F0BC6" w:rsidR="009272F7" w:rsidRDefault="009272F7">
          <w:pPr>
            <w:pStyle w:val="TOC2"/>
            <w:rPr>
              <w:rFonts w:eastAsiaTheme="minorEastAsia"/>
              <w:noProof/>
              <w:kern w:val="2"/>
              <w:sz w:val="22"/>
              <w:szCs w:val="22"/>
              <w14:ligatures w14:val="standardContextual"/>
            </w:rPr>
          </w:pPr>
          <w:hyperlink w:anchor="_Toc168572033" w:history="1">
            <w:r w:rsidRPr="007C2CEE">
              <w:rPr>
                <w:rStyle w:val="Hyperlink"/>
                <w:noProof/>
              </w:rPr>
              <w:t>Business Value</w:t>
            </w:r>
            <w:r>
              <w:rPr>
                <w:noProof/>
                <w:webHidden/>
              </w:rPr>
              <w:tab/>
            </w:r>
            <w:r>
              <w:rPr>
                <w:noProof/>
                <w:webHidden/>
              </w:rPr>
              <w:fldChar w:fldCharType="begin"/>
            </w:r>
            <w:r>
              <w:rPr>
                <w:noProof/>
                <w:webHidden/>
              </w:rPr>
              <w:instrText xml:space="preserve"> PAGEREF _Toc168572033 \h </w:instrText>
            </w:r>
            <w:r>
              <w:rPr>
                <w:noProof/>
                <w:webHidden/>
              </w:rPr>
            </w:r>
            <w:r>
              <w:rPr>
                <w:noProof/>
                <w:webHidden/>
              </w:rPr>
              <w:fldChar w:fldCharType="separate"/>
            </w:r>
            <w:r>
              <w:rPr>
                <w:noProof/>
                <w:webHidden/>
              </w:rPr>
              <w:t>5</w:t>
            </w:r>
            <w:r>
              <w:rPr>
                <w:noProof/>
                <w:webHidden/>
              </w:rPr>
              <w:fldChar w:fldCharType="end"/>
            </w:r>
          </w:hyperlink>
        </w:p>
        <w:p w14:paraId="60396469" w14:textId="4A64F583" w:rsidR="009272F7" w:rsidRDefault="009272F7">
          <w:pPr>
            <w:pStyle w:val="TOC1"/>
            <w:rPr>
              <w:rFonts w:eastAsiaTheme="minorEastAsia"/>
              <w:b w:val="0"/>
              <w:noProof/>
              <w:kern w:val="2"/>
              <w:sz w:val="22"/>
              <w:szCs w:val="22"/>
              <w14:ligatures w14:val="standardContextual"/>
            </w:rPr>
          </w:pPr>
          <w:hyperlink w:anchor="_Toc168572034" w:history="1">
            <w:r w:rsidRPr="007C2CEE">
              <w:rPr>
                <w:rStyle w:val="Hyperlink"/>
                <w:noProof/>
              </w:rPr>
              <w:t>EKS Model Selection Considerations</w:t>
            </w:r>
            <w:r>
              <w:rPr>
                <w:noProof/>
                <w:webHidden/>
              </w:rPr>
              <w:tab/>
            </w:r>
            <w:r>
              <w:rPr>
                <w:noProof/>
                <w:webHidden/>
              </w:rPr>
              <w:fldChar w:fldCharType="begin"/>
            </w:r>
            <w:r>
              <w:rPr>
                <w:noProof/>
                <w:webHidden/>
              </w:rPr>
              <w:instrText xml:space="preserve"> PAGEREF _Toc168572034 \h </w:instrText>
            </w:r>
            <w:r>
              <w:rPr>
                <w:noProof/>
                <w:webHidden/>
              </w:rPr>
            </w:r>
            <w:r>
              <w:rPr>
                <w:noProof/>
                <w:webHidden/>
              </w:rPr>
              <w:fldChar w:fldCharType="separate"/>
            </w:r>
            <w:r>
              <w:rPr>
                <w:noProof/>
                <w:webHidden/>
              </w:rPr>
              <w:t>7</w:t>
            </w:r>
            <w:r>
              <w:rPr>
                <w:noProof/>
                <w:webHidden/>
              </w:rPr>
              <w:fldChar w:fldCharType="end"/>
            </w:r>
          </w:hyperlink>
        </w:p>
        <w:p w14:paraId="14CDF573" w14:textId="778E64F5" w:rsidR="009272F7" w:rsidRDefault="009272F7">
          <w:pPr>
            <w:pStyle w:val="TOC2"/>
            <w:rPr>
              <w:rFonts w:eastAsiaTheme="minorEastAsia"/>
              <w:noProof/>
              <w:kern w:val="2"/>
              <w:sz w:val="22"/>
              <w:szCs w:val="22"/>
              <w14:ligatures w14:val="standardContextual"/>
            </w:rPr>
          </w:pPr>
          <w:hyperlink w:anchor="_Toc168572035" w:history="1">
            <w:r w:rsidRPr="007C2CEE">
              <w:rPr>
                <w:rStyle w:val="Hyperlink"/>
                <w:noProof/>
              </w:rPr>
              <w:t>Risks and Security Considerations and Characteristics of Implementation Models</w:t>
            </w:r>
            <w:r>
              <w:rPr>
                <w:noProof/>
                <w:webHidden/>
              </w:rPr>
              <w:tab/>
            </w:r>
            <w:r>
              <w:rPr>
                <w:noProof/>
                <w:webHidden/>
              </w:rPr>
              <w:fldChar w:fldCharType="begin"/>
            </w:r>
            <w:r>
              <w:rPr>
                <w:noProof/>
                <w:webHidden/>
              </w:rPr>
              <w:instrText xml:space="preserve"> PAGEREF _Toc168572035 \h </w:instrText>
            </w:r>
            <w:r>
              <w:rPr>
                <w:noProof/>
                <w:webHidden/>
              </w:rPr>
            </w:r>
            <w:r>
              <w:rPr>
                <w:noProof/>
                <w:webHidden/>
              </w:rPr>
              <w:fldChar w:fldCharType="separate"/>
            </w:r>
            <w:r>
              <w:rPr>
                <w:noProof/>
                <w:webHidden/>
              </w:rPr>
              <w:t>7</w:t>
            </w:r>
            <w:r>
              <w:rPr>
                <w:noProof/>
                <w:webHidden/>
              </w:rPr>
              <w:fldChar w:fldCharType="end"/>
            </w:r>
          </w:hyperlink>
        </w:p>
        <w:p w14:paraId="3C4E066F" w14:textId="1E33CBC4" w:rsidR="009272F7" w:rsidRDefault="009272F7">
          <w:pPr>
            <w:pStyle w:val="TOC3"/>
            <w:rPr>
              <w:rFonts w:eastAsiaTheme="minorEastAsia"/>
              <w:noProof/>
              <w:kern w:val="2"/>
              <w:sz w:val="22"/>
              <w:szCs w:val="22"/>
              <w14:ligatures w14:val="standardContextual"/>
            </w:rPr>
          </w:pPr>
          <w:hyperlink w:anchor="_Toc168572036" w:history="1">
            <w:r w:rsidRPr="007C2CEE">
              <w:rPr>
                <w:rStyle w:val="Hyperlink"/>
                <w:noProof/>
              </w:rPr>
              <w:t>Risks to be considered with an EKS deployment</w:t>
            </w:r>
            <w:r>
              <w:rPr>
                <w:noProof/>
                <w:webHidden/>
              </w:rPr>
              <w:tab/>
            </w:r>
            <w:r>
              <w:rPr>
                <w:noProof/>
                <w:webHidden/>
              </w:rPr>
              <w:fldChar w:fldCharType="begin"/>
            </w:r>
            <w:r>
              <w:rPr>
                <w:noProof/>
                <w:webHidden/>
              </w:rPr>
              <w:instrText xml:space="preserve"> PAGEREF _Toc168572036 \h </w:instrText>
            </w:r>
            <w:r>
              <w:rPr>
                <w:noProof/>
                <w:webHidden/>
              </w:rPr>
            </w:r>
            <w:r>
              <w:rPr>
                <w:noProof/>
                <w:webHidden/>
              </w:rPr>
              <w:fldChar w:fldCharType="separate"/>
            </w:r>
            <w:r>
              <w:rPr>
                <w:noProof/>
                <w:webHidden/>
              </w:rPr>
              <w:t>7</w:t>
            </w:r>
            <w:r>
              <w:rPr>
                <w:noProof/>
                <w:webHidden/>
              </w:rPr>
              <w:fldChar w:fldCharType="end"/>
            </w:r>
          </w:hyperlink>
        </w:p>
        <w:p w14:paraId="18599902" w14:textId="5A16D2FF" w:rsidR="009272F7" w:rsidRDefault="009272F7">
          <w:pPr>
            <w:pStyle w:val="TOC3"/>
            <w:rPr>
              <w:rFonts w:eastAsiaTheme="minorEastAsia"/>
              <w:noProof/>
              <w:kern w:val="2"/>
              <w:sz w:val="22"/>
              <w:szCs w:val="22"/>
              <w14:ligatures w14:val="standardContextual"/>
            </w:rPr>
          </w:pPr>
          <w:hyperlink w:anchor="_Toc168572037" w:history="1">
            <w:r w:rsidRPr="007C2CEE">
              <w:rPr>
                <w:rStyle w:val="Hyperlink"/>
                <w:noProof/>
              </w:rPr>
              <w:t>Characteristics of the four EKS models in use at Aegon</w:t>
            </w:r>
            <w:r>
              <w:rPr>
                <w:noProof/>
                <w:webHidden/>
              </w:rPr>
              <w:tab/>
            </w:r>
            <w:r>
              <w:rPr>
                <w:noProof/>
                <w:webHidden/>
              </w:rPr>
              <w:fldChar w:fldCharType="begin"/>
            </w:r>
            <w:r>
              <w:rPr>
                <w:noProof/>
                <w:webHidden/>
              </w:rPr>
              <w:instrText xml:space="preserve"> PAGEREF _Toc168572037 \h </w:instrText>
            </w:r>
            <w:r>
              <w:rPr>
                <w:noProof/>
                <w:webHidden/>
              </w:rPr>
            </w:r>
            <w:r>
              <w:rPr>
                <w:noProof/>
                <w:webHidden/>
              </w:rPr>
              <w:fldChar w:fldCharType="separate"/>
            </w:r>
            <w:r>
              <w:rPr>
                <w:noProof/>
                <w:webHidden/>
              </w:rPr>
              <w:t>10</w:t>
            </w:r>
            <w:r>
              <w:rPr>
                <w:noProof/>
                <w:webHidden/>
              </w:rPr>
              <w:fldChar w:fldCharType="end"/>
            </w:r>
          </w:hyperlink>
        </w:p>
        <w:p w14:paraId="404F9C8C" w14:textId="0833AC20" w:rsidR="009272F7" w:rsidRDefault="009272F7">
          <w:pPr>
            <w:pStyle w:val="TOC3"/>
            <w:rPr>
              <w:rFonts w:eastAsiaTheme="minorEastAsia"/>
              <w:noProof/>
              <w:kern w:val="2"/>
              <w:sz w:val="22"/>
              <w:szCs w:val="22"/>
              <w14:ligatures w14:val="standardContextual"/>
            </w:rPr>
          </w:pPr>
          <w:hyperlink w:anchor="_Toc168572038" w:history="1">
            <w:r w:rsidRPr="007C2CEE">
              <w:rPr>
                <w:rStyle w:val="Hyperlink"/>
                <w:noProof/>
              </w:rPr>
              <w:t>Other Scenarios to Consider</w:t>
            </w:r>
            <w:r>
              <w:rPr>
                <w:noProof/>
                <w:webHidden/>
              </w:rPr>
              <w:tab/>
            </w:r>
            <w:r>
              <w:rPr>
                <w:noProof/>
                <w:webHidden/>
              </w:rPr>
              <w:fldChar w:fldCharType="begin"/>
            </w:r>
            <w:r>
              <w:rPr>
                <w:noProof/>
                <w:webHidden/>
              </w:rPr>
              <w:instrText xml:space="preserve"> PAGEREF _Toc168572038 \h </w:instrText>
            </w:r>
            <w:r>
              <w:rPr>
                <w:noProof/>
                <w:webHidden/>
              </w:rPr>
            </w:r>
            <w:r>
              <w:rPr>
                <w:noProof/>
                <w:webHidden/>
              </w:rPr>
              <w:fldChar w:fldCharType="separate"/>
            </w:r>
            <w:r>
              <w:rPr>
                <w:noProof/>
                <w:webHidden/>
              </w:rPr>
              <w:t>11</w:t>
            </w:r>
            <w:r>
              <w:rPr>
                <w:noProof/>
                <w:webHidden/>
              </w:rPr>
              <w:fldChar w:fldCharType="end"/>
            </w:r>
          </w:hyperlink>
        </w:p>
        <w:p w14:paraId="493570E3" w14:textId="46A31282" w:rsidR="009272F7" w:rsidRDefault="009272F7">
          <w:pPr>
            <w:pStyle w:val="TOC2"/>
            <w:rPr>
              <w:rFonts w:eastAsiaTheme="minorEastAsia"/>
              <w:noProof/>
              <w:kern w:val="2"/>
              <w:sz w:val="22"/>
              <w:szCs w:val="22"/>
              <w14:ligatures w14:val="standardContextual"/>
            </w:rPr>
          </w:pPr>
          <w:hyperlink w:anchor="_Toc168572039" w:history="1">
            <w:r w:rsidRPr="007C2CEE">
              <w:rPr>
                <w:rStyle w:val="Hyperlink"/>
                <w:noProof/>
              </w:rPr>
              <w:t>Cost Optimization</w:t>
            </w:r>
            <w:r>
              <w:rPr>
                <w:noProof/>
                <w:webHidden/>
              </w:rPr>
              <w:tab/>
            </w:r>
            <w:r>
              <w:rPr>
                <w:noProof/>
                <w:webHidden/>
              </w:rPr>
              <w:fldChar w:fldCharType="begin"/>
            </w:r>
            <w:r>
              <w:rPr>
                <w:noProof/>
                <w:webHidden/>
              </w:rPr>
              <w:instrText xml:space="preserve"> PAGEREF _Toc168572039 \h </w:instrText>
            </w:r>
            <w:r>
              <w:rPr>
                <w:noProof/>
                <w:webHidden/>
              </w:rPr>
            </w:r>
            <w:r>
              <w:rPr>
                <w:noProof/>
                <w:webHidden/>
              </w:rPr>
              <w:fldChar w:fldCharType="separate"/>
            </w:r>
            <w:r>
              <w:rPr>
                <w:noProof/>
                <w:webHidden/>
              </w:rPr>
              <w:t>12</w:t>
            </w:r>
            <w:r>
              <w:rPr>
                <w:noProof/>
                <w:webHidden/>
              </w:rPr>
              <w:fldChar w:fldCharType="end"/>
            </w:r>
          </w:hyperlink>
        </w:p>
        <w:p w14:paraId="22389FFD" w14:textId="45D7684D" w:rsidR="009272F7" w:rsidRDefault="009272F7">
          <w:pPr>
            <w:pStyle w:val="TOC2"/>
            <w:rPr>
              <w:rFonts w:eastAsiaTheme="minorEastAsia"/>
              <w:noProof/>
              <w:kern w:val="2"/>
              <w:sz w:val="22"/>
              <w:szCs w:val="22"/>
              <w14:ligatures w14:val="standardContextual"/>
            </w:rPr>
          </w:pPr>
          <w:hyperlink w:anchor="_Toc168572040" w:history="1">
            <w:r w:rsidRPr="007C2CEE">
              <w:rPr>
                <w:rStyle w:val="Hyperlink"/>
                <w:noProof/>
              </w:rPr>
              <w:t>Operational Excellence</w:t>
            </w:r>
            <w:r>
              <w:rPr>
                <w:noProof/>
                <w:webHidden/>
              </w:rPr>
              <w:tab/>
            </w:r>
            <w:r>
              <w:rPr>
                <w:noProof/>
                <w:webHidden/>
              </w:rPr>
              <w:fldChar w:fldCharType="begin"/>
            </w:r>
            <w:r>
              <w:rPr>
                <w:noProof/>
                <w:webHidden/>
              </w:rPr>
              <w:instrText xml:space="preserve"> PAGEREF _Toc168572040 \h </w:instrText>
            </w:r>
            <w:r>
              <w:rPr>
                <w:noProof/>
                <w:webHidden/>
              </w:rPr>
            </w:r>
            <w:r>
              <w:rPr>
                <w:noProof/>
                <w:webHidden/>
              </w:rPr>
              <w:fldChar w:fldCharType="separate"/>
            </w:r>
            <w:r>
              <w:rPr>
                <w:noProof/>
                <w:webHidden/>
              </w:rPr>
              <w:t>13</w:t>
            </w:r>
            <w:r>
              <w:rPr>
                <w:noProof/>
                <w:webHidden/>
              </w:rPr>
              <w:fldChar w:fldCharType="end"/>
            </w:r>
          </w:hyperlink>
        </w:p>
        <w:p w14:paraId="715E797C" w14:textId="3EF3B791" w:rsidR="009272F7" w:rsidRDefault="009272F7">
          <w:pPr>
            <w:pStyle w:val="TOC2"/>
            <w:rPr>
              <w:rFonts w:eastAsiaTheme="minorEastAsia"/>
              <w:noProof/>
              <w:kern w:val="2"/>
              <w:sz w:val="22"/>
              <w:szCs w:val="22"/>
              <w14:ligatures w14:val="standardContextual"/>
            </w:rPr>
          </w:pPr>
          <w:hyperlink w:anchor="_Toc168572041" w:history="1">
            <w:r w:rsidRPr="007C2CEE">
              <w:rPr>
                <w:rStyle w:val="Hyperlink"/>
                <w:noProof/>
              </w:rPr>
              <w:t>Reliability</w:t>
            </w:r>
            <w:r>
              <w:rPr>
                <w:noProof/>
                <w:webHidden/>
              </w:rPr>
              <w:tab/>
            </w:r>
            <w:r>
              <w:rPr>
                <w:noProof/>
                <w:webHidden/>
              </w:rPr>
              <w:fldChar w:fldCharType="begin"/>
            </w:r>
            <w:r>
              <w:rPr>
                <w:noProof/>
                <w:webHidden/>
              </w:rPr>
              <w:instrText xml:space="preserve"> PAGEREF _Toc168572041 \h </w:instrText>
            </w:r>
            <w:r>
              <w:rPr>
                <w:noProof/>
                <w:webHidden/>
              </w:rPr>
            </w:r>
            <w:r>
              <w:rPr>
                <w:noProof/>
                <w:webHidden/>
              </w:rPr>
              <w:fldChar w:fldCharType="separate"/>
            </w:r>
            <w:r>
              <w:rPr>
                <w:noProof/>
                <w:webHidden/>
              </w:rPr>
              <w:t>13</w:t>
            </w:r>
            <w:r>
              <w:rPr>
                <w:noProof/>
                <w:webHidden/>
              </w:rPr>
              <w:fldChar w:fldCharType="end"/>
            </w:r>
          </w:hyperlink>
        </w:p>
        <w:p w14:paraId="50677C50" w14:textId="5B51FFC8" w:rsidR="009272F7" w:rsidRDefault="009272F7">
          <w:pPr>
            <w:pStyle w:val="TOC2"/>
            <w:rPr>
              <w:rFonts w:eastAsiaTheme="minorEastAsia"/>
              <w:noProof/>
              <w:kern w:val="2"/>
              <w:sz w:val="22"/>
              <w:szCs w:val="22"/>
              <w14:ligatures w14:val="standardContextual"/>
            </w:rPr>
          </w:pPr>
          <w:hyperlink w:anchor="_Toc168572042" w:history="1">
            <w:r w:rsidRPr="007C2CEE">
              <w:rPr>
                <w:rStyle w:val="Hyperlink"/>
                <w:noProof/>
              </w:rPr>
              <w:t>Performance Efficiency</w:t>
            </w:r>
            <w:r>
              <w:rPr>
                <w:noProof/>
                <w:webHidden/>
              </w:rPr>
              <w:tab/>
            </w:r>
            <w:r>
              <w:rPr>
                <w:noProof/>
                <w:webHidden/>
              </w:rPr>
              <w:fldChar w:fldCharType="begin"/>
            </w:r>
            <w:r>
              <w:rPr>
                <w:noProof/>
                <w:webHidden/>
              </w:rPr>
              <w:instrText xml:space="preserve"> PAGEREF _Toc168572042 \h </w:instrText>
            </w:r>
            <w:r>
              <w:rPr>
                <w:noProof/>
                <w:webHidden/>
              </w:rPr>
            </w:r>
            <w:r>
              <w:rPr>
                <w:noProof/>
                <w:webHidden/>
              </w:rPr>
              <w:fldChar w:fldCharType="separate"/>
            </w:r>
            <w:r>
              <w:rPr>
                <w:noProof/>
                <w:webHidden/>
              </w:rPr>
              <w:t>13</w:t>
            </w:r>
            <w:r>
              <w:rPr>
                <w:noProof/>
                <w:webHidden/>
              </w:rPr>
              <w:fldChar w:fldCharType="end"/>
            </w:r>
          </w:hyperlink>
        </w:p>
        <w:p w14:paraId="2D18E30E" w14:textId="1CBF58D1" w:rsidR="009272F7" w:rsidRDefault="009272F7">
          <w:pPr>
            <w:pStyle w:val="TOC2"/>
            <w:rPr>
              <w:rFonts w:eastAsiaTheme="minorEastAsia"/>
              <w:noProof/>
              <w:kern w:val="2"/>
              <w:sz w:val="22"/>
              <w:szCs w:val="22"/>
              <w14:ligatures w14:val="standardContextual"/>
            </w:rPr>
          </w:pPr>
          <w:hyperlink w:anchor="_Toc168572043" w:history="1">
            <w:r w:rsidRPr="007C2CEE">
              <w:rPr>
                <w:rStyle w:val="Hyperlink"/>
                <w:noProof/>
              </w:rPr>
              <w:t>Sustainability</w:t>
            </w:r>
            <w:r>
              <w:rPr>
                <w:noProof/>
                <w:webHidden/>
              </w:rPr>
              <w:tab/>
            </w:r>
            <w:r>
              <w:rPr>
                <w:noProof/>
                <w:webHidden/>
              </w:rPr>
              <w:fldChar w:fldCharType="begin"/>
            </w:r>
            <w:r>
              <w:rPr>
                <w:noProof/>
                <w:webHidden/>
              </w:rPr>
              <w:instrText xml:space="preserve"> PAGEREF _Toc168572043 \h </w:instrText>
            </w:r>
            <w:r>
              <w:rPr>
                <w:noProof/>
                <w:webHidden/>
              </w:rPr>
            </w:r>
            <w:r>
              <w:rPr>
                <w:noProof/>
                <w:webHidden/>
              </w:rPr>
              <w:fldChar w:fldCharType="separate"/>
            </w:r>
            <w:r>
              <w:rPr>
                <w:noProof/>
                <w:webHidden/>
              </w:rPr>
              <w:t>14</w:t>
            </w:r>
            <w:r>
              <w:rPr>
                <w:noProof/>
                <w:webHidden/>
              </w:rPr>
              <w:fldChar w:fldCharType="end"/>
            </w:r>
          </w:hyperlink>
        </w:p>
        <w:p w14:paraId="2ECB4955" w14:textId="6856F0BD" w:rsidR="009272F7" w:rsidRDefault="009272F7">
          <w:pPr>
            <w:pStyle w:val="TOC1"/>
            <w:rPr>
              <w:rFonts w:eastAsiaTheme="minorEastAsia"/>
              <w:b w:val="0"/>
              <w:noProof/>
              <w:kern w:val="2"/>
              <w:sz w:val="22"/>
              <w:szCs w:val="22"/>
              <w14:ligatures w14:val="standardContextual"/>
            </w:rPr>
          </w:pPr>
          <w:hyperlink w:anchor="_Toc168572044" w:history="1">
            <w:r w:rsidRPr="007C2CEE">
              <w:rPr>
                <w:rStyle w:val="Hyperlink"/>
                <w:noProof/>
              </w:rPr>
              <w:t>Functionality / How it Works</w:t>
            </w:r>
            <w:r>
              <w:rPr>
                <w:noProof/>
                <w:webHidden/>
              </w:rPr>
              <w:tab/>
            </w:r>
            <w:r>
              <w:rPr>
                <w:noProof/>
                <w:webHidden/>
              </w:rPr>
              <w:fldChar w:fldCharType="begin"/>
            </w:r>
            <w:r>
              <w:rPr>
                <w:noProof/>
                <w:webHidden/>
              </w:rPr>
              <w:instrText xml:space="preserve"> PAGEREF _Toc168572044 \h </w:instrText>
            </w:r>
            <w:r>
              <w:rPr>
                <w:noProof/>
                <w:webHidden/>
              </w:rPr>
            </w:r>
            <w:r>
              <w:rPr>
                <w:noProof/>
                <w:webHidden/>
              </w:rPr>
              <w:fldChar w:fldCharType="separate"/>
            </w:r>
            <w:r>
              <w:rPr>
                <w:noProof/>
                <w:webHidden/>
              </w:rPr>
              <w:t>15</w:t>
            </w:r>
            <w:r>
              <w:rPr>
                <w:noProof/>
                <w:webHidden/>
              </w:rPr>
              <w:fldChar w:fldCharType="end"/>
            </w:r>
          </w:hyperlink>
        </w:p>
        <w:p w14:paraId="47C91307" w14:textId="75508AFC" w:rsidR="009272F7" w:rsidRDefault="009272F7">
          <w:pPr>
            <w:pStyle w:val="TOC2"/>
            <w:rPr>
              <w:rFonts w:eastAsiaTheme="minorEastAsia"/>
              <w:noProof/>
              <w:kern w:val="2"/>
              <w:sz w:val="22"/>
              <w:szCs w:val="22"/>
              <w14:ligatures w14:val="standardContextual"/>
            </w:rPr>
          </w:pPr>
          <w:hyperlink w:anchor="_Toc168572045" w:history="1">
            <w:r w:rsidRPr="007C2CEE">
              <w:rPr>
                <w:rStyle w:val="Hyperlink"/>
                <w:noProof/>
              </w:rPr>
              <w:t>Anatomy of EKS</w:t>
            </w:r>
            <w:r>
              <w:rPr>
                <w:noProof/>
                <w:webHidden/>
              </w:rPr>
              <w:tab/>
            </w:r>
            <w:r>
              <w:rPr>
                <w:noProof/>
                <w:webHidden/>
              </w:rPr>
              <w:fldChar w:fldCharType="begin"/>
            </w:r>
            <w:r>
              <w:rPr>
                <w:noProof/>
                <w:webHidden/>
              </w:rPr>
              <w:instrText xml:space="preserve"> PAGEREF _Toc168572045 \h </w:instrText>
            </w:r>
            <w:r>
              <w:rPr>
                <w:noProof/>
                <w:webHidden/>
              </w:rPr>
            </w:r>
            <w:r>
              <w:rPr>
                <w:noProof/>
                <w:webHidden/>
              </w:rPr>
              <w:fldChar w:fldCharType="separate"/>
            </w:r>
            <w:r>
              <w:rPr>
                <w:noProof/>
                <w:webHidden/>
              </w:rPr>
              <w:t>15</w:t>
            </w:r>
            <w:r>
              <w:rPr>
                <w:noProof/>
                <w:webHidden/>
              </w:rPr>
              <w:fldChar w:fldCharType="end"/>
            </w:r>
          </w:hyperlink>
        </w:p>
        <w:p w14:paraId="07EBC285" w14:textId="19ACDCA7" w:rsidR="009272F7" w:rsidRDefault="009272F7">
          <w:pPr>
            <w:pStyle w:val="TOC2"/>
            <w:rPr>
              <w:rFonts w:eastAsiaTheme="minorEastAsia"/>
              <w:noProof/>
              <w:kern w:val="2"/>
              <w:sz w:val="22"/>
              <w:szCs w:val="22"/>
              <w14:ligatures w14:val="standardContextual"/>
            </w:rPr>
          </w:pPr>
          <w:hyperlink w:anchor="_Toc168572046" w:history="1">
            <w:r w:rsidRPr="007C2CEE">
              <w:rPr>
                <w:rStyle w:val="Hyperlink"/>
                <w:noProof/>
              </w:rPr>
              <w:t>Deployment Models and Security Controls</w:t>
            </w:r>
            <w:r>
              <w:rPr>
                <w:noProof/>
                <w:webHidden/>
              </w:rPr>
              <w:tab/>
            </w:r>
            <w:r>
              <w:rPr>
                <w:noProof/>
                <w:webHidden/>
              </w:rPr>
              <w:fldChar w:fldCharType="begin"/>
            </w:r>
            <w:r>
              <w:rPr>
                <w:noProof/>
                <w:webHidden/>
              </w:rPr>
              <w:instrText xml:space="preserve"> PAGEREF _Toc168572046 \h </w:instrText>
            </w:r>
            <w:r>
              <w:rPr>
                <w:noProof/>
                <w:webHidden/>
              </w:rPr>
            </w:r>
            <w:r>
              <w:rPr>
                <w:noProof/>
                <w:webHidden/>
              </w:rPr>
              <w:fldChar w:fldCharType="separate"/>
            </w:r>
            <w:r>
              <w:rPr>
                <w:noProof/>
                <w:webHidden/>
              </w:rPr>
              <w:t>16</w:t>
            </w:r>
            <w:r>
              <w:rPr>
                <w:noProof/>
                <w:webHidden/>
              </w:rPr>
              <w:fldChar w:fldCharType="end"/>
            </w:r>
          </w:hyperlink>
        </w:p>
        <w:p w14:paraId="7A922D06" w14:textId="6D34F168" w:rsidR="009272F7" w:rsidRDefault="009272F7">
          <w:pPr>
            <w:pStyle w:val="TOC3"/>
            <w:rPr>
              <w:rFonts w:eastAsiaTheme="minorEastAsia"/>
              <w:noProof/>
              <w:kern w:val="2"/>
              <w:sz w:val="22"/>
              <w:szCs w:val="22"/>
              <w14:ligatures w14:val="standardContextual"/>
            </w:rPr>
          </w:pPr>
          <w:hyperlink w:anchor="_Toc168572047" w:history="1">
            <w:r w:rsidRPr="007C2CEE">
              <w:rPr>
                <w:rStyle w:val="Hyperlink"/>
                <w:noProof/>
              </w:rPr>
              <w:t>Security Controls in EKS</w:t>
            </w:r>
            <w:r>
              <w:rPr>
                <w:noProof/>
                <w:webHidden/>
              </w:rPr>
              <w:tab/>
            </w:r>
            <w:r>
              <w:rPr>
                <w:noProof/>
                <w:webHidden/>
              </w:rPr>
              <w:fldChar w:fldCharType="begin"/>
            </w:r>
            <w:r>
              <w:rPr>
                <w:noProof/>
                <w:webHidden/>
              </w:rPr>
              <w:instrText xml:space="preserve"> PAGEREF _Toc168572047 \h </w:instrText>
            </w:r>
            <w:r>
              <w:rPr>
                <w:noProof/>
                <w:webHidden/>
              </w:rPr>
            </w:r>
            <w:r>
              <w:rPr>
                <w:noProof/>
                <w:webHidden/>
              </w:rPr>
              <w:fldChar w:fldCharType="separate"/>
            </w:r>
            <w:r>
              <w:rPr>
                <w:noProof/>
                <w:webHidden/>
              </w:rPr>
              <w:t>16</w:t>
            </w:r>
            <w:r>
              <w:rPr>
                <w:noProof/>
                <w:webHidden/>
              </w:rPr>
              <w:fldChar w:fldCharType="end"/>
            </w:r>
          </w:hyperlink>
        </w:p>
        <w:p w14:paraId="54D62EAC" w14:textId="6F7AA21A" w:rsidR="009272F7" w:rsidRDefault="009272F7">
          <w:pPr>
            <w:pStyle w:val="TOC3"/>
            <w:rPr>
              <w:rFonts w:eastAsiaTheme="minorEastAsia"/>
              <w:noProof/>
              <w:kern w:val="2"/>
              <w:sz w:val="22"/>
              <w:szCs w:val="22"/>
              <w14:ligatures w14:val="standardContextual"/>
            </w:rPr>
          </w:pPr>
          <w:hyperlink w:anchor="_Toc168572048" w:history="1">
            <w:r w:rsidRPr="007C2CEE">
              <w:rPr>
                <w:rStyle w:val="Hyperlink"/>
                <w:noProof/>
              </w:rPr>
              <w:t>Non-Routable Nodes and Containers Isolated to the VPC</w:t>
            </w:r>
            <w:r>
              <w:rPr>
                <w:noProof/>
                <w:webHidden/>
              </w:rPr>
              <w:tab/>
            </w:r>
            <w:r>
              <w:rPr>
                <w:noProof/>
                <w:webHidden/>
              </w:rPr>
              <w:fldChar w:fldCharType="begin"/>
            </w:r>
            <w:r>
              <w:rPr>
                <w:noProof/>
                <w:webHidden/>
              </w:rPr>
              <w:instrText xml:space="preserve"> PAGEREF _Toc168572048 \h </w:instrText>
            </w:r>
            <w:r>
              <w:rPr>
                <w:noProof/>
                <w:webHidden/>
              </w:rPr>
            </w:r>
            <w:r>
              <w:rPr>
                <w:noProof/>
                <w:webHidden/>
              </w:rPr>
              <w:fldChar w:fldCharType="separate"/>
            </w:r>
            <w:r>
              <w:rPr>
                <w:noProof/>
                <w:webHidden/>
              </w:rPr>
              <w:t>17</w:t>
            </w:r>
            <w:r>
              <w:rPr>
                <w:noProof/>
                <w:webHidden/>
              </w:rPr>
              <w:fldChar w:fldCharType="end"/>
            </w:r>
          </w:hyperlink>
        </w:p>
        <w:p w14:paraId="37C9611D" w14:textId="04EA2BEE" w:rsidR="009272F7" w:rsidRDefault="009272F7">
          <w:pPr>
            <w:pStyle w:val="TOC3"/>
            <w:rPr>
              <w:rFonts w:eastAsiaTheme="minorEastAsia"/>
              <w:noProof/>
              <w:kern w:val="2"/>
              <w:sz w:val="22"/>
              <w:szCs w:val="22"/>
              <w14:ligatures w14:val="standardContextual"/>
            </w:rPr>
          </w:pPr>
          <w:hyperlink w:anchor="_Toc168572049" w:history="1">
            <w:r w:rsidRPr="007C2CEE">
              <w:rPr>
                <w:rStyle w:val="Hyperlink"/>
                <w:noProof/>
              </w:rPr>
              <w:t>Non-Routable Nodes and Containers with controlled access outside the VPC</w:t>
            </w:r>
            <w:r>
              <w:rPr>
                <w:noProof/>
                <w:webHidden/>
              </w:rPr>
              <w:tab/>
            </w:r>
            <w:r>
              <w:rPr>
                <w:noProof/>
                <w:webHidden/>
              </w:rPr>
              <w:fldChar w:fldCharType="begin"/>
            </w:r>
            <w:r>
              <w:rPr>
                <w:noProof/>
                <w:webHidden/>
              </w:rPr>
              <w:instrText xml:space="preserve"> PAGEREF _Toc168572049 \h </w:instrText>
            </w:r>
            <w:r>
              <w:rPr>
                <w:noProof/>
                <w:webHidden/>
              </w:rPr>
            </w:r>
            <w:r>
              <w:rPr>
                <w:noProof/>
                <w:webHidden/>
              </w:rPr>
              <w:fldChar w:fldCharType="separate"/>
            </w:r>
            <w:r>
              <w:rPr>
                <w:noProof/>
                <w:webHidden/>
              </w:rPr>
              <w:t>18</w:t>
            </w:r>
            <w:r>
              <w:rPr>
                <w:noProof/>
                <w:webHidden/>
              </w:rPr>
              <w:fldChar w:fldCharType="end"/>
            </w:r>
          </w:hyperlink>
        </w:p>
        <w:p w14:paraId="439F6D34" w14:textId="07E30F80" w:rsidR="009272F7" w:rsidRDefault="009272F7">
          <w:pPr>
            <w:pStyle w:val="TOC3"/>
            <w:rPr>
              <w:rFonts w:eastAsiaTheme="minorEastAsia"/>
              <w:noProof/>
              <w:kern w:val="2"/>
              <w:sz w:val="22"/>
              <w:szCs w:val="22"/>
              <w14:ligatures w14:val="standardContextual"/>
            </w:rPr>
          </w:pPr>
          <w:hyperlink w:anchor="_Toc168572050" w:history="1">
            <w:r w:rsidRPr="007C2CEE">
              <w:rPr>
                <w:rStyle w:val="Hyperlink"/>
                <w:noProof/>
              </w:rPr>
              <w:t>Routable Nodes with non-routable containers</w:t>
            </w:r>
            <w:r>
              <w:rPr>
                <w:noProof/>
                <w:webHidden/>
              </w:rPr>
              <w:tab/>
            </w:r>
            <w:r>
              <w:rPr>
                <w:noProof/>
                <w:webHidden/>
              </w:rPr>
              <w:fldChar w:fldCharType="begin"/>
            </w:r>
            <w:r>
              <w:rPr>
                <w:noProof/>
                <w:webHidden/>
              </w:rPr>
              <w:instrText xml:space="preserve"> PAGEREF _Toc168572050 \h </w:instrText>
            </w:r>
            <w:r>
              <w:rPr>
                <w:noProof/>
                <w:webHidden/>
              </w:rPr>
            </w:r>
            <w:r>
              <w:rPr>
                <w:noProof/>
                <w:webHidden/>
              </w:rPr>
              <w:fldChar w:fldCharType="separate"/>
            </w:r>
            <w:r>
              <w:rPr>
                <w:noProof/>
                <w:webHidden/>
              </w:rPr>
              <w:t>19</w:t>
            </w:r>
            <w:r>
              <w:rPr>
                <w:noProof/>
                <w:webHidden/>
              </w:rPr>
              <w:fldChar w:fldCharType="end"/>
            </w:r>
          </w:hyperlink>
        </w:p>
        <w:p w14:paraId="562D2B4C" w14:textId="32568EF5" w:rsidR="009272F7" w:rsidRDefault="009272F7">
          <w:pPr>
            <w:pStyle w:val="TOC3"/>
            <w:rPr>
              <w:rFonts w:eastAsiaTheme="minorEastAsia"/>
              <w:noProof/>
              <w:kern w:val="2"/>
              <w:sz w:val="22"/>
              <w:szCs w:val="22"/>
              <w14:ligatures w14:val="standardContextual"/>
            </w:rPr>
          </w:pPr>
          <w:hyperlink w:anchor="_Toc168572051" w:history="1">
            <w:r w:rsidRPr="007C2CEE">
              <w:rPr>
                <w:rStyle w:val="Hyperlink"/>
                <w:noProof/>
              </w:rPr>
              <w:t>Routable Nodes and Containers</w:t>
            </w:r>
            <w:r>
              <w:rPr>
                <w:noProof/>
                <w:webHidden/>
              </w:rPr>
              <w:tab/>
            </w:r>
            <w:r>
              <w:rPr>
                <w:noProof/>
                <w:webHidden/>
              </w:rPr>
              <w:fldChar w:fldCharType="begin"/>
            </w:r>
            <w:r>
              <w:rPr>
                <w:noProof/>
                <w:webHidden/>
              </w:rPr>
              <w:instrText xml:space="preserve"> PAGEREF _Toc168572051 \h </w:instrText>
            </w:r>
            <w:r>
              <w:rPr>
                <w:noProof/>
                <w:webHidden/>
              </w:rPr>
            </w:r>
            <w:r>
              <w:rPr>
                <w:noProof/>
                <w:webHidden/>
              </w:rPr>
              <w:fldChar w:fldCharType="separate"/>
            </w:r>
            <w:r>
              <w:rPr>
                <w:noProof/>
                <w:webHidden/>
              </w:rPr>
              <w:t>20</w:t>
            </w:r>
            <w:r>
              <w:rPr>
                <w:noProof/>
                <w:webHidden/>
              </w:rPr>
              <w:fldChar w:fldCharType="end"/>
            </w:r>
          </w:hyperlink>
        </w:p>
        <w:p w14:paraId="1DE2E06C" w14:textId="792BA64F" w:rsidR="009272F7" w:rsidRDefault="009272F7">
          <w:pPr>
            <w:pStyle w:val="TOC1"/>
            <w:rPr>
              <w:rFonts w:eastAsiaTheme="minorEastAsia"/>
              <w:b w:val="0"/>
              <w:noProof/>
              <w:kern w:val="2"/>
              <w:sz w:val="22"/>
              <w:szCs w:val="22"/>
              <w14:ligatures w14:val="standardContextual"/>
            </w:rPr>
          </w:pPr>
          <w:hyperlink w:anchor="_Toc168572052" w:history="1">
            <w:r w:rsidRPr="007C2CEE">
              <w:rPr>
                <w:rStyle w:val="Hyperlink"/>
                <w:noProof/>
              </w:rPr>
              <w:t>Architectural Attributes</w:t>
            </w:r>
            <w:r>
              <w:rPr>
                <w:noProof/>
                <w:webHidden/>
              </w:rPr>
              <w:tab/>
            </w:r>
            <w:r>
              <w:rPr>
                <w:noProof/>
                <w:webHidden/>
              </w:rPr>
              <w:fldChar w:fldCharType="begin"/>
            </w:r>
            <w:r>
              <w:rPr>
                <w:noProof/>
                <w:webHidden/>
              </w:rPr>
              <w:instrText xml:space="preserve"> PAGEREF _Toc168572052 \h </w:instrText>
            </w:r>
            <w:r>
              <w:rPr>
                <w:noProof/>
                <w:webHidden/>
              </w:rPr>
            </w:r>
            <w:r>
              <w:rPr>
                <w:noProof/>
                <w:webHidden/>
              </w:rPr>
              <w:fldChar w:fldCharType="separate"/>
            </w:r>
            <w:r>
              <w:rPr>
                <w:noProof/>
                <w:webHidden/>
              </w:rPr>
              <w:t>21</w:t>
            </w:r>
            <w:r>
              <w:rPr>
                <w:noProof/>
                <w:webHidden/>
              </w:rPr>
              <w:fldChar w:fldCharType="end"/>
            </w:r>
          </w:hyperlink>
        </w:p>
        <w:p w14:paraId="23C85299" w14:textId="57159D5C" w:rsidR="009272F7" w:rsidRDefault="009272F7">
          <w:pPr>
            <w:pStyle w:val="TOC2"/>
            <w:rPr>
              <w:rFonts w:eastAsiaTheme="minorEastAsia"/>
              <w:noProof/>
              <w:kern w:val="2"/>
              <w:sz w:val="22"/>
              <w:szCs w:val="22"/>
              <w14:ligatures w14:val="standardContextual"/>
            </w:rPr>
          </w:pPr>
          <w:hyperlink w:anchor="_Toc168572053" w:history="1">
            <w:r w:rsidRPr="007C2CEE">
              <w:rPr>
                <w:rStyle w:val="Hyperlink"/>
                <w:noProof/>
              </w:rPr>
              <w:t>Interfaces</w:t>
            </w:r>
            <w:r>
              <w:rPr>
                <w:noProof/>
                <w:webHidden/>
              </w:rPr>
              <w:tab/>
            </w:r>
            <w:r>
              <w:rPr>
                <w:noProof/>
                <w:webHidden/>
              </w:rPr>
              <w:fldChar w:fldCharType="begin"/>
            </w:r>
            <w:r>
              <w:rPr>
                <w:noProof/>
                <w:webHidden/>
              </w:rPr>
              <w:instrText xml:space="preserve"> PAGEREF _Toc168572053 \h </w:instrText>
            </w:r>
            <w:r>
              <w:rPr>
                <w:noProof/>
                <w:webHidden/>
              </w:rPr>
            </w:r>
            <w:r>
              <w:rPr>
                <w:noProof/>
                <w:webHidden/>
              </w:rPr>
              <w:fldChar w:fldCharType="separate"/>
            </w:r>
            <w:r>
              <w:rPr>
                <w:noProof/>
                <w:webHidden/>
              </w:rPr>
              <w:t>21</w:t>
            </w:r>
            <w:r>
              <w:rPr>
                <w:noProof/>
                <w:webHidden/>
              </w:rPr>
              <w:fldChar w:fldCharType="end"/>
            </w:r>
          </w:hyperlink>
        </w:p>
        <w:p w14:paraId="5715765F" w14:textId="4D3554B5" w:rsidR="009272F7" w:rsidRDefault="009272F7">
          <w:pPr>
            <w:pStyle w:val="TOC2"/>
            <w:rPr>
              <w:rFonts w:eastAsiaTheme="minorEastAsia"/>
              <w:noProof/>
              <w:kern w:val="2"/>
              <w:sz w:val="22"/>
              <w:szCs w:val="22"/>
              <w14:ligatures w14:val="standardContextual"/>
            </w:rPr>
          </w:pPr>
          <w:hyperlink w:anchor="_Toc168572054" w:history="1">
            <w:r w:rsidRPr="007C2CEE">
              <w:rPr>
                <w:rStyle w:val="Hyperlink"/>
                <w:noProof/>
              </w:rPr>
              <w:t>Redundancy, Availability &amp; Reliability</w:t>
            </w:r>
            <w:r>
              <w:rPr>
                <w:noProof/>
                <w:webHidden/>
              </w:rPr>
              <w:tab/>
            </w:r>
            <w:r>
              <w:rPr>
                <w:noProof/>
                <w:webHidden/>
              </w:rPr>
              <w:fldChar w:fldCharType="begin"/>
            </w:r>
            <w:r>
              <w:rPr>
                <w:noProof/>
                <w:webHidden/>
              </w:rPr>
              <w:instrText xml:space="preserve"> PAGEREF _Toc168572054 \h </w:instrText>
            </w:r>
            <w:r>
              <w:rPr>
                <w:noProof/>
                <w:webHidden/>
              </w:rPr>
            </w:r>
            <w:r>
              <w:rPr>
                <w:noProof/>
                <w:webHidden/>
              </w:rPr>
              <w:fldChar w:fldCharType="separate"/>
            </w:r>
            <w:r>
              <w:rPr>
                <w:noProof/>
                <w:webHidden/>
              </w:rPr>
              <w:t>21</w:t>
            </w:r>
            <w:r>
              <w:rPr>
                <w:noProof/>
                <w:webHidden/>
              </w:rPr>
              <w:fldChar w:fldCharType="end"/>
            </w:r>
          </w:hyperlink>
        </w:p>
        <w:p w14:paraId="6D6AFC97" w14:textId="76970544" w:rsidR="009272F7" w:rsidRDefault="009272F7">
          <w:pPr>
            <w:pStyle w:val="TOC2"/>
            <w:rPr>
              <w:rFonts w:eastAsiaTheme="minorEastAsia"/>
              <w:noProof/>
              <w:kern w:val="2"/>
              <w:sz w:val="22"/>
              <w:szCs w:val="22"/>
              <w14:ligatures w14:val="standardContextual"/>
            </w:rPr>
          </w:pPr>
          <w:hyperlink w:anchor="_Toc168572055" w:history="1">
            <w:r w:rsidRPr="007C2CEE">
              <w:rPr>
                <w:rStyle w:val="Hyperlink"/>
                <w:noProof/>
              </w:rPr>
              <w:t>Scale, Elasticity &amp; Capacity</w:t>
            </w:r>
            <w:r>
              <w:rPr>
                <w:noProof/>
                <w:webHidden/>
              </w:rPr>
              <w:tab/>
            </w:r>
            <w:r>
              <w:rPr>
                <w:noProof/>
                <w:webHidden/>
              </w:rPr>
              <w:fldChar w:fldCharType="begin"/>
            </w:r>
            <w:r>
              <w:rPr>
                <w:noProof/>
                <w:webHidden/>
              </w:rPr>
              <w:instrText xml:space="preserve"> PAGEREF _Toc168572055 \h </w:instrText>
            </w:r>
            <w:r>
              <w:rPr>
                <w:noProof/>
                <w:webHidden/>
              </w:rPr>
            </w:r>
            <w:r>
              <w:rPr>
                <w:noProof/>
                <w:webHidden/>
              </w:rPr>
              <w:fldChar w:fldCharType="separate"/>
            </w:r>
            <w:r>
              <w:rPr>
                <w:noProof/>
                <w:webHidden/>
              </w:rPr>
              <w:t>22</w:t>
            </w:r>
            <w:r>
              <w:rPr>
                <w:noProof/>
                <w:webHidden/>
              </w:rPr>
              <w:fldChar w:fldCharType="end"/>
            </w:r>
          </w:hyperlink>
        </w:p>
        <w:p w14:paraId="3C692424" w14:textId="58CB8314" w:rsidR="009272F7" w:rsidRDefault="009272F7">
          <w:pPr>
            <w:pStyle w:val="TOC2"/>
            <w:rPr>
              <w:rFonts w:eastAsiaTheme="minorEastAsia"/>
              <w:noProof/>
              <w:kern w:val="2"/>
              <w:sz w:val="22"/>
              <w:szCs w:val="22"/>
              <w14:ligatures w14:val="standardContextual"/>
            </w:rPr>
          </w:pPr>
          <w:hyperlink w:anchor="_Toc168572056" w:history="1">
            <w:r w:rsidRPr="007C2CEE">
              <w:rPr>
                <w:rStyle w:val="Hyperlink"/>
                <w:noProof/>
              </w:rPr>
              <w:t>Cost, Business &amp; Support Models</w:t>
            </w:r>
            <w:r>
              <w:rPr>
                <w:noProof/>
                <w:webHidden/>
              </w:rPr>
              <w:tab/>
            </w:r>
            <w:r>
              <w:rPr>
                <w:noProof/>
                <w:webHidden/>
              </w:rPr>
              <w:fldChar w:fldCharType="begin"/>
            </w:r>
            <w:r>
              <w:rPr>
                <w:noProof/>
                <w:webHidden/>
              </w:rPr>
              <w:instrText xml:space="preserve"> PAGEREF _Toc168572056 \h </w:instrText>
            </w:r>
            <w:r>
              <w:rPr>
                <w:noProof/>
                <w:webHidden/>
              </w:rPr>
            </w:r>
            <w:r>
              <w:rPr>
                <w:noProof/>
                <w:webHidden/>
              </w:rPr>
              <w:fldChar w:fldCharType="separate"/>
            </w:r>
            <w:r>
              <w:rPr>
                <w:noProof/>
                <w:webHidden/>
              </w:rPr>
              <w:t>23</w:t>
            </w:r>
            <w:r>
              <w:rPr>
                <w:noProof/>
                <w:webHidden/>
              </w:rPr>
              <w:fldChar w:fldCharType="end"/>
            </w:r>
          </w:hyperlink>
        </w:p>
        <w:p w14:paraId="289C5983" w14:textId="132F87FE" w:rsidR="009272F7" w:rsidRDefault="009272F7">
          <w:pPr>
            <w:pStyle w:val="TOC1"/>
            <w:rPr>
              <w:rFonts w:eastAsiaTheme="minorEastAsia"/>
              <w:b w:val="0"/>
              <w:noProof/>
              <w:kern w:val="2"/>
              <w:sz w:val="22"/>
              <w:szCs w:val="22"/>
              <w14:ligatures w14:val="standardContextual"/>
            </w:rPr>
          </w:pPr>
          <w:hyperlink w:anchor="_Toc168572057" w:history="1">
            <w:r w:rsidRPr="007C2CEE">
              <w:rPr>
                <w:rStyle w:val="Hyperlink"/>
                <w:noProof/>
              </w:rPr>
              <w:t>User Access &amp; Roles</w:t>
            </w:r>
            <w:r>
              <w:rPr>
                <w:noProof/>
                <w:webHidden/>
              </w:rPr>
              <w:tab/>
            </w:r>
            <w:r>
              <w:rPr>
                <w:noProof/>
                <w:webHidden/>
              </w:rPr>
              <w:fldChar w:fldCharType="begin"/>
            </w:r>
            <w:r>
              <w:rPr>
                <w:noProof/>
                <w:webHidden/>
              </w:rPr>
              <w:instrText xml:space="preserve"> PAGEREF _Toc168572057 \h </w:instrText>
            </w:r>
            <w:r>
              <w:rPr>
                <w:noProof/>
                <w:webHidden/>
              </w:rPr>
            </w:r>
            <w:r>
              <w:rPr>
                <w:noProof/>
                <w:webHidden/>
              </w:rPr>
              <w:fldChar w:fldCharType="separate"/>
            </w:r>
            <w:r>
              <w:rPr>
                <w:noProof/>
                <w:webHidden/>
              </w:rPr>
              <w:t>24</w:t>
            </w:r>
            <w:r>
              <w:rPr>
                <w:noProof/>
                <w:webHidden/>
              </w:rPr>
              <w:fldChar w:fldCharType="end"/>
            </w:r>
          </w:hyperlink>
        </w:p>
        <w:p w14:paraId="1122C7AA" w14:textId="4B1C5343" w:rsidR="009272F7" w:rsidRDefault="009272F7">
          <w:pPr>
            <w:pStyle w:val="TOC2"/>
            <w:rPr>
              <w:rFonts w:eastAsiaTheme="minorEastAsia"/>
              <w:noProof/>
              <w:kern w:val="2"/>
              <w:sz w:val="22"/>
              <w:szCs w:val="22"/>
              <w14:ligatures w14:val="standardContextual"/>
            </w:rPr>
          </w:pPr>
          <w:hyperlink w:anchor="_Toc168572058" w:history="1">
            <w:r w:rsidRPr="007C2CEE">
              <w:rPr>
                <w:rStyle w:val="Hyperlink"/>
                <w:noProof/>
              </w:rPr>
              <w:t>Federated Roles</w:t>
            </w:r>
            <w:r>
              <w:rPr>
                <w:noProof/>
                <w:webHidden/>
              </w:rPr>
              <w:tab/>
            </w:r>
            <w:r>
              <w:rPr>
                <w:noProof/>
                <w:webHidden/>
              </w:rPr>
              <w:fldChar w:fldCharType="begin"/>
            </w:r>
            <w:r>
              <w:rPr>
                <w:noProof/>
                <w:webHidden/>
              </w:rPr>
              <w:instrText xml:space="preserve"> PAGEREF _Toc168572058 \h </w:instrText>
            </w:r>
            <w:r>
              <w:rPr>
                <w:noProof/>
                <w:webHidden/>
              </w:rPr>
            </w:r>
            <w:r>
              <w:rPr>
                <w:noProof/>
                <w:webHidden/>
              </w:rPr>
              <w:fldChar w:fldCharType="separate"/>
            </w:r>
            <w:r>
              <w:rPr>
                <w:noProof/>
                <w:webHidden/>
              </w:rPr>
              <w:t>24</w:t>
            </w:r>
            <w:r>
              <w:rPr>
                <w:noProof/>
                <w:webHidden/>
              </w:rPr>
              <w:fldChar w:fldCharType="end"/>
            </w:r>
          </w:hyperlink>
        </w:p>
        <w:p w14:paraId="7E528CC3" w14:textId="368FC1D3" w:rsidR="009272F7" w:rsidRDefault="009272F7">
          <w:pPr>
            <w:pStyle w:val="TOC2"/>
            <w:rPr>
              <w:rFonts w:eastAsiaTheme="minorEastAsia"/>
              <w:noProof/>
              <w:kern w:val="2"/>
              <w:sz w:val="22"/>
              <w:szCs w:val="22"/>
              <w14:ligatures w14:val="standardContextual"/>
            </w:rPr>
          </w:pPr>
          <w:hyperlink w:anchor="_Toc168572059" w:history="1">
            <w:r w:rsidRPr="007C2CEE">
              <w:rPr>
                <w:rStyle w:val="Hyperlink"/>
                <w:noProof/>
              </w:rPr>
              <w:t>Access Control Policies</w:t>
            </w:r>
            <w:r>
              <w:rPr>
                <w:noProof/>
                <w:webHidden/>
              </w:rPr>
              <w:tab/>
            </w:r>
            <w:r>
              <w:rPr>
                <w:noProof/>
                <w:webHidden/>
              </w:rPr>
              <w:fldChar w:fldCharType="begin"/>
            </w:r>
            <w:r>
              <w:rPr>
                <w:noProof/>
                <w:webHidden/>
              </w:rPr>
              <w:instrText xml:space="preserve"> PAGEREF _Toc168572059 \h </w:instrText>
            </w:r>
            <w:r>
              <w:rPr>
                <w:noProof/>
                <w:webHidden/>
              </w:rPr>
            </w:r>
            <w:r>
              <w:rPr>
                <w:noProof/>
                <w:webHidden/>
              </w:rPr>
              <w:fldChar w:fldCharType="separate"/>
            </w:r>
            <w:r>
              <w:rPr>
                <w:noProof/>
                <w:webHidden/>
              </w:rPr>
              <w:t>24</w:t>
            </w:r>
            <w:r>
              <w:rPr>
                <w:noProof/>
                <w:webHidden/>
              </w:rPr>
              <w:fldChar w:fldCharType="end"/>
            </w:r>
          </w:hyperlink>
        </w:p>
        <w:p w14:paraId="3FEF0409" w14:textId="4BBD64E4" w:rsidR="009272F7" w:rsidRDefault="009272F7">
          <w:pPr>
            <w:pStyle w:val="TOC2"/>
            <w:rPr>
              <w:rFonts w:eastAsiaTheme="minorEastAsia"/>
              <w:noProof/>
              <w:kern w:val="2"/>
              <w:sz w:val="22"/>
              <w:szCs w:val="22"/>
              <w14:ligatures w14:val="standardContextual"/>
            </w:rPr>
          </w:pPr>
          <w:hyperlink w:anchor="_Toc168572060" w:history="1">
            <w:r w:rsidRPr="007C2CEE">
              <w:rPr>
                <w:rStyle w:val="Hyperlink"/>
                <w:noProof/>
              </w:rPr>
              <w:t>Restrictions</w:t>
            </w:r>
            <w:r>
              <w:rPr>
                <w:noProof/>
                <w:webHidden/>
              </w:rPr>
              <w:tab/>
            </w:r>
            <w:r>
              <w:rPr>
                <w:noProof/>
                <w:webHidden/>
              </w:rPr>
              <w:fldChar w:fldCharType="begin"/>
            </w:r>
            <w:r>
              <w:rPr>
                <w:noProof/>
                <w:webHidden/>
              </w:rPr>
              <w:instrText xml:space="preserve"> PAGEREF _Toc168572060 \h </w:instrText>
            </w:r>
            <w:r>
              <w:rPr>
                <w:noProof/>
                <w:webHidden/>
              </w:rPr>
            </w:r>
            <w:r>
              <w:rPr>
                <w:noProof/>
                <w:webHidden/>
              </w:rPr>
              <w:fldChar w:fldCharType="separate"/>
            </w:r>
            <w:r>
              <w:rPr>
                <w:noProof/>
                <w:webHidden/>
              </w:rPr>
              <w:t>24</w:t>
            </w:r>
            <w:r>
              <w:rPr>
                <w:noProof/>
                <w:webHidden/>
              </w:rPr>
              <w:fldChar w:fldCharType="end"/>
            </w:r>
          </w:hyperlink>
        </w:p>
        <w:p w14:paraId="4F7A9606" w14:textId="56D1178D" w:rsidR="009272F7" w:rsidRDefault="009272F7">
          <w:pPr>
            <w:pStyle w:val="TOC2"/>
            <w:rPr>
              <w:rFonts w:eastAsiaTheme="minorEastAsia"/>
              <w:noProof/>
              <w:kern w:val="2"/>
              <w:sz w:val="22"/>
              <w:szCs w:val="22"/>
              <w14:ligatures w14:val="standardContextual"/>
            </w:rPr>
          </w:pPr>
          <w:hyperlink w:anchor="_Toc168572061" w:history="1">
            <w:r w:rsidRPr="007C2CEE">
              <w:rPr>
                <w:rStyle w:val="Hyperlink"/>
                <w:noProof/>
              </w:rPr>
              <w:t>Permitted Regions</w:t>
            </w:r>
            <w:r>
              <w:rPr>
                <w:noProof/>
                <w:webHidden/>
              </w:rPr>
              <w:tab/>
            </w:r>
            <w:r>
              <w:rPr>
                <w:noProof/>
                <w:webHidden/>
              </w:rPr>
              <w:fldChar w:fldCharType="begin"/>
            </w:r>
            <w:r>
              <w:rPr>
                <w:noProof/>
                <w:webHidden/>
              </w:rPr>
              <w:instrText xml:space="preserve"> PAGEREF _Toc168572061 \h </w:instrText>
            </w:r>
            <w:r>
              <w:rPr>
                <w:noProof/>
                <w:webHidden/>
              </w:rPr>
            </w:r>
            <w:r>
              <w:rPr>
                <w:noProof/>
                <w:webHidden/>
              </w:rPr>
              <w:fldChar w:fldCharType="separate"/>
            </w:r>
            <w:r>
              <w:rPr>
                <w:noProof/>
                <w:webHidden/>
              </w:rPr>
              <w:t>24</w:t>
            </w:r>
            <w:r>
              <w:rPr>
                <w:noProof/>
                <w:webHidden/>
              </w:rPr>
              <w:fldChar w:fldCharType="end"/>
            </w:r>
          </w:hyperlink>
        </w:p>
        <w:p w14:paraId="2CDA4C55" w14:textId="00F6C582" w:rsidR="009272F7" w:rsidRDefault="009272F7">
          <w:pPr>
            <w:pStyle w:val="TOC1"/>
            <w:rPr>
              <w:rFonts w:eastAsiaTheme="minorEastAsia"/>
              <w:b w:val="0"/>
              <w:noProof/>
              <w:kern w:val="2"/>
              <w:sz w:val="22"/>
              <w:szCs w:val="22"/>
              <w14:ligatures w14:val="standardContextual"/>
            </w:rPr>
          </w:pPr>
          <w:hyperlink w:anchor="_Toc168572062" w:history="1">
            <w:r w:rsidRPr="007C2CEE">
              <w:rPr>
                <w:rStyle w:val="Hyperlink"/>
                <w:noProof/>
              </w:rPr>
              <w:t>Use Cases</w:t>
            </w:r>
            <w:r>
              <w:rPr>
                <w:noProof/>
                <w:webHidden/>
              </w:rPr>
              <w:tab/>
            </w:r>
            <w:r>
              <w:rPr>
                <w:noProof/>
                <w:webHidden/>
              </w:rPr>
              <w:fldChar w:fldCharType="begin"/>
            </w:r>
            <w:r>
              <w:rPr>
                <w:noProof/>
                <w:webHidden/>
              </w:rPr>
              <w:instrText xml:space="preserve"> PAGEREF _Toc168572062 \h </w:instrText>
            </w:r>
            <w:r>
              <w:rPr>
                <w:noProof/>
                <w:webHidden/>
              </w:rPr>
            </w:r>
            <w:r>
              <w:rPr>
                <w:noProof/>
                <w:webHidden/>
              </w:rPr>
              <w:fldChar w:fldCharType="separate"/>
            </w:r>
            <w:r>
              <w:rPr>
                <w:noProof/>
                <w:webHidden/>
              </w:rPr>
              <w:t>25</w:t>
            </w:r>
            <w:r>
              <w:rPr>
                <w:noProof/>
                <w:webHidden/>
              </w:rPr>
              <w:fldChar w:fldCharType="end"/>
            </w:r>
          </w:hyperlink>
        </w:p>
        <w:p w14:paraId="4DAF1EC9" w14:textId="56AF49F9" w:rsidR="009272F7" w:rsidRDefault="009272F7">
          <w:pPr>
            <w:pStyle w:val="TOC1"/>
            <w:rPr>
              <w:rFonts w:eastAsiaTheme="minorEastAsia"/>
              <w:b w:val="0"/>
              <w:noProof/>
              <w:kern w:val="2"/>
              <w:sz w:val="22"/>
              <w:szCs w:val="22"/>
              <w14:ligatures w14:val="standardContextual"/>
            </w:rPr>
          </w:pPr>
          <w:hyperlink w:anchor="_Toc168572063" w:history="1">
            <w:r w:rsidRPr="007C2CEE">
              <w:rPr>
                <w:rStyle w:val="Hyperlink"/>
                <w:noProof/>
              </w:rPr>
              <w:t>Data &amp; Governance</w:t>
            </w:r>
            <w:r>
              <w:rPr>
                <w:noProof/>
                <w:webHidden/>
              </w:rPr>
              <w:tab/>
            </w:r>
            <w:r>
              <w:rPr>
                <w:noProof/>
                <w:webHidden/>
              </w:rPr>
              <w:fldChar w:fldCharType="begin"/>
            </w:r>
            <w:r>
              <w:rPr>
                <w:noProof/>
                <w:webHidden/>
              </w:rPr>
              <w:instrText xml:space="preserve"> PAGEREF _Toc168572063 \h </w:instrText>
            </w:r>
            <w:r>
              <w:rPr>
                <w:noProof/>
                <w:webHidden/>
              </w:rPr>
            </w:r>
            <w:r>
              <w:rPr>
                <w:noProof/>
                <w:webHidden/>
              </w:rPr>
              <w:fldChar w:fldCharType="separate"/>
            </w:r>
            <w:r>
              <w:rPr>
                <w:noProof/>
                <w:webHidden/>
              </w:rPr>
              <w:t>26</w:t>
            </w:r>
            <w:r>
              <w:rPr>
                <w:noProof/>
                <w:webHidden/>
              </w:rPr>
              <w:fldChar w:fldCharType="end"/>
            </w:r>
          </w:hyperlink>
        </w:p>
        <w:p w14:paraId="523CF0EA" w14:textId="7F562263" w:rsidR="009272F7" w:rsidRDefault="009272F7">
          <w:pPr>
            <w:pStyle w:val="TOC2"/>
            <w:rPr>
              <w:rFonts w:eastAsiaTheme="minorEastAsia"/>
              <w:noProof/>
              <w:kern w:val="2"/>
              <w:sz w:val="22"/>
              <w:szCs w:val="22"/>
              <w14:ligatures w14:val="standardContextual"/>
            </w:rPr>
          </w:pPr>
          <w:hyperlink w:anchor="_Toc168572064" w:history="1">
            <w:r w:rsidRPr="007C2CEE">
              <w:rPr>
                <w:rStyle w:val="Hyperlink"/>
                <w:noProof/>
              </w:rPr>
              <w:t>Data Classification</w:t>
            </w:r>
            <w:r>
              <w:rPr>
                <w:noProof/>
                <w:webHidden/>
              </w:rPr>
              <w:tab/>
            </w:r>
            <w:r>
              <w:rPr>
                <w:noProof/>
                <w:webHidden/>
              </w:rPr>
              <w:fldChar w:fldCharType="begin"/>
            </w:r>
            <w:r>
              <w:rPr>
                <w:noProof/>
                <w:webHidden/>
              </w:rPr>
              <w:instrText xml:space="preserve"> PAGEREF _Toc168572064 \h </w:instrText>
            </w:r>
            <w:r>
              <w:rPr>
                <w:noProof/>
                <w:webHidden/>
              </w:rPr>
            </w:r>
            <w:r>
              <w:rPr>
                <w:noProof/>
                <w:webHidden/>
              </w:rPr>
              <w:fldChar w:fldCharType="separate"/>
            </w:r>
            <w:r>
              <w:rPr>
                <w:noProof/>
                <w:webHidden/>
              </w:rPr>
              <w:t>26</w:t>
            </w:r>
            <w:r>
              <w:rPr>
                <w:noProof/>
                <w:webHidden/>
              </w:rPr>
              <w:fldChar w:fldCharType="end"/>
            </w:r>
          </w:hyperlink>
        </w:p>
        <w:p w14:paraId="06F3306E" w14:textId="41812F17" w:rsidR="009272F7" w:rsidRDefault="009272F7">
          <w:pPr>
            <w:pStyle w:val="TOC2"/>
            <w:rPr>
              <w:rFonts w:eastAsiaTheme="minorEastAsia"/>
              <w:noProof/>
              <w:kern w:val="2"/>
              <w:sz w:val="22"/>
              <w:szCs w:val="22"/>
              <w14:ligatures w14:val="standardContextual"/>
            </w:rPr>
          </w:pPr>
          <w:hyperlink w:anchor="_Toc168572065" w:history="1">
            <w:r w:rsidRPr="007C2CEE">
              <w:rPr>
                <w:rStyle w:val="Hyperlink"/>
                <w:noProof/>
              </w:rPr>
              <w:t>Guardrails</w:t>
            </w:r>
            <w:r>
              <w:rPr>
                <w:noProof/>
                <w:webHidden/>
              </w:rPr>
              <w:tab/>
            </w:r>
            <w:r>
              <w:rPr>
                <w:noProof/>
                <w:webHidden/>
              </w:rPr>
              <w:fldChar w:fldCharType="begin"/>
            </w:r>
            <w:r>
              <w:rPr>
                <w:noProof/>
                <w:webHidden/>
              </w:rPr>
              <w:instrText xml:space="preserve"> PAGEREF _Toc168572065 \h </w:instrText>
            </w:r>
            <w:r>
              <w:rPr>
                <w:noProof/>
                <w:webHidden/>
              </w:rPr>
            </w:r>
            <w:r>
              <w:rPr>
                <w:noProof/>
                <w:webHidden/>
              </w:rPr>
              <w:fldChar w:fldCharType="separate"/>
            </w:r>
            <w:r>
              <w:rPr>
                <w:noProof/>
                <w:webHidden/>
              </w:rPr>
              <w:t>27</w:t>
            </w:r>
            <w:r>
              <w:rPr>
                <w:noProof/>
                <w:webHidden/>
              </w:rPr>
              <w:fldChar w:fldCharType="end"/>
            </w:r>
          </w:hyperlink>
        </w:p>
        <w:p w14:paraId="3A95A342" w14:textId="62AB6F58" w:rsidR="009272F7" w:rsidRDefault="009272F7">
          <w:pPr>
            <w:pStyle w:val="TOC3"/>
            <w:rPr>
              <w:rFonts w:eastAsiaTheme="minorEastAsia"/>
              <w:noProof/>
              <w:kern w:val="2"/>
              <w:sz w:val="22"/>
              <w:szCs w:val="22"/>
              <w14:ligatures w14:val="standardContextual"/>
            </w:rPr>
          </w:pPr>
          <w:hyperlink w:anchor="_Toc168572066" w:history="1">
            <w:r w:rsidRPr="007C2CEE">
              <w:rPr>
                <w:rStyle w:val="Hyperlink"/>
                <w:noProof/>
              </w:rPr>
              <w:t>No Public Access</w:t>
            </w:r>
            <w:r>
              <w:rPr>
                <w:noProof/>
                <w:webHidden/>
              </w:rPr>
              <w:tab/>
            </w:r>
            <w:r>
              <w:rPr>
                <w:noProof/>
                <w:webHidden/>
              </w:rPr>
              <w:fldChar w:fldCharType="begin"/>
            </w:r>
            <w:r>
              <w:rPr>
                <w:noProof/>
                <w:webHidden/>
              </w:rPr>
              <w:instrText xml:space="preserve"> PAGEREF _Toc168572066 \h </w:instrText>
            </w:r>
            <w:r>
              <w:rPr>
                <w:noProof/>
                <w:webHidden/>
              </w:rPr>
            </w:r>
            <w:r>
              <w:rPr>
                <w:noProof/>
                <w:webHidden/>
              </w:rPr>
              <w:fldChar w:fldCharType="separate"/>
            </w:r>
            <w:r>
              <w:rPr>
                <w:noProof/>
                <w:webHidden/>
              </w:rPr>
              <w:t>27</w:t>
            </w:r>
            <w:r>
              <w:rPr>
                <w:noProof/>
                <w:webHidden/>
              </w:rPr>
              <w:fldChar w:fldCharType="end"/>
            </w:r>
          </w:hyperlink>
        </w:p>
        <w:p w14:paraId="19A4F6C4" w14:textId="6242D474" w:rsidR="009272F7" w:rsidRDefault="009272F7">
          <w:pPr>
            <w:pStyle w:val="TOC3"/>
            <w:rPr>
              <w:rFonts w:eastAsiaTheme="minorEastAsia"/>
              <w:noProof/>
              <w:kern w:val="2"/>
              <w:sz w:val="22"/>
              <w:szCs w:val="22"/>
              <w14:ligatures w14:val="standardContextual"/>
            </w:rPr>
          </w:pPr>
          <w:hyperlink w:anchor="_Toc168572067" w:history="1">
            <w:r w:rsidRPr="007C2CEE">
              <w:rPr>
                <w:rStyle w:val="Hyperlink"/>
                <w:noProof/>
              </w:rPr>
              <w:t>Container NAT to the Node Primary IP Address is Disabled</w:t>
            </w:r>
            <w:r>
              <w:rPr>
                <w:noProof/>
                <w:webHidden/>
              </w:rPr>
              <w:tab/>
            </w:r>
            <w:r>
              <w:rPr>
                <w:noProof/>
                <w:webHidden/>
              </w:rPr>
              <w:fldChar w:fldCharType="begin"/>
            </w:r>
            <w:r>
              <w:rPr>
                <w:noProof/>
                <w:webHidden/>
              </w:rPr>
              <w:instrText xml:space="preserve"> PAGEREF _Toc168572067 \h </w:instrText>
            </w:r>
            <w:r>
              <w:rPr>
                <w:noProof/>
                <w:webHidden/>
              </w:rPr>
            </w:r>
            <w:r>
              <w:rPr>
                <w:noProof/>
                <w:webHidden/>
              </w:rPr>
              <w:fldChar w:fldCharType="separate"/>
            </w:r>
            <w:r>
              <w:rPr>
                <w:noProof/>
                <w:webHidden/>
              </w:rPr>
              <w:t>27</w:t>
            </w:r>
            <w:r>
              <w:rPr>
                <w:noProof/>
                <w:webHidden/>
              </w:rPr>
              <w:fldChar w:fldCharType="end"/>
            </w:r>
          </w:hyperlink>
        </w:p>
        <w:p w14:paraId="689B843C" w14:textId="54C62127" w:rsidR="009272F7" w:rsidRDefault="009272F7">
          <w:pPr>
            <w:pStyle w:val="TOC1"/>
            <w:rPr>
              <w:rFonts w:eastAsiaTheme="minorEastAsia"/>
              <w:b w:val="0"/>
              <w:noProof/>
              <w:kern w:val="2"/>
              <w:sz w:val="22"/>
              <w:szCs w:val="22"/>
              <w14:ligatures w14:val="standardContextual"/>
            </w:rPr>
          </w:pPr>
          <w:hyperlink w:anchor="_Toc168572068" w:history="1">
            <w:r w:rsidRPr="007C2CEE">
              <w:rPr>
                <w:rStyle w:val="Hyperlink"/>
                <w:noProof/>
              </w:rPr>
              <w:t>Observability</w:t>
            </w:r>
            <w:r>
              <w:rPr>
                <w:noProof/>
                <w:webHidden/>
              </w:rPr>
              <w:tab/>
            </w:r>
            <w:r>
              <w:rPr>
                <w:noProof/>
                <w:webHidden/>
              </w:rPr>
              <w:fldChar w:fldCharType="begin"/>
            </w:r>
            <w:r>
              <w:rPr>
                <w:noProof/>
                <w:webHidden/>
              </w:rPr>
              <w:instrText xml:space="preserve"> PAGEREF _Toc168572068 \h </w:instrText>
            </w:r>
            <w:r>
              <w:rPr>
                <w:noProof/>
                <w:webHidden/>
              </w:rPr>
            </w:r>
            <w:r>
              <w:rPr>
                <w:noProof/>
                <w:webHidden/>
              </w:rPr>
              <w:fldChar w:fldCharType="separate"/>
            </w:r>
            <w:r>
              <w:rPr>
                <w:noProof/>
                <w:webHidden/>
              </w:rPr>
              <w:t>28</w:t>
            </w:r>
            <w:r>
              <w:rPr>
                <w:noProof/>
                <w:webHidden/>
              </w:rPr>
              <w:fldChar w:fldCharType="end"/>
            </w:r>
          </w:hyperlink>
        </w:p>
        <w:p w14:paraId="312CD321" w14:textId="3FBE6055" w:rsidR="009272F7" w:rsidRDefault="009272F7">
          <w:pPr>
            <w:pStyle w:val="TOC2"/>
            <w:rPr>
              <w:rFonts w:eastAsiaTheme="minorEastAsia"/>
              <w:noProof/>
              <w:kern w:val="2"/>
              <w:sz w:val="22"/>
              <w:szCs w:val="22"/>
              <w14:ligatures w14:val="standardContextual"/>
            </w:rPr>
          </w:pPr>
          <w:hyperlink w:anchor="_Toc168572069" w:history="1">
            <w:r w:rsidRPr="007C2CEE">
              <w:rPr>
                <w:rStyle w:val="Hyperlink"/>
                <w:noProof/>
              </w:rPr>
              <w:t>How Observability Can Be Performed</w:t>
            </w:r>
            <w:r>
              <w:rPr>
                <w:noProof/>
                <w:webHidden/>
              </w:rPr>
              <w:tab/>
            </w:r>
            <w:r>
              <w:rPr>
                <w:noProof/>
                <w:webHidden/>
              </w:rPr>
              <w:fldChar w:fldCharType="begin"/>
            </w:r>
            <w:r>
              <w:rPr>
                <w:noProof/>
                <w:webHidden/>
              </w:rPr>
              <w:instrText xml:space="preserve"> PAGEREF _Toc168572069 \h </w:instrText>
            </w:r>
            <w:r>
              <w:rPr>
                <w:noProof/>
                <w:webHidden/>
              </w:rPr>
            </w:r>
            <w:r>
              <w:rPr>
                <w:noProof/>
                <w:webHidden/>
              </w:rPr>
              <w:fldChar w:fldCharType="separate"/>
            </w:r>
            <w:r>
              <w:rPr>
                <w:noProof/>
                <w:webHidden/>
              </w:rPr>
              <w:t>28</w:t>
            </w:r>
            <w:r>
              <w:rPr>
                <w:noProof/>
                <w:webHidden/>
              </w:rPr>
              <w:fldChar w:fldCharType="end"/>
            </w:r>
          </w:hyperlink>
        </w:p>
        <w:p w14:paraId="1FAC70F5" w14:textId="3DBEFAC0" w:rsidR="009272F7" w:rsidRDefault="009272F7">
          <w:pPr>
            <w:pStyle w:val="TOC2"/>
            <w:rPr>
              <w:rFonts w:eastAsiaTheme="minorEastAsia"/>
              <w:noProof/>
              <w:kern w:val="2"/>
              <w:sz w:val="22"/>
              <w:szCs w:val="22"/>
              <w14:ligatures w14:val="standardContextual"/>
            </w:rPr>
          </w:pPr>
          <w:hyperlink w:anchor="_Toc168572070" w:history="1">
            <w:r w:rsidRPr="007C2CEE">
              <w:rPr>
                <w:rStyle w:val="Hyperlink"/>
                <w:noProof/>
              </w:rPr>
              <w:t>How Observability Tools Work Together</w:t>
            </w:r>
            <w:r>
              <w:rPr>
                <w:noProof/>
                <w:webHidden/>
              </w:rPr>
              <w:tab/>
            </w:r>
            <w:r>
              <w:rPr>
                <w:noProof/>
                <w:webHidden/>
              </w:rPr>
              <w:fldChar w:fldCharType="begin"/>
            </w:r>
            <w:r>
              <w:rPr>
                <w:noProof/>
                <w:webHidden/>
              </w:rPr>
              <w:instrText xml:space="preserve"> PAGEREF _Toc168572070 \h </w:instrText>
            </w:r>
            <w:r>
              <w:rPr>
                <w:noProof/>
                <w:webHidden/>
              </w:rPr>
            </w:r>
            <w:r>
              <w:rPr>
                <w:noProof/>
                <w:webHidden/>
              </w:rPr>
              <w:fldChar w:fldCharType="separate"/>
            </w:r>
            <w:r>
              <w:rPr>
                <w:noProof/>
                <w:webHidden/>
              </w:rPr>
              <w:t>29</w:t>
            </w:r>
            <w:r>
              <w:rPr>
                <w:noProof/>
                <w:webHidden/>
              </w:rPr>
              <w:fldChar w:fldCharType="end"/>
            </w:r>
          </w:hyperlink>
        </w:p>
        <w:p w14:paraId="357623EC" w14:textId="7E70614E" w:rsidR="009272F7" w:rsidRDefault="009272F7">
          <w:pPr>
            <w:pStyle w:val="TOC1"/>
            <w:rPr>
              <w:rFonts w:eastAsiaTheme="minorEastAsia"/>
              <w:b w:val="0"/>
              <w:noProof/>
              <w:kern w:val="2"/>
              <w:sz w:val="22"/>
              <w:szCs w:val="22"/>
              <w14:ligatures w14:val="standardContextual"/>
            </w:rPr>
          </w:pPr>
          <w:hyperlink w:anchor="_Toc168572071" w:history="1">
            <w:r w:rsidRPr="007C2CEE">
              <w:rPr>
                <w:rStyle w:val="Hyperlink"/>
                <w:noProof/>
              </w:rPr>
              <w:t>Product / Component Selection</w:t>
            </w:r>
            <w:r>
              <w:rPr>
                <w:noProof/>
                <w:webHidden/>
              </w:rPr>
              <w:tab/>
            </w:r>
            <w:r>
              <w:rPr>
                <w:noProof/>
                <w:webHidden/>
              </w:rPr>
              <w:fldChar w:fldCharType="begin"/>
            </w:r>
            <w:r>
              <w:rPr>
                <w:noProof/>
                <w:webHidden/>
              </w:rPr>
              <w:instrText xml:space="preserve"> PAGEREF _Toc168572071 \h </w:instrText>
            </w:r>
            <w:r>
              <w:rPr>
                <w:noProof/>
                <w:webHidden/>
              </w:rPr>
            </w:r>
            <w:r>
              <w:rPr>
                <w:noProof/>
                <w:webHidden/>
              </w:rPr>
              <w:fldChar w:fldCharType="separate"/>
            </w:r>
            <w:r>
              <w:rPr>
                <w:noProof/>
                <w:webHidden/>
              </w:rPr>
              <w:t>31</w:t>
            </w:r>
            <w:r>
              <w:rPr>
                <w:noProof/>
                <w:webHidden/>
              </w:rPr>
              <w:fldChar w:fldCharType="end"/>
            </w:r>
          </w:hyperlink>
        </w:p>
        <w:p w14:paraId="104CE210" w14:textId="4EDEA48F" w:rsidR="009272F7" w:rsidRDefault="009272F7">
          <w:pPr>
            <w:pStyle w:val="TOC2"/>
            <w:rPr>
              <w:rFonts w:eastAsiaTheme="minorEastAsia"/>
              <w:noProof/>
              <w:kern w:val="2"/>
              <w:sz w:val="22"/>
              <w:szCs w:val="22"/>
              <w14:ligatures w14:val="standardContextual"/>
            </w:rPr>
          </w:pPr>
          <w:hyperlink w:anchor="_Toc168572072" w:history="1">
            <w:r w:rsidRPr="007C2CEE">
              <w:rPr>
                <w:rStyle w:val="Hyperlink"/>
                <w:noProof/>
              </w:rPr>
              <w:t>Feature Comparison</w:t>
            </w:r>
            <w:r>
              <w:rPr>
                <w:noProof/>
                <w:webHidden/>
              </w:rPr>
              <w:tab/>
            </w:r>
            <w:r>
              <w:rPr>
                <w:noProof/>
                <w:webHidden/>
              </w:rPr>
              <w:fldChar w:fldCharType="begin"/>
            </w:r>
            <w:r>
              <w:rPr>
                <w:noProof/>
                <w:webHidden/>
              </w:rPr>
              <w:instrText xml:space="preserve"> PAGEREF _Toc168572072 \h </w:instrText>
            </w:r>
            <w:r>
              <w:rPr>
                <w:noProof/>
                <w:webHidden/>
              </w:rPr>
            </w:r>
            <w:r>
              <w:rPr>
                <w:noProof/>
                <w:webHidden/>
              </w:rPr>
              <w:fldChar w:fldCharType="separate"/>
            </w:r>
            <w:r>
              <w:rPr>
                <w:noProof/>
                <w:webHidden/>
              </w:rPr>
              <w:t>31</w:t>
            </w:r>
            <w:r>
              <w:rPr>
                <w:noProof/>
                <w:webHidden/>
              </w:rPr>
              <w:fldChar w:fldCharType="end"/>
            </w:r>
          </w:hyperlink>
        </w:p>
        <w:p w14:paraId="708944AB" w14:textId="0360E112" w:rsidR="009272F7" w:rsidRDefault="009272F7">
          <w:pPr>
            <w:pStyle w:val="TOC2"/>
            <w:rPr>
              <w:rFonts w:eastAsiaTheme="minorEastAsia"/>
              <w:noProof/>
              <w:kern w:val="2"/>
              <w:sz w:val="22"/>
              <w:szCs w:val="22"/>
              <w14:ligatures w14:val="standardContextual"/>
            </w:rPr>
          </w:pPr>
          <w:hyperlink w:anchor="_Toc168572073" w:history="1">
            <w:r w:rsidRPr="007C2CEE">
              <w:rPr>
                <w:rStyle w:val="Hyperlink"/>
                <w:noProof/>
              </w:rPr>
              <w:t>Exceptions</w:t>
            </w:r>
            <w:r>
              <w:rPr>
                <w:noProof/>
                <w:webHidden/>
              </w:rPr>
              <w:tab/>
            </w:r>
            <w:r>
              <w:rPr>
                <w:noProof/>
                <w:webHidden/>
              </w:rPr>
              <w:fldChar w:fldCharType="begin"/>
            </w:r>
            <w:r>
              <w:rPr>
                <w:noProof/>
                <w:webHidden/>
              </w:rPr>
              <w:instrText xml:space="preserve"> PAGEREF _Toc168572073 \h </w:instrText>
            </w:r>
            <w:r>
              <w:rPr>
                <w:noProof/>
                <w:webHidden/>
              </w:rPr>
            </w:r>
            <w:r>
              <w:rPr>
                <w:noProof/>
                <w:webHidden/>
              </w:rPr>
              <w:fldChar w:fldCharType="separate"/>
            </w:r>
            <w:r>
              <w:rPr>
                <w:noProof/>
                <w:webHidden/>
              </w:rPr>
              <w:t>31</w:t>
            </w:r>
            <w:r>
              <w:rPr>
                <w:noProof/>
                <w:webHidden/>
              </w:rPr>
              <w:fldChar w:fldCharType="end"/>
            </w:r>
          </w:hyperlink>
        </w:p>
        <w:p w14:paraId="5D1C518D" w14:textId="2A53CCF2" w:rsidR="009272F7" w:rsidRDefault="009272F7">
          <w:pPr>
            <w:pStyle w:val="TOC1"/>
            <w:rPr>
              <w:rFonts w:eastAsiaTheme="minorEastAsia"/>
              <w:b w:val="0"/>
              <w:noProof/>
              <w:kern w:val="2"/>
              <w:sz w:val="22"/>
              <w:szCs w:val="22"/>
              <w14:ligatures w14:val="standardContextual"/>
            </w:rPr>
          </w:pPr>
          <w:hyperlink w:anchor="_Toc168572074" w:history="1">
            <w:r w:rsidRPr="007C2CEE">
              <w:rPr>
                <w:rStyle w:val="Hyperlink"/>
                <w:noProof/>
              </w:rPr>
              <w:t>Usage in Aegon</w:t>
            </w:r>
            <w:r>
              <w:rPr>
                <w:noProof/>
                <w:webHidden/>
              </w:rPr>
              <w:tab/>
            </w:r>
            <w:r>
              <w:rPr>
                <w:noProof/>
                <w:webHidden/>
              </w:rPr>
              <w:fldChar w:fldCharType="begin"/>
            </w:r>
            <w:r>
              <w:rPr>
                <w:noProof/>
                <w:webHidden/>
              </w:rPr>
              <w:instrText xml:space="preserve"> PAGEREF _Toc168572074 \h </w:instrText>
            </w:r>
            <w:r>
              <w:rPr>
                <w:noProof/>
                <w:webHidden/>
              </w:rPr>
            </w:r>
            <w:r>
              <w:rPr>
                <w:noProof/>
                <w:webHidden/>
              </w:rPr>
              <w:fldChar w:fldCharType="separate"/>
            </w:r>
            <w:r>
              <w:rPr>
                <w:noProof/>
                <w:webHidden/>
              </w:rPr>
              <w:t>32</w:t>
            </w:r>
            <w:r>
              <w:rPr>
                <w:noProof/>
                <w:webHidden/>
              </w:rPr>
              <w:fldChar w:fldCharType="end"/>
            </w:r>
          </w:hyperlink>
        </w:p>
        <w:p w14:paraId="22716AC3" w14:textId="173EBB1B" w:rsidR="009272F7" w:rsidRDefault="009272F7">
          <w:pPr>
            <w:pStyle w:val="TOC2"/>
            <w:rPr>
              <w:rFonts w:eastAsiaTheme="minorEastAsia"/>
              <w:noProof/>
              <w:kern w:val="2"/>
              <w:sz w:val="22"/>
              <w:szCs w:val="22"/>
              <w14:ligatures w14:val="standardContextual"/>
            </w:rPr>
          </w:pPr>
          <w:hyperlink w:anchor="_Toc168572075" w:history="1">
            <w:r w:rsidRPr="007C2CEE">
              <w:rPr>
                <w:rStyle w:val="Hyperlink"/>
                <w:noProof/>
              </w:rPr>
              <w:t>Related Component Standards</w:t>
            </w:r>
            <w:r>
              <w:rPr>
                <w:noProof/>
                <w:webHidden/>
              </w:rPr>
              <w:tab/>
            </w:r>
            <w:r>
              <w:rPr>
                <w:noProof/>
                <w:webHidden/>
              </w:rPr>
              <w:fldChar w:fldCharType="begin"/>
            </w:r>
            <w:r>
              <w:rPr>
                <w:noProof/>
                <w:webHidden/>
              </w:rPr>
              <w:instrText xml:space="preserve"> PAGEREF _Toc168572075 \h </w:instrText>
            </w:r>
            <w:r>
              <w:rPr>
                <w:noProof/>
                <w:webHidden/>
              </w:rPr>
            </w:r>
            <w:r>
              <w:rPr>
                <w:noProof/>
                <w:webHidden/>
              </w:rPr>
              <w:fldChar w:fldCharType="separate"/>
            </w:r>
            <w:r>
              <w:rPr>
                <w:noProof/>
                <w:webHidden/>
              </w:rPr>
              <w:t>32</w:t>
            </w:r>
            <w:r>
              <w:rPr>
                <w:noProof/>
                <w:webHidden/>
              </w:rPr>
              <w:fldChar w:fldCharType="end"/>
            </w:r>
          </w:hyperlink>
        </w:p>
        <w:p w14:paraId="74197AD3" w14:textId="7F07BE9F" w:rsidR="009272F7" w:rsidRDefault="009272F7">
          <w:pPr>
            <w:pStyle w:val="TOC2"/>
            <w:rPr>
              <w:rFonts w:eastAsiaTheme="minorEastAsia"/>
              <w:noProof/>
              <w:kern w:val="2"/>
              <w:sz w:val="22"/>
              <w:szCs w:val="22"/>
              <w14:ligatures w14:val="standardContextual"/>
            </w:rPr>
          </w:pPr>
          <w:hyperlink w:anchor="_Toc168572076" w:history="1">
            <w:r w:rsidRPr="007C2CEE">
              <w:rPr>
                <w:rStyle w:val="Hyperlink"/>
                <w:noProof/>
              </w:rPr>
              <w:t>Architectural Patterns</w:t>
            </w:r>
            <w:r>
              <w:rPr>
                <w:noProof/>
                <w:webHidden/>
              </w:rPr>
              <w:tab/>
            </w:r>
            <w:r>
              <w:rPr>
                <w:noProof/>
                <w:webHidden/>
              </w:rPr>
              <w:fldChar w:fldCharType="begin"/>
            </w:r>
            <w:r>
              <w:rPr>
                <w:noProof/>
                <w:webHidden/>
              </w:rPr>
              <w:instrText xml:space="preserve"> PAGEREF _Toc168572076 \h </w:instrText>
            </w:r>
            <w:r>
              <w:rPr>
                <w:noProof/>
                <w:webHidden/>
              </w:rPr>
            </w:r>
            <w:r>
              <w:rPr>
                <w:noProof/>
                <w:webHidden/>
              </w:rPr>
              <w:fldChar w:fldCharType="separate"/>
            </w:r>
            <w:r>
              <w:rPr>
                <w:noProof/>
                <w:webHidden/>
              </w:rPr>
              <w:t>32</w:t>
            </w:r>
            <w:r>
              <w:rPr>
                <w:noProof/>
                <w:webHidden/>
              </w:rPr>
              <w:fldChar w:fldCharType="end"/>
            </w:r>
          </w:hyperlink>
        </w:p>
        <w:p w14:paraId="1089F581" w14:textId="153AC0C0" w:rsidR="009272F7" w:rsidRDefault="009272F7">
          <w:pPr>
            <w:pStyle w:val="TOC2"/>
            <w:rPr>
              <w:rFonts w:eastAsiaTheme="minorEastAsia"/>
              <w:noProof/>
              <w:kern w:val="2"/>
              <w:sz w:val="22"/>
              <w:szCs w:val="22"/>
              <w14:ligatures w14:val="standardContextual"/>
            </w:rPr>
          </w:pPr>
          <w:hyperlink w:anchor="_Toc168572077" w:history="1">
            <w:r w:rsidRPr="007C2CEE">
              <w:rPr>
                <w:rStyle w:val="Hyperlink"/>
                <w:noProof/>
              </w:rPr>
              <w:t>Reference Architecture</w:t>
            </w:r>
            <w:r>
              <w:rPr>
                <w:noProof/>
                <w:webHidden/>
              </w:rPr>
              <w:tab/>
            </w:r>
            <w:r>
              <w:rPr>
                <w:noProof/>
                <w:webHidden/>
              </w:rPr>
              <w:fldChar w:fldCharType="begin"/>
            </w:r>
            <w:r>
              <w:rPr>
                <w:noProof/>
                <w:webHidden/>
              </w:rPr>
              <w:instrText xml:space="preserve"> PAGEREF _Toc168572077 \h </w:instrText>
            </w:r>
            <w:r>
              <w:rPr>
                <w:noProof/>
                <w:webHidden/>
              </w:rPr>
            </w:r>
            <w:r>
              <w:rPr>
                <w:noProof/>
                <w:webHidden/>
              </w:rPr>
              <w:fldChar w:fldCharType="separate"/>
            </w:r>
            <w:r>
              <w:rPr>
                <w:noProof/>
                <w:webHidden/>
              </w:rPr>
              <w:t>32</w:t>
            </w:r>
            <w:r>
              <w:rPr>
                <w:noProof/>
                <w:webHidden/>
              </w:rPr>
              <w:fldChar w:fldCharType="end"/>
            </w:r>
          </w:hyperlink>
        </w:p>
        <w:p w14:paraId="179C0B4A" w14:textId="2344D6B3" w:rsidR="009272F7" w:rsidRDefault="009272F7">
          <w:pPr>
            <w:pStyle w:val="TOC2"/>
            <w:rPr>
              <w:rFonts w:eastAsiaTheme="minorEastAsia"/>
              <w:noProof/>
              <w:kern w:val="2"/>
              <w:sz w:val="22"/>
              <w:szCs w:val="22"/>
              <w14:ligatures w14:val="standardContextual"/>
            </w:rPr>
          </w:pPr>
          <w:hyperlink w:anchor="_Toc168572078" w:history="1">
            <w:r w:rsidRPr="007C2CEE">
              <w:rPr>
                <w:rStyle w:val="Hyperlink"/>
                <w:noProof/>
              </w:rPr>
              <w:t>Solution Architectures</w:t>
            </w:r>
            <w:r>
              <w:rPr>
                <w:noProof/>
                <w:webHidden/>
              </w:rPr>
              <w:tab/>
            </w:r>
            <w:r>
              <w:rPr>
                <w:noProof/>
                <w:webHidden/>
              </w:rPr>
              <w:fldChar w:fldCharType="begin"/>
            </w:r>
            <w:r>
              <w:rPr>
                <w:noProof/>
                <w:webHidden/>
              </w:rPr>
              <w:instrText xml:space="preserve"> PAGEREF _Toc168572078 \h </w:instrText>
            </w:r>
            <w:r>
              <w:rPr>
                <w:noProof/>
                <w:webHidden/>
              </w:rPr>
            </w:r>
            <w:r>
              <w:rPr>
                <w:noProof/>
                <w:webHidden/>
              </w:rPr>
              <w:fldChar w:fldCharType="separate"/>
            </w:r>
            <w:r>
              <w:rPr>
                <w:noProof/>
                <w:webHidden/>
              </w:rPr>
              <w:t>32</w:t>
            </w:r>
            <w:r>
              <w:rPr>
                <w:noProof/>
                <w:webHidden/>
              </w:rPr>
              <w:fldChar w:fldCharType="end"/>
            </w:r>
          </w:hyperlink>
        </w:p>
        <w:p w14:paraId="3DFD8BAA" w14:textId="5869DCEA" w:rsidR="00DE31AF" w:rsidRDefault="00DE31AF">
          <w:r>
            <w:rPr>
              <w:b/>
              <w:bCs/>
              <w:noProof/>
            </w:rPr>
            <w:fldChar w:fldCharType="end"/>
          </w:r>
        </w:p>
      </w:sdtContent>
    </w:sdt>
    <w:p w14:paraId="219FF1AF" w14:textId="77777777" w:rsidR="00664D64" w:rsidRDefault="00664D64" w:rsidP="00CE354D"/>
    <w:p w14:paraId="66F0FCE5" w14:textId="77777777" w:rsidR="00567074" w:rsidRDefault="00567074" w:rsidP="000E414E">
      <w:pPr>
        <w:pStyle w:val="Heading1"/>
      </w:pPr>
      <w:bookmarkStart w:id="54" w:name="_Toc166063847"/>
      <w:bookmarkStart w:id="55" w:name="_Toc168572031"/>
      <w:r>
        <w:lastRenderedPageBreak/>
        <w:t>Overview</w:t>
      </w:r>
      <w:bookmarkEnd w:id="54"/>
      <w:bookmarkEnd w:id="55"/>
    </w:p>
    <w:p w14:paraId="3F21C511" w14:textId="29E5F1AE" w:rsidR="00567074" w:rsidRDefault="000A5B11" w:rsidP="00F83ABC">
      <w:pPr>
        <w:rPr>
          <w:rStyle w:val="Emphasis"/>
          <w:i w:val="0"/>
          <w:iCs w:val="0"/>
        </w:rPr>
      </w:pPr>
      <w:r>
        <w:rPr>
          <w:rStyle w:val="Emphasis"/>
          <w:i w:val="0"/>
          <w:iCs w:val="0"/>
        </w:rPr>
        <w:t>This stand</w:t>
      </w:r>
      <w:r w:rsidR="00D2149A">
        <w:rPr>
          <w:rStyle w:val="Emphasis"/>
          <w:i w:val="0"/>
          <w:iCs w:val="0"/>
        </w:rPr>
        <w:t>ard</w:t>
      </w:r>
      <w:r>
        <w:rPr>
          <w:rStyle w:val="Emphasis"/>
          <w:i w:val="0"/>
          <w:iCs w:val="0"/>
        </w:rPr>
        <w:t xml:space="preserve"> will</w:t>
      </w:r>
      <w:r w:rsidR="00D2149A">
        <w:rPr>
          <w:rStyle w:val="Emphasis"/>
          <w:i w:val="0"/>
          <w:iCs w:val="0"/>
        </w:rPr>
        <w:t xml:space="preserve"> </w:t>
      </w:r>
      <w:r w:rsidR="00E75889">
        <w:rPr>
          <w:rStyle w:val="Emphasis"/>
          <w:i w:val="0"/>
          <w:iCs w:val="0"/>
        </w:rPr>
        <w:t>define</w:t>
      </w:r>
      <w:r>
        <w:rPr>
          <w:rStyle w:val="Emphasis"/>
          <w:i w:val="0"/>
          <w:iCs w:val="0"/>
        </w:rPr>
        <w:t xml:space="preserve"> the multiple implementation patterns for AWS EKS</w:t>
      </w:r>
      <w:r w:rsidR="004C785C">
        <w:rPr>
          <w:rStyle w:val="Emphasis"/>
          <w:i w:val="0"/>
          <w:iCs w:val="0"/>
        </w:rPr>
        <w:t xml:space="preserve"> (Elastic Kubernetes Service)</w:t>
      </w:r>
      <w:r>
        <w:rPr>
          <w:rStyle w:val="Emphasis"/>
          <w:i w:val="0"/>
          <w:iCs w:val="0"/>
        </w:rPr>
        <w:t xml:space="preserve">.  </w:t>
      </w:r>
      <w:r w:rsidR="004963B3">
        <w:rPr>
          <w:rStyle w:val="Emphasis"/>
          <w:i w:val="0"/>
          <w:iCs w:val="0"/>
        </w:rPr>
        <w:t xml:space="preserve">EKS is a container service in AWS where multiple containers can run on </w:t>
      </w:r>
      <w:r w:rsidR="00C03ECF">
        <w:rPr>
          <w:rStyle w:val="Emphasis"/>
          <w:i w:val="0"/>
          <w:iCs w:val="0"/>
        </w:rPr>
        <w:t xml:space="preserve">EC2 servers.  </w:t>
      </w:r>
      <w:r>
        <w:rPr>
          <w:rStyle w:val="Emphasis"/>
          <w:i w:val="0"/>
          <w:iCs w:val="0"/>
        </w:rPr>
        <w:t xml:space="preserve">Each </w:t>
      </w:r>
      <w:r w:rsidR="00C03ECF">
        <w:rPr>
          <w:rStyle w:val="Emphasis"/>
          <w:i w:val="0"/>
          <w:iCs w:val="0"/>
        </w:rPr>
        <w:t xml:space="preserve">implementation </w:t>
      </w:r>
      <w:r w:rsidR="003B1CF4">
        <w:rPr>
          <w:rStyle w:val="Emphasis"/>
          <w:i w:val="0"/>
          <w:iCs w:val="0"/>
        </w:rPr>
        <w:t>model</w:t>
      </w:r>
      <w:r>
        <w:rPr>
          <w:rStyle w:val="Emphasis"/>
          <w:i w:val="0"/>
          <w:iCs w:val="0"/>
        </w:rPr>
        <w:t xml:space="preserve"> will </w:t>
      </w:r>
      <w:r w:rsidR="006631D1">
        <w:rPr>
          <w:rStyle w:val="Emphasis"/>
          <w:i w:val="0"/>
          <w:iCs w:val="0"/>
        </w:rPr>
        <w:t>have security controls documented to properly secure the environment</w:t>
      </w:r>
      <w:r w:rsidR="00B2737B">
        <w:rPr>
          <w:rStyle w:val="Emphasis"/>
          <w:i w:val="0"/>
          <w:iCs w:val="0"/>
        </w:rPr>
        <w:t>.</w:t>
      </w:r>
      <w:r w:rsidR="00482EC2">
        <w:rPr>
          <w:rStyle w:val="Emphasis"/>
          <w:i w:val="0"/>
          <w:iCs w:val="0"/>
        </w:rPr>
        <w:t xml:space="preserve">  This component standard </w:t>
      </w:r>
      <w:r w:rsidR="00F34C41">
        <w:rPr>
          <w:rStyle w:val="Emphasis"/>
          <w:i w:val="0"/>
          <w:iCs w:val="0"/>
        </w:rPr>
        <w:t xml:space="preserve">is a building block for solution architectures requiring </w:t>
      </w:r>
      <w:r w:rsidR="003B05D3">
        <w:rPr>
          <w:rStyle w:val="Emphasis"/>
          <w:i w:val="0"/>
          <w:iCs w:val="0"/>
        </w:rPr>
        <w:t xml:space="preserve">Kubernetes on </w:t>
      </w:r>
      <w:r w:rsidR="00F34C41">
        <w:rPr>
          <w:rStyle w:val="Emphasis"/>
          <w:i w:val="0"/>
          <w:iCs w:val="0"/>
        </w:rPr>
        <w:t>AWS.</w:t>
      </w:r>
    </w:p>
    <w:p w14:paraId="297CE219" w14:textId="77777777" w:rsidR="001E54D5" w:rsidRDefault="001E54D5" w:rsidP="00F83ABC">
      <w:pPr>
        <w:rPr>
          <w:rStyle w:val="Emphasis"/>
          <w:i w:val="0"/>
          <w:iCs w:val="0"/>
        </w:rPr>
      </w:pPr>
    </w:p>
    <w:p w14:paraId="2A4A0853" w14:textId="6CCA17CC" w:rsidR="001E54D5" w:rsidRDefault="001E54D5" w:rsidP="00F83ABC">
      <w:pPr>
        <w:rPr>
          <w:rStyle w:val="Emphasis"/>
          <w:i w:val="0"/>
          <w:iCs w:val="0"/>
        </w:rPr>
      </w:pPr>
      <w:r w:rsidRPr="001E54D5">
        <w:rPr>
          <w:rStyle w:val="Emphasis"/>
          <w:i w:val="0"/>
          <w:iCs w:val="0"/>
        </w:rPr>
        <w:t>AWS EKS (Elastic Kubernetes Service) is a managed service provided by Amazon Web Services (AWS) that simplifies the deployment, management, and scaling of containerized applications using Kubernetes. It allows users to run Kubernetes on AWS without the need to install, operate, and maintain the Kubernetes control plane</w:t>
      </w:r>
      <w:r w:rsidR="008B3B7D">
        <w:rPr>
          <w:rStyle w:val="Emphasis"/>
          <w:i w:val="0"/>
          <w:iCs w:val="0"/>
        </w:rPr>
        <w:t>.</w:t>
      </w:r>
      <w:r w:rsidR="00095D05">
        <w:rPr>
          <w:rStyle w:val="Emphasis"/>
          <w:i w:val="0"/>
          <w:iCs w:val="0"/>
        </w:rPr>
        <w:t xml:space="preserve">  This standard is specific to AWS EKS</w:t>
      </w:r>
      <w:r w:rsidR="00E62B46">
        <w:rPr>
          <w:rStyle w:val="Emphasis"/>
          <w:i w:val="0"/>
          <w:iCs w:val="0"/>
        </w:rPr>
        <w:t xml:space="preserve"> but much of it </w:t>
      </w:r>
      <w:r w:rsidR="5C330522" w:rsidRPr="5655C0E2">
        <w:rPr>
          <w:rStyle w:val="Emphasis"/>
          <w:i w:val="0"/>
          <w:iCs w:val="0"/>
        </w:rPr>
        <w:t>may</w:t>
      </w:r>
      <w:r w:rsidR="00E62B46">
        <w:rPr>
          <w:rStyle w:val="Emphasis"/>
          <w:i w:val="0"/>
          <w:iCs w:val="0"/>
        </w:rPr>
        <w:t xml:space="preserve"> apply to other Kubernetes management platforms.</w:t>
      </w:r>
    </w:p>
    <w:p w14:paraId="2B316CD8" w14:textId="77777777" w:rsidR="001E54D5" w:rsidRDefault="001E54D5" w:rsidP="00F83ABC">
      <w:pPr>
        <w:rPr>
          <w:rStyle w:val="Emphasis"/>
          <w:i w:val="0"/>
          <w:iCs w:val="0"/>
        </w:rPr>
      </w:pPr>
    </w:p>
    <w:p w14:paraId="592417CA" w14:textId="721F05E1" w:rsidR="0050264E" w:rsidRDefault="0050264E" w:rsidP="00F83ABC">
      <w:pPr>
        <w:rPr>
          <w:rStyle w:val="Emphasis"/>
          <w:i w:val="0"/>
          <w:iCs w:val="0"/>
        </w:rPr>
      </w:pPr>
      <w:r w:rsidRPr="0050264E">
        <w:rPr>
          <w:rStyle w:val="Emphasis"/>
          <w:i w:val="0"/>
          <w:iCs w:val="0"/>
        </w:rPr>
        <w:t>AWS EKS can be defined as a cloud-based container orchestration service that provides a highly available, scalable, and secure platform for running containerized applications. It abstracts the underlying infrastructure and automates many tasks related to managing Kubernetes clusters, such as provisioning, scaling, and monitoring. With AWS EKS, developers can focus on building and deploying applications, while AWS takes care of the underlying Kubernetes infrastructure.</w:t>
      </w:r>
    </w:p>
    <w:p w14:paraId="1C6CFA3B" w14:textId="77777777" w:rsidR="003B1CF4" w:rsidRDefault="003B1CF4" w:rsidP="00F83ABC">
      <w:pPr>
        <w:rPr>
          <w:rStyle w:val="Emphasis"/>
          <w:i w:val="0"/>
          <w:iCs w:val="0"/>
        </w:rPr>
      </w:pPr>
    </w:p>
    <w:p w14:paraId="7036CD19" w14:textId="700AB0B1" w:rsidR="003B1CF4" w:rsidRDefault="00384701" w:rsidP="00F83ABC">
      <w:pPr>
        <w:rPr>
          <w:rStyle w:val="Emphasis"/>
          <w:i w:val="0"/>
          <w:iCs w:val="0"/>
        </w:rPr>
      </w:pPr>
      <w:r>
        <w:rPr>
          <w:rStyle w:val="Emphasis"/>
          <w:i w:val="0"/>
          <w:iCs w:val="0"/>
        </w:rPr>
        <w:t xml:space="preserve">The implementation of EKS can be accomplished using multiple potential models.  Each model has a varying degree of </w:t>
      </w:r>
      <w:r w:rsidR="005630FE">
        <w:rPr>
          <w:rStyle w:val="Emphasis"/>
          <w:i w:val="0"/>
          <w:iCs w:val="0"/>
        </w:rPr>
        <w:t>security</w:t>
      </w:r>
      <w:r>
        <w:rPr>
          <w:rStyle w:val="Emphasis"/>
          <w:i w:val="0"/>
          <w:iCs w:val="0"/>
        </w:rPr>
        <w:t xml:space="preserve"> and operational overhead. </w:t>
      </w:r>
      <w:r w:rsidR="003B1CF4">
        <w:rPr>
          <w:rStyle w:val="Emphasis"/>
          <w:i w:val="0"/>
          <w:iCs w:val="0"/>
        </w:rPr>
        <w:t>This standard will discuss the following implementation models</w:t>
      </w:r>
      <w:r w:rsidR="00A41166">
        <w:rPr>
          <w:rStyle w:val="Emphasis"/>
          <w:i w:val="0"/>
          <w:iCs w:val="0"/>
        </w:rPr>
        <w:t xml:space="preserve">; </w:t>
      </w:r>
      <w:r w:rsidR="00294C31">
        <w:rPr>
          <w:rStyle w:val="Emphasis"/>
          <w:i w:val="0"/>
          <w:iCs w:val="0"/>
        </w:rPr>
        <w:t>order</w:t>
      </w:r>
      <w:r w:rsidR="002407DB">
        <w:rPr>
          <w:rStyle w:val="Emphasis"/>
          <w:i w:val="0"/>
          <w:iCs w:val="0"/>
        </w:rPr>
        <w:t>ed</w:t>
      </w:r>
      <w:r w:rsidR="00A41166">
        <w:rPr>
          <w:rStyle w:val="Emphasis"/>
          <w:i w:val="0"/>
          <w:iCs w:val="0"/>
        </w:rPr>
        <w:t xml:space="preserve"> from most to least secure.</w:t>
      </w:r>
      <w:r w:rsidR="00154BB7">
        <w:rPr>
          <w:rStyle w:val="Emphasis"/>
          <w:i w:val="0"/>
          <w:iCs w:val="0"/>
        </w:rPr>
        <w:t xml:space="preserve"> </w:t>
      </w:r>
    </w:p>
    <w:p w14:paraId="6534335C" w14:textId="640FF334" w:rsidR="003B1CF4" w:rsidRDefault="009E49AE" w:rsidP="00CE77F3">
      <w:pPr>
        <w:pStyle w:val="ListParagraph"/>
        <w:numPr>
          <w:ilvl w:val="0"/>
          <w:numId w:val="19"/>
        </w:numPr>
        <w:rPr>
          <w:rStyle w:val="Emphasis"/>
          <w:i w:val="0"/>
          <w:iCs w:val="0"/>
        </w:rPr>
      </w:pPr>
      <w:r>
        <w:rPr>
          <w:rStyle w:val="Emphasis"/>
          <w:i w:val="0"/>
          <w:iCs w:val="0"/>
        </w:rPr>
        <w:fldChar w:fldCharType="begin"/>
      </w:r>
      <w:r>
        <w:rPr>
          <w:rStyle w:val="Emphasis"/>
          <w:i w:val="0"/>
          <w:iCs w:val="0"/>
        </w:rPr>
        <w:instrText xml:space="preserve"> REF _Ref165903856 \h </w:instrText>
      </w:r>
      <w:r>
        <w:rPr>
          <w:rStyle w:val="Emphasis"/>
          <w:i w:val="0"/>
          <w:iCs w:val="0"/>
        </w:rPr>
      </w:r>
      <w:r>
        <w:rPr>
          <w:rStyle w:val="Emphasis"/>
          <w:i w:val="0"/>
          <w:iCs w:val="0"/>
        </w:rPr>
        <w:fldChar w:fldCharType="separate"/>
      </w:r>
      <w:r w:rsidRPr="00C37C29">
        <w:rPr>
          <w:rStyle w:val="Emphasis"/>
          <w:i w:val="0"/>
          <w:iCs w:val="0"/>
        </w:rPr>
        <w:t>Non-Routable Nodes and Containers Isolated to the VPC</w:t>
      </w:r>
      <w:r>
        <w:rPr>
          <w:rStyle w:val="Emphasis"/>
          <w:i w:val="0"/>
          <w:iCs w:val="0"/>
        </w:rPr>
        <w:fldChar w:fldCharType="end"/>
      </w:r>
    </w:p>
    <w:p w14:paraId="535E6B8E" w14:textId="48DCA5BF" w:rsidR="00743102" w:rsidRDefault="009E49AE" w:rsidP="00CE77F3">
      <w:pPr>
        <w:pStyle w:val="ListParagraph"/>
        <w:numPr>
          <w:ilvl w:val="0"/>
          <w:numId w:val="19"/>
        </w:numPr>
        <w:rPr>
          <w:rStyle w:val="Emphasis"/>
          <w:i w:val="0"/>
          <w:iCs w:val="0"/>
        </w:rPr>
      </w:pPr>
      <w:r>
        <w:rPr>
          <w:rStyle w:val="Emphasis"/>
          <w:i w:val="0"/>
          <w:iCs w:val="0"/>
        </w:rPr>
        <w:fldChar w:fldCharType="begin"/>
      </w:r>
      <w:r>
        <w:rPr>
          <w:rStyle w:val="Emphasis"/>
          <w:i w:val="0"/>
          <w:iCs w:val="0"/>
        </w:rPr>
        <w:instrText xml:space="preserve"> REF _Ref165903864 \h </w:instrText>
      </w:r>
      <w:r>
        <w:rPr>
          <w:rStyle w:val="Emphasis"/>
          <w:i w:val="0"/>
          <w:iCs w:val="0"/>
        </w:rPr>
      </w:r>
      <w:r>
        <w:rPr>
          <w:rStyle w:val="Emphasis"/>
          <w:i w:val="0"/>
          <w:iCs w:val="0"/>
        </w:rPr>
        <w:fldChar w:fldCharType="separate"/>
      </w:r>
      <w:r w:rsidRPr="00154BB7">
        <w:rPr>
          <w:rStyle w:val="Emphasis"/>
          <w:i w:val="0"/>
          <w:iCs w:val="0"/>
        </w:rPr>
        <w:t>Non-Routable Nodes and Containers with controlled access outside the VPC</w:t>
      </w:r>
      <w:r>
        <w:rPr>
          <w:rStyle w:val="Emphasis"/>
          <w:i w:val="0"/>
          <w:iCs w:val="0"/>
        </w:rPr>
        <w:fldChar w:fldCharType="end"/>
      </w:r>
    </w:p>
    <w:p w14:paraId="693C19DC" w14:textId="3A3D260F" w:rsidR="00F05EDE" w:rsidRDefault="009E49AE" w:rsidP="00CE77F3">
      <w:pPr>
        <w:pStyle w:val="ListParagraph"/>
        <w:numPr>
          <w:ilvl w:val="0"/>
          <w:numId w:val="19"/>
        </w:numPr>
        <w:rPr>
          <w:rStyle w:val="Emphasis"/>
          <w:i w:val="0"/>
          <w:iCs w:val="0"/>
        </w:rPr>
      </w:pPr>
      <w:r>
        <w:rPr>
          <w:rStyle w:val="Emphasis"/>
          <w:i w:val="0"/>
          <w:iCs w:val="0"/>
        </w:rPr>
        <w:fldChar w:fldCharType="begin"/>
      </w:r>
      <w:r>
        <w:rPr>
          <w:rStyle w:val="Emphasis"/>
          <w:i w:val="0"/>
          <w:iCs w:val="0"/>
        </w:rPr>
        <w:instrText xml:space="preserve"> REF _Ref165903900 \h </w:instrText>
      </w:r>
      <w:r>
        <w:rPr>
          <w:rStyle w:val="Emphasis"/>
          <w:i w:val="0"/>
          <w:iCs w:val="0"/>
        </w:rPr>
      </w:r>
      <w:r>
        <w:rPr>
          <w:rStyle w:val="Emphasis"/>
          <w:i w:val="0"/>
          <w:iCs w:val="0"/>
        </w:rPr>
        <w:fldChar w:fldCharType="separate"/>
      </w:r>
      <w:r w:rsidRPr="00154BB7">
        <w:rPr>
          <w:rStyle w:val="Emphasis"/>
          <w:i w:val="0"/>
          <w:iCs w:val="0"/>
        </w:rPr>
        <w:t>Routable Nodes with non-routable containers</w:t>
      </w:r>
      <w:r>
        <w:rPr>
          <w:rStyle w:val="Emphasis"/>
          <w:i w:val="0"/>
          <w:iCs w:val="0"/>
        </w:rPr>
        <w:fldChar w:fldCharType="end"/>
      </w:r>
    </w:p>
    <w:p w14:paraId="24B0E5A8" w14:textId="27FA0FB4" w:rsidR="00891D69" w:rsidRPr="003B1CF4" w:rsidRDefault="009E49AE" w:rsidP="00CE77F3">
      <w:pPr>
        <w:pStyle w:val="ListParagraph"/>
        <w:numPr>
          <w:ilvl w:val="0"/>
          <w:numId w:val="19"/>
        </w:numPr>
        <w:rPr>
          <w:rStyle w:val="Emphasis"/>
          <w:i w:val="0"/>
          <w:iCs w:val="0"/>
        </w:rPr>
      </w:pPr>
      <w:r>
        <w:rPr>
          <w:rStyle w:val="Emphasis"/>
          <w:i w:val="0"/>
          <w:iCs w:val="0"/>
        </w:rPr>
        <w:fldChar w:fldCharType="begin"/>
      </w:r>
      <w:r>
        <w:rPr>
          <w:rStyle w:val="Emphasis"/>
          <w:i w:val="0"/>
          <w:iCs w:val="0"/>
        </w:rPr>
        <w:instrText xml:space="preserve"> REF _Ref165903885 \h </w:instrText>
      </w:r>
      <w:r>
        <w:rPr>
          <w:rStyle w:val="Emphasis"/>
          <w:i w:val="0"/>
          <w:iCs w:val="0"/>
        </w:rPr>
      </w:r>
      <w:r>
        <w:rPr>
          <w:rStyle w:val="Emphasis"/>
          <w:i w:val="0"/>
          <w:iCs w:val="0"/>
        </w:rPr>
        <w:fldChar w:fldCharType="separate"/>
      </w:r>
      <w:r w:rsidRPr="00154BB7">
        <w:rPr>
          <w:rStyle w:val="Emphasis"/>
          <w:i w:val="0"/>
          <w:iCs w:val="0"/>
        </w:rPr>
        <w:t>Routable Nodes and Containers</w:t>
      </w:r>
      <w:r>
        <w:rPr>
          <w:rStyle w:val="Emphasis"/>
          <w:i w:val="0"/>
          <w:iCs w:val="0"/>
        </w:rPr>
        <w:fldChar w:fldCharType="end"/>
      </w:r>
    </w:p>
    <w:p w14:paraId="75098979" w14:textId="77777777" w:rsidR="00C42289" w:rsidRDefault="00C42289" w:rsidP="002C394D">
      <w:pPr>
        <w:rPr>
          <w:rStyle w:val="Emphasis"/>
          <w:i w:val="0"/>
          <w:iCs w:val="0"/>
        </w:rPr>
      </w:pPr>
    </w:p>
    <w:p w14:paraId="4A108A09" w14:textId="5CD0562A" w:rsidR="002C394D" w:rsidRPr="002C394D" w:rsidRDefault="002C394D" w:rsidP="002C394D">
      <w:pPr>
        <w:rPr>
          <w:rStyle w:val="Emphasis"/>
          <w:i w:val="0"/>
          <w:iCs w:val="0"/>
        </w:rPr>
      </w:pPr>
      <w:r w:rsidRPr="002C394D">
        <w:rPr>
          <w:rStyle w:val="Emphasis"/>
          <w:i w:val="0"/>
          <w:iCs w:val="0"/>
        </w:rPr>
        <w:t>The security model for EKS varies slightly depending on the implementation mode</w:t>
      </w:r>
      <w:r w:rsidR="00F35E6A">
        <w:rPr>
          <w:rStyle w:val="Emphasis"/>
          <w:i w:val="0"/>
          <w:iCs w:val="0"/>
        </w:rPr>
        <w:t>l</w:t>
      </w:r>
      <w:r w:rsidRPr="002C394D">
        <w:rPr>
          <w:rStyle w:val="Emphasis"/>
          <w:i w:val="0"/>
          <w:iCs w:val="0"/>
        </w:rPr>
        <w:t xml:space="preserve"> chosen.  </w:t>
      </w:r>
      <w:r w:rsidR="001E5C71">
        <w:rPr>
          <w:rStyle w:val="Emphasis"/>
          <w:i w:val="0"/>
          <w:iCs w:val="0"/>
        </w:rPr>
        <w:t xml:space="preserve">Other than isolation of the resources, there are only two primary ways to </w:t>
      </w:r>
      <w:r w:rsidR="00C42289">
        <w:rPr>
          <w:rStyle w:val="Emphasis"/>
          <w:i w:val="0"/>
          <w:iCs w:val="0"/>
        </w:rPr>
        <w:t>secure the flow of traffic; Security Groups and EKS Network Policies.</w:t>
      </w:r>
    </w:p>
    <w:p w14:paraId="51F04ADC" w14:textId="77777777" w:rsidR="00F83ABC" w:rsidRPr="00F83ABC" w:rsidRDefault="00F83ABC" w:rsidP="00F83ABC">
      <w:pPr>
        <w:rPr>
          <w:rFonts w:eastAsiaTheme="minorEastAsia"/>
          <w:i/>
          <w:iCs/>
        </w:rPr>
      </w:pPr>
    </w:p>
    <w:p w14:paraId="0D91F5BF" w14:textId="43654313" w:rsidR="00567074" w:rsidRDefault="00302D9D" w:rsidP="000E414E">
      <w:pPr>
        <w:pStyle w:val="Heading2"/>
      </w:pPr>
      <w:bookmarkStart w:id="56" w:name="_Toc166063848"/>
      <w:bookmarkStart w:id="57" w:name="_Toc168572032"/>
      <w:r>
        <w:t>Driver</w:t>
      </w:r>
      <w:r w:rsidR="00686394">
        <w:t>s</w:t>
      </w:r>
      <w:r w:rsidR="00B90138">
        <w:t xml:space="preserve"> and </w:t>
      </w:r>
      <w:r w:rsidR="00686394">
        <w:t>Motivations</w:t>
      </w:r>
      <w:bookmarkEnd w:id="56"/>
      <w:bookmarkEnd w:id="57"/>
    </w:p>
    <w:p w14:paraId="19DC3C9D" w14:textId="714C3E11" w:rsidR="00280C51" w:rsidRDefault="00D211A0" w:rsidP="05659C2F">
      <w:pPr>
        <w:rPr>
          <w:rStyle w:val="Emphasis"/>
          <w:i w:val="0"/>
          <w:iCs w:val="0"/>
        </w:rPr>
      </w:pPr>
      <w:r w:rsidRPr="05659C2F">
        <w:rPr>
          <w:rStyle w:val="Emphasis"/>
          <w:i w:val="0"/>
          <w:iCs w:val="0"/>
        </w:rPr>
        <w:t xml:space="preserve">EKS is </w:t>
      </w:r>
      <w:commentRangeStart w:id="58"/>
      <w:commentRangeStart w:id="59"/>
      <w:r w:rsidR="1880B721" w:rsidRPr="05659C2F">
        <w:rPr>
          <w:rStyle w:val="Emphasis"/>
          <w:i w:val="0"/>
          <w:iCs w:val="0"/>
        </w:rPr>
        <w:t>a</w:t>
      </w:r>
      <w:r w:rsidRPr="05659C2F">
        <w:rPr>
          <w:rStyle w:val="Emphasis"/>
          <w:i w:val="0"/>
          <w:iCs w:val="0"/>
        </w:rPr>
        <w:t xml:space="preserve"> </w:t>
      </w:r>
      <w:r w:rsidR="003B2123" w:rsidRPr="05659C2F">
        <w:rPr>
          <w:rStyle w:val="Emphasis"/>
          <w:i w:val="0"/>
          <w:iCs w:val="0"/>
        </w:rPr>
        <w:t xml:space="preserve">very desirable </w:t>
      </w:r>
      <w:r w:rsidR="003C2D34" w:rsidRPr="05659C2F">
        <w:rPr>
          <w:rStyle w:val="Emphasis"/>
          <w:i w:val="0"/>
          <w:iCs w:val="0"/>
        </w:rPr>
        <w:t>co</w:t>
      </w:r>
      <w:commentRangeEnd w:id="58"/>
      <w:r w:rsidR="000C01BA">
        <w:rPr>
          <w:rStyle w:val="CommentReference"/>
        </w:rPr>
        <w:commentReference w:id="58"/>
      </w:r>
      <w:commentRangeEnd w:id="59"/>
      <w:r>
        <w:rPr>
          <w:rStyle w:val="CommentReference"/>
        </w:rPr>
        <w:commentReference w:id="59"/>
      </w:r>
      <w:r w:rsidR="003C2D34" w:rsidRPr="05659C2F">
        <w:rPr>
          <w:rStyle w:val="Emphasis"/>
          <w:i w:val="0"/>
          <w:iCs w:val="0"/>
        </w:rPr>
        <w:t xml:space="preserve">ntainer </w:t>
      </w:r>
      <w:r w:rsidR="003B2123" w:rsidRPr="05659C2F">
        <w:rPr>
          <w:rStyle w:val="Emphasis"/>
          <w:i w:val="0"/>
          <w:iCs w:val="0"/>
        </w:rPr>
        <w:t>service provided by AWS</w:t>
      </w:r>
      <w:r w:rsidR="00BE26E8" w:rsidRPr="05659C2F">
        <w:rPr>
          <w:rStyle w:val="Emphasis"/>
          <w:i w:val="0"/>
          <w:iCs w:val="0"/>
        </w:rPr>
        <w:t xml:space="preserve"> and </w:t>
      </w:r>
      <w:r w:rsidR="003B2123" w:rsidRPr="05659C2F">
        <w:rPr>
          <w:rStyle w:val="Emphasis"/>
          <w:i w:val="0"/>
          <w:iCs w:val="0"/>
        </w:rPr>
        <w:t>offers several different implementation patterns that</w:t>
      </w:r>
      <w:r w:rsidR="008E2254" w:rsidRPr="05659C2F">
        <w:rPr>
          <w:rStyle w:val="Emphasis"/>
          <w:i w:val="0"/>
          <w:iCs w:val="0"/>
        </w:rPr>
        <w:t xml:space="preserve"> need to be carefully considered as the business looks </w:t>
      </w:r>
      <w:r w:rsidR="006C1312" w:rsidRPr="05659C2F">
        <w:rPr>
          <w:rStyle w:val="Emphasis"/>
          <w:i w:val="0"/>
          <w:iCs w:val="0"/>
        </w:rPr>
        <w:t>to</w:t>
      </w:r>
      <w:r w:rsidR="008E2254" w:rsidRPr="05659C2F">
        <w:rPr>
          <w:rStyle w:val="Emphasis"/>
          <w:i w:val="0"/>
          <w:iCs w:val="0"/>
        </w:rPr>
        <w:t xml:space="preserve"> implement the service.</w:t>
      </w:r>
      <w:r w:rsidR="003C2D34" w:rsidRPr="05659C2F">
        <w:rPr>
          <w:rStyle w:val="Emphasis"/>
          <w:i w:val="0"/>
          <w:iCs w:val="0"/>
        </w:rPr>
        <w:t xml:space="preserve">  It is important that we consider </w:t>
      </w:r>
      <w:r w:rsidR="006C1312" w:rsidRPr="05659C2F">
        <w:rPr>
          <w:rStyle w:val="Emphasis"/>
          <w:i w:val="0"/>
          <w:iCs w:val="0"/>
        </w:rPr>
        <w:t>how the different resources in the EKS architecture interoperate and</w:t>
      </w:r>
      <w:r w:rsidR="00280C51" w:rsidRPr="05659C2F">
        <w:rPr>
          <w:rStyle w:val="Emphasis"/>
          <w:i w:val="0"/>
          <w:iCs w:val="0"/>
        </w:rPr>
        <w:t xml:space="preserve"> what controls are possible for protecting/segmenting the applications running in EKS.</w:t>
      </w:r>
      <w:r w:rsidR="00C42289" w:rsidRPr="05659C2F">
        <w:rPr>
          <w:rStyle w:val="Emphasis"/>
          <w:i w:val="0"/>
          <w:iCs w:val="0"/>
        </w:rPr>
        <w:t xml:space="preserve">  These will be discussed in this section: </w:t>
      </w:r>
      <w:r w:rsidR="00C42289" w:rsidRPr="05659C2F">
        <w:rPr>
          <w:rStyle w:val="Emphasis"/>
          <w:i w:val="0"/>
          <w:iCs w:val="0"/>
          <w:u w:val="single"/>
        </w:rPr>
        <w:fldChar w:fldCharType="begin"/>
      </w:r>
      <w:r w:rsidR="00C42289" w:rsidRPr="05659C2F">
        <w:rPr>
          <w:rStyle w:val="Emphasis"/>
          <w:i w:val="0"/>
          <w:iCs w:val="0"/>
          <w:u w:val="single"/>
        </w:rPr>
        <w:instrText xml:space="preserve"> REF _Ref165903327 \h  \* MERGEFORMAT </w:instrText>
      </w:r>
      <w:r w:rsidR="00C42289" w:rsidRPr="05659C2F">
        <w:rPr>
          <w:rStyle w:val="Emphasis"/>
          <w:i w:val="0"/>
          <w:iCs w:val="0"/>
          <w:u w:val="single"/>
        </w:rPr>
      </w:r>
      <w:r w:rsidR="00C42289" w:rsidRPr="05659C2F">
        <w:rPr>
          <w:rStyle w:val="Emphasis"/>
          <w:i w:val="0"/>
          <w:iCs w:val="0"/>
          <w:u w:val="single"/>
        </w:rPr>
        <w:fldChar w:fldCharType="separate"/>
      </w:r>
      <w:r w:rsidR="00C42289" w:rsidRPr="00C42289">
        <w:rPr>
          <w:u w:val="single"/>
        </w:rPr>
        <w:t>Security Considerations</w:t>
      </w:r>
      <w:r w:rsidR="00C42289" w:rsidRPr="05659C2F">
        <w:rPr>
          <w:rStyle w:val="Emphasis"/>
          <w:i w:val="0"/>
          <w:iCs w:val="0"/>
          <w:u w:val="single"/>
        </w:rPr>
        <w:fldChar w:fldCharType="end"/>
      </w:r>
    </w:p>
    <w:p w14:paraId="49BE0ED1" w14:textId="77777777" w:rsidR="005443AF" w:rsidRPr="005443AF" w:rsidRDefault="005443AF" w:rsidP="00F83ABC">
      <w:pPr>
        <w:rPr>
          <w:rStyle w:val="Emphasis"/>
          <w:i w:val="0"/>
          <w:iCs w:val="0"/>
        </w:rPr>
      </w:pPr>
    </w:p>
    <w:p w14:paraId="32CA7AFF" w14:textId="35751495" w:rsidR="005443AF" w:rsidRDefault="005443AF" w:rsidP="00F83ABC">
      <w:pPr>
        <w:rPr>
          <w:rStyle w:val="Emphasis"/>
          <w:i w:val="0"/>
          <w:iCs w:val="0"/>
        </w:rPr>
      </w:pPr>
      <w:r>
        <w:rPr>
          <w:rStyle w:val="Emphasis"/>
          <w:i w:val="0"/>
          <w:iCs w:val="0"/>
        </w:rPr>
        <w:t>T</w:t>
      </w:r>
      <w:r w:rsidRPr="005443AF">
        <w:rPr>
          <w:rStyle w:val="Emphasis"/>
          <w:i w:val="0"/>
          <w:iCs w:val="0"/>
        </w:rPr>
        <w:t>he business drivers for AWS EKS as a container service include simplifying deployment, scalability, high availability, security, automation, and cost-effectiveness</w:t>
      </w:r>
      <w:r w:rsidR="005D7CCF">
        <w:rPr>
          <w:rStyle w:val="Emphasis"/>
          <w:i w:val="0"/>
          <w:iCs w:val="0"/>
        </w:rPr>
        <w:t>.</w:t>
      </w:r>
    </w:p>
    <w:p w14:paraId="3040AFAE" w14:textId="77777777" w:rsidR="00791E81" w:rsidRDefault="00791E81" w:rsidP="00F83ABC">
      <w:pPr>
        <w:rPr>
          <w:rStyle w:val="Emphasis"/>
          <w:i w:val="0"/>
          <w:iCs w:val="0"/>
        </w:rPr>
      </w:pPr>
    </w:p>
    <w:p w14:paraId="40B347B1" w14:textId="6C90DDF3" w:rsidR="00567074" w:rsidRDefault="00812721" w:rsidP="000E414E">
      <w:pPr>
        <w:pStyle w:val="Heading2"/>
      </w:pPr>
      <w:bookmarkStart w:id="60" w:name="_Toc166063849"/>
      <w:bookmarkStart w:id="61" w:name="_Toc168572033"/>
      <w:r>
        <w:t xml:space="preserve">Business </w:t>
      </w:r>
      <w:r w:rsidR="00302D9D">
        <w:t>Value</w:t>
      </w:r>
      <w:bookmarkEnd w:id="60"/>
      <w:bookmarkEnd w:id="61"/>
      <w:r w:rsidR="00302D9D">
        <w:t xml:space="preserve"> </w:t>
      </w:r>
    </w:p>
    <w:p w14:paraId="0FB46649" w14:textId="530BCF00" w:rsidR="002F1D47" w:rsidRPr="00E6340E" w:rsidRDefault="002F1D47" w:rsidP="002F1D47">
      <w:pPr>
        <w:rPr>
          <w:rStyle w:val="Emphasis"/>
          <w:i w:val="0"/>
          <w:iCs w:val="0"/>
        </w:rPr>
      </w:pPr>
      <w:r w:rsidRPr="00E6340E">
        <w:rPr>
          <w:rStyle w:val="Emphasis"/>
          <w:i w:val="0"/>
          <w:iCs w:val="0"/>
        </w:rPr>
        <w:t xml:space="preserve">The business </w:t>
      </w:r>
      <w:r>
        <w:rPr>
          <w:rStyle w:val="Emphasis"/>
          <w:i w:val="0"/>
          <w:iCs w:val="0"/>
        </w:rPr>
        <w:t xml:space="preserve">values gained by using </w:t>
      </w:r>
      <w:r w:rsidRPr="00E6340E">
        <w:rPr>
          <w:rStyle w:val="Emphasis"/>
          <w:i w:val="0"/>
          <w:iCs w:val="0"/>
        </w:rPr>
        <w:t>AWS EKS as a container service include:</w:t>
      </w:r>
    </w:p>
    <w:p w14:paraId="16C4AFD3" w14:textId="784CCCA3" w:rsidR="002F1D47" w:rsidRPr="00E6340E" w:rsidRDefault="002F1D47" w:rsidP="568B0031">
      <w:pPr>
        <w:rPr>
          <w:rStyle w:val="Emphasis"/>
          <w:i w:val="0"/>
          <w:iCs w:val="0"/>
        </w:rPr>
      </w:pPr>
    </w:p>
    <w:p w14:paraId="1299F910" w14:textId="714D973F" w:rsidR="002F1D47" w:rsidRPr="00AD2011" w:rsidRDefault="002F1D47" w:rsidP="4CEF6287">
      <w:pPr>
        <w:pStyle w:val="ListParagraph"/>
        <w:numPr>
          <w:ilvl w:val="0"/>
          <w:numId w:val="17"/>
        </w:numPr>
        <w:rPr>
          <w:rStyle w:val="Emphasis"/>
          <w:i w:val="0"/>
          <w:iCs w:val="0"/>
        </w:rPr>
      </w:pPr>
      <w:r w:rsidRPr="4CEF6287">
        <w:rPr>
          <w:rStyle w:val="Emphasis"/>
          <w:b/>
          <w:bCs/>
          <w:i w:val="0"/>
          <w:iCs w:val="0"/>
        </w:rPr>
        <w:t>Simplified Deployment</w:t>
      </w:r>
      <w:r w:rsidRPr="4CEF6287">
        <w:rPr>
          <w:rStyle w:val="Emphasis"/>
          <w:i w:val="0"/>
          <w:iCs w:val="0"/>
        </w:rPr>
        <w:t xml:space="preserve">: AWS EKS simplifies the deployment process of containerized applications using Kubernetes. It eliminates the need for users to manually install, operate, </w:t>
      </w:r>
      <w:r w:rsidRPr="4CEF6287">
        <w:rPr>
          <w:rStyle w:val="Emphasis"/>
          <w:i w:val="0"/>
          <w:iCs w:val="0"/>
        </w:rPr>
        <w:lastRenderedPageBreak/>
        <w:t xml:space="preserve">and maintain the Kubernetes control plane, reducing complexity and saving time.  For further abstraction and simplification AWS Fargate </w:t>
      </w:r>
      <w:r w:rsidR="00AA4432">
        <w:rPr>
          <w:rStyle w:val="Emphasis"/>
          <w:i w:val="0"/>
          <w:iCs w:val="0"/>
        </w:rPr>
        <w:t>might</w:t>
      </w:r>
      <w:r w:rsidRPr="4CEF6287">
        <w:rPr>
          <w:rStyle w:val="Emphasis"/>
          <w:i w:val="0"/>
          <w:iCs w:val="0"/>
        </w:rPr>
        <w:t xml:space="preserve"> be considered.</w:t>
      </w:r>
    </w:p>
    <w:p w14:paraId="37F49243" w14:textId="4C78F75C" w:rsidR="002F1D47" w:rsidRPr="00AD2011" w:rsidRDefault="002F1D47" w:rsidP="002F1D47">
      <w:pPr>
        <w:pStyle w:val="ListParagraph"/>
        <w:numPr>
          <w:ilvl w:val="0"/>
          <w:numId w:val="17"/>
        </w:numPr>
        <w:rPr>
          <w:rStyle w:val="Emphasis"/>
          <w:i w:val="0"/>
          <w:iCs w:val="0"/>
        </w:rPr>
      </w:pPr>
      <w:r w:rsidRPr="00AD2011">
        <w:rPr>
          <w:rStyle w:val="Emphasis"/>
          <w:b/>
          <w:bCs/>
          <w:i w:val="0"/>
          <w:iCs w:val="0"/>
        </w:rPr>
        <w:t>Scalability</w:t>
      </w:r>
      <w:r w:rsidRPr="00AD2011">
        <w:rPr>
          <w:rStyle w:val="Emphasis"/>
          <w:i w:val="0"/>
          <w:iCs w:val="0"/>
        </w:rPr>
        <w:t>: EKS provides a highly scalable platform for running containerized applications.</w:t>
      </w:r>
      <w:r w:rsidR="00932B59">
        <w:rPr>
          <w:rStyle w:val="Emphasis"/>
          <w:i w:val="0"/>
          <w:iCs w:val="0"/>
        </w:rPr>
        <w:t xml:space="preserve"> It </w:t>
      </w:r>
      <w:del w:id="62" w:author="Kerbachi, Mohamed - GTS Global ENG &amp; ARCH" w:date="2025-03-17T17:11:00Z" w16du:dateUtc="2025-03-17T21:11:00Z">
        <w:r w:rsidRPr="00AD2011" w:rsidDel="00674B1F">
          <w:rPr>
            <w:rStyle w:val="Emphasis"/>
            <w:i w:val="0"/>
            <w:iCs w:val="0"/>
          </w:rPr>
          <w:delText xml:space="preserve"> </w:delText>
        </w:r>
      </w:del>
      <w:r w:rsidRPr="00AD2011">
        <w:rPr>
          <w:rStyle w:val="Emphasis"/>
          <w:i w:val="0"/>
          <w:iCs w:val="0"/>
        </w:rPr>
        <w:t xml:space="preserve">allows users to easily scale their applications up or down based on demand, </w:t>
      </w:r>
      <w:ins w:id="63" w:author="Kerbachi, Mohamed - GTS Global ENG &amp; ARCH" w:date="2025-03-17T17:11:00Z" w16du:dateUtc="2025-03-17T21:11:00Z">
        <w:r w:rsidR="00674B1F">
          <w:rPr>
            <w:rStyle w:val="Emphasis"/>
            <w:i w:val="0"/>
            <w:iCs w:val="0"/>
          </w:rPr>
          <w:t xml:space="preserve">consolidate pods in fewer nodes to reduce costs </w:t>
        </w:r>
      </w:ins>
      <w:r w:rsidRPr="00AD2011">
        <w:rPr>
          <w:rStyle w:val="Emphasis"/>
          <w:i w:val="0"/>
          <w:iCs w:val="0"/>
        </w:rPr>
        <w:t>ensuring optimal performance and resource utilization.</w:t>
      </w:r>
    </w:p>
    <w:p w14:paraId="3C9BD7B3" w14:textId="77777777" w:rsidR="002F1D47" w:rsidRPr="00AD2011" w:rsidRDefault="002F1D47" w:rsidP="002F1D47">
      <w:pPr>
        <w:pStyle w:val="ListParagraph"/>
        <w:numPr>
          <w:ilvl w:val="0"/>
          <w:numId w:val="17"/>
        </w:numPr>
        <w:rPr>
          <w:rStyle w:val="Emphasis"/>
          <w:i w:val="0"/>
          <w:iCs w:val="0"/>
        </w:rPr>
      </w:pPr>
      <w:r w:rsidRPr="00AD2011">
        <w:rPr>
          <w:rStyle w:val="Emphasis"/>
          <w:b/>
          <w:bCs/>
          <w:i w:val="0"/>
          <w:iCs w:val="0"/>
        </w:rPr>
        <w:t>High Availability</w:t>
      </w:r>
      <w:r w:rsidRPr="00AD2011">
        <w:rPr>
          <w:rStyle w:val="Emphasis"/>
          <w:i w:val="0"/>
          <w:iCs w:val="0"/>
        </w:rPr>
        <w:t>: EKS offers a highly available platform for running containerized applications. It automatically manages the underlying infrastructure and provides redundancy and fault tolerance, minimizing downtime and ensuring continuous availability.</w:t>
      </w:r>
    </w:p>
    <w:p w14:paraId="41AED32E" w14:textId="77777777" w:rsidR="002F1D47" w:rsidRPr="00AD2011" w:rsidRDefault="002F1D47" w:rsidP="002F1D47">
      <w:pPr>
        <w:pStyle w:val="ListParagraph"/>
        <w:numPr>
          <w:ilvl w:val="0"/>
          <w:numId w:val="17"/>
        </w:numPr>
        <w:rPr>
          <w:rStyle w:val="Emphasis"/>
          <w:i w:val="0"/>
          <w:iCs w:val="0"/>
        </w:rPr>
      </w:pPr>
      <w:r w:rsidRPr="00AD2011">
        <w:rPr>
          <w:rStyle w:val="Emphasis"/>
          <w:b/>
          <w:bCs/>
          <w:i w:val="0"/>
          <w:iCs w:val="0"/>
        </w:rPr>
        <w:t>Security</w:t>
      </w:r>
      <w:r w:rsidRPr="00AD2011">
        <w:rPr>
          <w:rStyle w:val="Emphasis"/>
          <w:i w:val="0"/>
          <w:iCs w:val="0"/>
        </w:rPr>
        <w:t>: EKS provides a secure platform for running containerized applications. It abstracts the underlying infrastructure and automates security-related tasks, such as patching and updates, ensuring that applications are running in a secure environment.</w:t>
      </w:r>
    </w:p>
    <w:p w14:paraId="6AE86DCA" w14:textId="77777777" w:rsidR="002F1D47" w:rsidRPr="00AD2011" w:rsidRDefault="002F1D47" w:rsidP="002F1D47">
      <w:pPr>
        <w:pStyle w:val="ListParagraph"/>
        <w:numPr>
          <w:ilvl w:val="0"/>
          <w:numId w:val="17"/>
        </w:numPr>
        <w:rPr>
          <w:rStyle w:val="Emphasis"/>
          <w:i w:val="0"/>
          <w:iCs w:val="0"/>
        </w:rPr>
      </w:pPr>
      <w:r w:rsidRPr="00AD2011">
        <w:rPr>
          <w:rStyle w:val="Emphasis"/>
          <w:b/>
          <w:bCs/>
          <w:i w:val="0"/>
          <w:iCs w:val="0"/>
        </w:rPr>
        <w:t>Automation</w:t>
      </w:r>
      <w:r w:rsidRPr="00AD2011">
        <w:rPr>
          <w:rStyle w:val="Emphasis"/>
          <w:i w:val="0"/>
          <w:iCs w:val="0"/>
        </w:rPr>
        <w:t>: EKS automates many tasks related to managing Kubernetes clusters, such as provisioning, scaling, and monitoring. This automation reduces the operational burden on developers and allows them to focus on building and deploying applications.</w:t>
      </w:r>
    </w:p>
    <w:p w14:paraId="71C8D5AA" w14:textId="77777777" w:rsidR="002F1D47" w:rsidRPr="00AD2011" w:rsidRDefault="002F1D47" w:rsidP="002F1D47">
      <w:pPr>
        <w:pStyle w:val="ListParagraph"/>
        <w:numPr>
          <w:ilvl w:val="0"/>
          <w:numId w:val="17"/>
        </w:numPr>
        <w:rPr>
          <w:rStyle w:val="Emphasis"/>
          <w:i w:val="0"/>
          <w:iCs w:val="0"/>
        </w:rPr>
      </w:pPr>
      <w:r w:rsidRPr="00AD2011">
        <w:rPr>
          <w:rStyle w:val="Emphasis"/>
          <w:b/>
          <w:bCs/>
          <w:i w:val="0"/>
          <w:iCs w:val="0"/>
        </w:rPr>
        <w:t>Cost-Effectiveness</w:t>
      </w:r>
      <w:r w:rsidRPr="00AD2011">
        <w:rPr>
          <w:rStyle w:val="Emphasis"/>
          <w:i w:val="0"/>
          <w:iCs w:val="0"/>
        </w:rPr>
        <w:t>: EKS helps optimize costs by providing a managed service for running containerized applications. It eliminates the need for users to invest in and maintain their own Kubernetes infrastructure, reducing capital and operational expenses.</w:t>
      </w:r>
    </w:p>
    <w:p w14:paraId="40B9E18E" w14:textId="78394A21" w:rsidR="002F1D47" w:rsidRPr="00AD2011" w:rsidRDefault="002F1D47" w:rsidP="002F1D47">
      <w:pPr>
        <w:ind w:left="360"/>
        <w:rPr>
          <w:rStyle w:val="Emphasis"/>
          <w:i w:val="0"/>
          <w:iCs w:val="0"/>
        </w:rPr>
      </w:pPr>
    </w:p>
    <w:p w14:paraId="2C19310B" w14:textId="54E7A992" w:rsidR="00567074" w:rsidRDefault="001A1131" w:rsidP="000E414E">
      <w:pPr>
        <w:pStyle w:val="Heading1"/>
      </w:pPr>
      <w:bookmarkStart w:id="64" w:name="_Toc166063850"/>
      <w:bookmarkStart w:id="65" w:name="_Toc168572034"/>
      <w:r>
        <w:lastRenderedPageBreak/>
        <w:t xml:space="preserve">EKS Model </w:t>
      </w:r>
      <w:r w:rsidR="005958F1">
        <w:t xml:space="preserve">Selection </w:t>
      </w:r>
      <w:r w:rsidR="00567074">
        <w:t>Considerations</w:t>
      </w:r>
      <w:bookmarkEnd w:id="64"/>
      <w:bookmarkEnd w:id="65"/>
    </w:p>
    <w:p w14:paraId="45E6A64D" w14:textId="2206B0B1" w:rsidR="00B505C3" w:rsidRDefault="00B47E04" w:rsidP="00B47E04">
      <w:r>
        <w:t xml:space="preserve">EKS is one </w:t>
      </w:r>
      <w:r w:rsidR="008054EA">
        <w:t xml:space="preserve">of a handful of </w:t>
      </w:r>
      <w:r>
        <w:t xml:space="preserve">container </w:t>
      </w:r>
      <w:r w:rsidR="00AD2535">
        <w:t xml:space="preserve">management </w:t>
      </w:r>
      <w:r>
        <w:t>solution</w:t>
      </w:r>
      <w:r w:rsidR="00AD2535">
        <w:t>s</w:t>
      </w:r>
      <w:r>
        <w:t xml:space="preserve"> </w:t>
      </w:r>
      <w:r w:rsidR="006311CB">
        <w:t xml:space="preserve">for </w:t>
      </w:r>
      <w:r>
        <w:t>consider</w:t>
      </w:r>
      <w:r w:rsidR="006311CB">
        <w:t>ation</w:t>
      </w:r>
      <w:r>
        <w:t>.</w:t>
      </w:r>
      <w:r w:rsidR="00E425AF">
        <w:t xml:space="preserve">  Each of the cloud providers have a similar implementation that supports Kubernetes.</w:t>
      </w:r>
      <w:r>
        <w:t xml:space="preserve">  Many of the bene</w:t>
      </w:r>
      <w:r w:rsidR="000545A4">
        <w:t>fits of EKS are generated</w:t>
      </w:r>
      <w:r w:rsidR="006F2E5B">
        <w:t xml:space="preserve"> just by runnin</w:t>
      </w:r>
      <w:r w:rsidR="000545A4">
        <w:t xml:space="preserve">g in the AWS environment.  </w:t>
      </w:r>
      <w:r w:rsidR="005C549C">
        <w:t xml:space="preserve">Like most resources in AWS, there is a shared responsibility model for operations and security.  </w:t>
      </w:r>
      <w:r w:rsidR="000A3A97">
        <w:t>For EKS, the operations responsibility shifts further toward AWS as the business considers Fargate.</w:t>
      </w:r>
    </w:p>
    <w:p w14:paraId="28F49BD0" w14:textId="77777777" w:rsidR="006311CB" w:rsidRDefault="006311CB" w:rsidP="00B47E04"/>
    <w:p w14:paraId="5BA49D6B" w14:textId="38D09E40" w:rsidR="00567074" w:rsidRDefault="00CA4DAA" w:rsidP="000E414E">
      <w:pPr>
        <w:pStyle w:val="Heading2"/>
      </w:pPr>
      <w:bookmarkStart w:id="66" w:name="_Ref165903327"/>
      <w:bookmarkStart w:id="67" w:name="_Toc166063851"/>
      <w:bookmarkStart w:id="68" w:name="_Toc168572035"/>
      <w:r>
        <w:t>Risks</w:t>
      </w:r>
      <w:r w:rsidR="009272F7">
        <w:t xml:space="preserve">, </w:t>
      </w:r>
      <w:r w:rsidR="00567074">
        <w:t>Security</w:t>
      </w:r>
      <w:r w:rsidR="00686394">
        <w:t xml:space="preserve"> Considerations</w:t>
      </w:r>
      <w:bookmarkEnd w:id="66"/>
      <w:r w:rsidR="00FD2E53">
        <w:t xml:space="preserve"> and Characteristics of Implementation Models</w:t>
      </w:r>
      <w:bookmarkEnd w:id="67"/>
      <w:bookmarkEnd w:id="68"/>
    </w:p>
    <w:p w14:paraId="7F75A31F" w14:textId="63E09363" w:rsidR="00125B5E" w:rsidRDefault="00200CD6" w:rsidP="00125B5E">
      <w:r>
        <w:t xml:space="preserve">EKS Security is provided </w:t>
      </w:r>
      <w:r w:rsidR="005D7CCF">
        <w:t>with several control</w:t>
      </w:r>
      <w:r w:rsidR="002B3952">
        <w:t>s</w:t>
      </w:r>
      <w:r w:rsidR="005D7CCF">
        <w:t xml:space="preserve"> and varies depending on the implementation model chosen.</w:t>
      </w:r>
      <w:r w:rsidR="00DA4C1C">
        <w:t xml:space="preserve">  The two most effective controls </w:t>
      </w:r>
      <w:r w:rsidR="00A76AC3">
        <w:t>for network traffic are Security Groups and EKS Network Policies.</w:t>
      </w:r>
      <w:r w:rsidR="00F3606A">
        <w:t xml:space="preserve">  You can find more information about these controls here: </w:t>
      </w:r>
      <w:r w:rsidR="000D5EE7" w:rsidRPr="000D5EE7">
        <w:rPr>
          <w:u w:val="single"/>
        </w:rPr>
        <w:fldChar w:fldCharType="begin"/>
      </w:r>
      <w:r w:rsidR="000D5EE7" w:rsidRPr="000D5EE7">
        <w:rPr>
          <w:u w:val="single"/>
        </w:rPr>
        <w:instrText xml:space="preserve"> REF _Ref165903787 \h </w:instrText>
      </w:r>
      <w:r w:rsidR="000D5EE7">
        <w:rPr>
          <w:u w:val="single"/>
        </w:rPr>
        <w:instrText xml:space="preserve"> \* MERGEFORMAT </w:instrText>
      </w:r>
      <w:r w:rsidR="000D5EE7" w:rsidRPr="000D5EE7">
        <w:rPr>
          <w:u w:val="single"/>
        </w:rPr>
      </w:r>
      <w:r w:rsidR="000D5EE7" w:rsidRPr="000D5EE7">
        <w:rPr>
          <w:u w:val="single"/>
        </w:rPr>
        <w:fldChar w:fldCharType="separate"/>
      </w:r>
      <w:r w:rsidR="000D5EE7" w:rsidRPr="000D5EE7">
        <w:rPr>
          <w:rStyle w:val="Emphasis"/>
          <w:i w:val="0"/>
          <w:iCs w:val="0"/>
          <w:u w:val="single"/>
        </w:rPr>
        <w:t>Deployment Models and Security Controls</w:t>
      </w:r>
      <w:r w:rsidR="000D5EE7" w:rsidRPr="000D5EE7">
        <w:rPr>
          <w:u w:val="single"/>
        </w:rPr>
        <w:fldChar w:fldCharType="end"/>
      </w:r>
      <w:r w:rsidR="000D5EE7" w:rsidRPr="000D5EE7">
        <w:t>.</w:t>
      </w:r>
      <w:r w:rsidR="00F56C92">
        <w:t xml:space="preserve">  </w:t>
      </w:r>
    </w:p>
    <w:p w14:paraId="725A4680" w14:textId="77777777" w:rsidR="00F5591D" w:rsidRDefault="00F5591D" w:rsidP="00125B5E"/>
    <w:p w14:paraId="037F3653" w14:textId="260831E4" w:rsidR="00F32A2E" w:rsidRDefault="00F32A2E" w:rsidP="006344DC">
      <w:pPr>
        <w:pStyle w:val="Heading3"/>
        <w:rPr>
          <w:rStyle w:val="Emphasis"/>
          <w:i w:val="0"/>
          <w:iCs w:val="0"/>
        </w:rPr>
      </w:pPr>
      <w:bookmarkStart w:id="69" w:name="_Toc168572036"/>
      <w:r>
        <w:rPr>
          <w:rStyle w:val="Emphasis"/>
          <w:i w:val="0"/>
          <w:iCs w:val="0"/>
        </w:rPr>
        <w:t>Risks to be considered with an EKS deployment</w:t>
      </w:r>
      <w:bookmarkEnd w:id="69"/>
    </w:p>
    <w:p w14:paraId="64370D8D" w14:textId="5797D11E" w:rsidR="00131AB1" w:rsidRPr="00131AB1" w:rsidRDefault="00131AB1" w:rsidP="006344DC">
      <w:pPr>
        <w:pStyle w:val="Heading4"/>
      </w:pPr>
      <w:r>
        <w:t>EKS Cluster/Controller Risks</w:t>
      </w:r>
    </w:p>
    <w:p w14:paraId="7164D3D9" w14:textId="0AF575F5" w:rsidR="00CC6F03" w:rsidRDefault="00CC6F03" w:rsidP="00675AE9">
      <w:r>
        <w:t>Risk</w:t>
      </w:r>
      <w:r w:rsidR="00EC68E2">
        <w:t>s</w:t>
      </w:r>
      <w:r>
        <w:t xml:space="preserve"> associated with the </w:t>
      </w:r>
      <w:r w:rsidR="00EC68E2">
        <w:t xml:space="preserve">potential compromise of the </w:t>
      </w:r>
      <w:r>
        <w:t xml:space="preserve">EKS </w:t>
      </w:r>
      <w:r w:rsidR="00671E6F">
        <w:t>Controller/</w:t>
      </w:r>
      <w:r>
        <w:t>Cluster</w:t>
      </w:r>
      <w:r w:rsidR="00A5619B">
        <w:t xml:space="preserve"> within the VPC and </w:t>
      </w:r>
      <w:r w:rsidR="003837AF">
        <w:t>as part of the Aegon network</w:t>
      </w:r>
      <w:r>
        <w:t>:</w:t>
      </w:r>
    </w:p>
    <w:p w14:paraId="6ED577AE" w14:textId="77777777" w:rsidR="00EC68E2" w:rsidRDefault="00EC68E2" w:rsidP="006409D8">
      <w:pPr>
        <w:pStyle w:val="ListParagraph"/>
        <w:numPr>
          <w:ilvl w:val="0"/>
          <w:numId w:val="38"/>
        </w:numPr>
      </w:pPr>
      <w:r w:rsidRPr="008367FE">
        <w:rPr>
          <w:b/>
          <w:bCs/>
        </w:rPr>
        <w:t>Unauthorized access</w:t>
      </w:r>
      <w:r>
        <w:t>: A compromised EKS controller can allow attackers to gain unauthorized access to the EKS cluster and potentially compromise other resources within the cluster.</w:t>
      </w:r>
    </w:p>
    <w:p w14:paraId="28127E3F" w14:textId="77777777" w:rsidR="00EC68E2" w:rsidRDefault="00EC68E2" w:rsidP="006409D8">
      <w:pPr>
        <w:pStyle w:val="ListParagraph"/>
        <w:numPr>
          <w:ilvl w:val="0"/>
          <w:numId w:val="38"/>
        </w:numPr>
      </w:pPr>
      <w:r w:rsidRPr="008367FE">
        <w:rPr>
          <w:b/>
          <w:bCs/>
        </w:rPr>
        <w:t>Data breaches</w:t>
      </w:r>
      <w:r>
        <w:t>: Attackers can exploit a compromised EKS controller to access and steal sensitive data stored within the cluster, leading to potential data breaches.</w:t>
      </w:r>
    </w:p>
    <w:p w14:paraId="5D110C0C" w14:textId="77777777" w:rsidR="00EC68E2" w:rsidRDefault="00EC68E2" w:rsidP="006409D8">
      <w:pPr>
        <w:pStyle w:val="ListParagraph"/>
        <w:numPr>
          <w:ilvl w:val="0"/>
          <w:numId w:val="38"/>
        </w:numPr>
      </w:pPr>
      <w:r w:rsidRPr="008367FE">
        <w:rPr>
          <w:b/>
          <w:bCs/>
        </w:rPr>
        <w:t>Control over the cluster</w:t>
      </w:r>
      <w:r>
        <w:t>: A compromised EKS controller can give attackers control over the entire cluster, allowing them to manipulate or disrupt the operation of applications running on the cluster.</w:t>
      </w:r>
    </w:p>
    <w:p w14:paraId="3B6B2C1E" w14:textId="77777777" w:rsidR="00EC68E2" w:rsidRDefault="00EC68E2" w:rsidP="006409D8">
      <w:pPr>
        <w:pStyle w:val="ListParagraph"/>
        <w:numPr>
          <w:ilvl w:val="0"/>
          <w:numId w:val="38"/>
        </w:numPr>
      </w:pPr>
      <w:r w:rsidRPr="008367FE">
        <w:rPr>
          <w:b/>
          <w:bCs/>
        </w:rPr>
        <w:t>Malicious activities</w:t>
      </w:r>
      <w:r>
        <w:t>: Attackers can use a compromised EKS controller to launch further attacks within the cluster, such as deploying malicious containers or executing unauthorized commands.</w:t>
      </w:r>
    </w:p>
    <w:p w14:paraId="1E44670B" w14:textId="77777777" w:rsidR="00EC68E2" w:rsidRDefault="00EC68E2" w:rsidP="006409D8">
      <w:pPr>
        <w:pStyle w:val="ListParagraph"/>
        <w:numPr>
          <w:ilvl w:val="0"/>
          <w:numId w:val="38"/>
        </w:numPr>
      </w:pPr>
      <w:r w:rsidRPr="008367FE">
        <w:rPr>
          <w:b/>
          <w:bCs/>
        </w:rPr>
        <w:t>Loss of availability</w:t>
      </w:r>
      <w:r>
        <w:t>: A compromised EKS controller can result in the loss of availability of the cluster, impacting the availability of applications and services running on the cluster.</w:t>
      </w:r>
    </w:p>
    <w:p w14:paraId="4131C12D" w14:textId="77777777" w:rsidR="00EC68E2" w:rsidRDefault="00EC68E2" w:rsidP="00EC68E2"/>
    <w:p w14:paraId="2CCCAD52" w14:textId="77777777" w:rsidR="00EC68E2" w:rsidRDefault="00EC68E2" w:rsidP="00EC68E2">
      <w:r>
        <w:t>To mitigate these risks, it is important to implement strong security measures such as:</w:t>
      </w:r>
    </w:p>
    <w:p w14:paraId="0841D10C" w14:textId="23251575" w:rsidR="00EC68E2" w:rsidRDefault="00EC68E2" w:rsidP="006409D8">
      <w:pPr>
        <w:pStyle w:val="ListParagraph"/>
        <w:numPr>
          <w:ilvl w:val="0"/>
          <w:numId w:val="39"/>
        </w:numPr>
      </w:pPr>
      <w:r>
        <w:t>Regularly updating and patching the EKS controller to ensure it is running the latest secure version.</w:t>
      </w:r>
    </w:p>
    <w:p w14:paraId="5FFD603F" w14:textId="77777777" w:rsidR="00EC68E2" w:rsidRDefault="00EC68E2" w:rsidP="006409D8">
      <w:pPr>
        <w:pStyle w:val="ListParagraph"/>
        <w:numPr>
          <w:ilvl w:val="0"/>
          <w:numId w:val="39"/>
        </w:numPr>
      </w:pPr>
      <w:r>
        <w:t>Implementing strong access controls and authentication mechanisms to restrict access to the EKS controller.</w:t>
      </w:r>
    </w:p>
    <w:p w14:paraId="16623525" w14:textId="77777777" w:rsidR="00EC68E2" w:rsidRDefault="00EC68E2" w:rsidP="006409D8">
      <w:pPr>
        <w:pStyle w:val="ListParagraph"/>
        <w:numPr>
          <w:ilvl w:val="0"/>
          <w:numId w:val="39"/>
        </w:numPr>
      </w:pPr>
      <w:r>
        <w:t>Monitoring the EKS controller for any suspicious activities or anomalies.</w:t>
      </w:r>
    </w:p>
    <w:p w14:paraId="509D8144" w14:textId="77777777" w:rsidR="00EC68E2" w:rsidRDefault="00EC68E2" w:rsidP="006409D8">
      <w:pPr>
        <w:pStyle w:val="ListParagraph"/>
        <w:numPr>
          <w:ilvl w:val="0"/>
          <w:numId w:val="39"/>
        </w:numPr>
      </w:pPr>
      <w:r>
        <w:t>Implementing network segmentation and isolation to limit the impact of a compromised EKS controller.</w:t>
      </w:r>
    </w:p>
    <w:p w14:paraId="4574E9B7" w14:textId="77777777" w:rsidR="00EC68E2" w:rsidRDefault="00EC68E2" w:rsidP="006409D8">
      <w:pPr>
        <w:pStyle w:val="ListParagraph"/>
        <w:numPr>
          <w:ilvl w:val="0"/>
          <w:numId w:val="39"/>
        </w:numPr>
      </w:pPr>
      <w:r>
        <w:t>Implementing strong encryption mechanisms to protect data in transit and at rest within the EKS cluster.</w:t>
      </w:r>
    </w:p>
    <w:p w14:paraId="5FAD79E2" w14:textId="3136ED6B" w:rsidR="00EC68E2" w:rsidRDefault="00EC68E2" w:rsidP="006409D8">
      <w:pPr>
        <w:pStyle w:val="ListParagraph"/>
        <w:numPr>
          <w:ilvl w:val="0"/>
          <w:numId w:val="39"/>
        </w:numPr>
      </w:pPr>
      <w:r>
        <w:t>Implementing robust logging and monitoring solutions to detect and respond to any security incidents or compromises.</w:t>
      </w:r>
    </w:p>
    <w:p w14:paraId="7E7DFCCB" w14:textId="77777777" w:rsidR="004F1527" w:rsidRDefault="004F1527" w:rsidP="004F1527">
      <w:pPr>
        <w:pStyle w:val="ListParagraph"/>
      </w:pPr>
    </w:p>
    <w:p w14:paraId="06B2EF08" w14:textId="77777777" w:rsidR="00E34722" w:rsidRDefault="00E34722">
      <w:pPr>
        <w:suppressAutoHyphens w:val="0"/>
        <w:spacing w:after="200"/>
        <w:rPr>
          <w:rFonts w:asciiTheme="majorHAnsi" w:eastAsiaTheme="majorEastAsia" w:hAnsiTheme="majorHAnsi" w:cstheme="majorBidi"/>
          <w:i/>
          <w:iCs/>
        </w:rPr>
      </w:pPr>
      <w:r>
        <w:br w:type="page"/>
      </w:r>
    </w:p>
    <w:p w14:paraId="4B455E77" w14:textId="7C1D2F77" w:rsidR="006344DC" w:rsidRPr="00131AB1" w:rsidRDefault="006344DC" w:rsidP="006344DC">
      <w:pPr>
        <w:pStyle w:val="Heading4"/>
      </w:pPr>
      <w:r>
        <w:lastRenderedPageBreak/>
        <w:t xml:space="preserve">EKS </w:t>
      </w:r>
      <w:r w:rsidR="005E03B2">
        <w:t>AMI</w:t>
      </w:r>
      <w:r>
        <w:t xml:space="preserve"> Risks</w:t>
      </w:r>
    </w:p>
    <w:p w14:paraId="0465157F" w14:textId="0E47BE86" w:rsidR="00675AE9" w:rsidRDefault="001A6E79" w:rsidP="00675AE9">
      <w:r>
        <w:t>R</w:t>
      </w:r>
      <w:r w:rsidRPr="001A6E79">
        <w:t>isks associated with the AMI (Amazon Machine Image) used to inflate the EKS node</w:t>
      </w:r>
      <w:r w:rsidR="00562306">
        <w:t>:</w:t>
      </w:r>
    </w:p>
    <w:p w14:paraId="34F65A5E" w14:textId="77777777" w:rsidR="00675AE9" w:rsidRDefault="00675AE9" w:rsidP="00675AE9">
      <w:pPr>
        <w:pStyle w:val="ListParagraph"/>
        <w:numPr>
          <w:ilvl w:val="0"/>
          <w:numId w:val="36"/>
        </w:numPr>
      </w:pPr>
      <w:r w:rsidRPr="008367FE">
        <w:rPr>
          <w:b/>
          <w:bCs/>
        </w:rPr>
        <w:t>Vulnerabilities</w:t>
      </w:r>
      <w:r>
        <w:t>: The AMI may contain outdated software or configurations that have known security vulnerabilities, which can be exploited by attackers.</w:t>
      </w:r>
    </w:p>
    <w:p w14:paraId="0B85C46D" w14:textId="77777777" w:rsidR="00675AE9" w:rsidRDefault="00675AE9" w:rsidP="00675AE9">
      <w:pPr>
        <w:pStyle w:val="ListParagraph"/>
        <w:numPr>
          <w:ilvl w:val="0"/>
          <w:numId w:val="36"/>
        </w:numPr>
      </w:pPr>
      <w:r w:rsidRPr="008367FE">
        <w:rPr>
          <w:b/>
          <w:bCs/>
        </w:rPr>
        <w:t>Malware or Backdoors</w:t>
      </w:r>
      <w:r>
        <w:t>: The AMI could be compromised and contain malware or backdoors that can be used to gain unauthorized access or control over the EKS node.</w:t>
      </w:r>
    </w:p>
    <w:p w14:paraId="4FFFD8CE" w14:textId="77777777" w:rsidR="00675AE9" w:rsidRDefault="00675AE9" w:rsidP="00675AE9">
      <w:pPr>
        <w:pStyle w:val="ListParagraph"/>
        <w:numPr>
          <w:ilvl w:val="0"/>
          <w:numId w:val="36"/>
        </w:numPr>
      </w:pPr>
      <w:r w:rsidRPr="008367FE">
        <w:rPr>
          <w:b/>
          <w:bCs/>
        </w:rPr>
        <w:t>Misconfigurations</w:t>
      </w:r>
      <w:r>
        <w:t>: The AMI may have misconfigurations that can lead to security weaknesses, such as open ports or weak authentication mechanisms.</w:t>
      </w:r>
    </w:p>
    <w:p w14:paraId="50441EF1" w14:textId="77777777" w:rsidR="00675AE9" w:rsidRDefault="00675AE9" w:rsidP="00675AE9">
      <w:pPr>
        <w:pStyle w:val="ListParagraph"/>
        <w:numPr>
          <w:ilvl w:val="0"/>
          <w:numId w:val="36"/>
        </w:numPr>
      </w:pPr>
      <w:r w:rsidRPr="008367FE">
        <w:rPr>
          <w:b/>
          <w:bCs/>
        </w:rPr>
        <w:t>Lack of Patching</w:t>
      </w:r>
      <w:r>
        <w:t>: If the AMI is not regularly updated and patched, it may be susceptible to known security issues that have been fixed in newer versions.</w:t>
      </w:r>
    </w:p>
    <w:p w14:paraId="232D0CBD" w14:textId="77777777" w:rsidR="00675AE9" w:rsidRDefault="00675AE9" w:rsidP="00675AE9"/>
    <w:p w14:paraId="75D18D3A" w14:textId="35554461" w:rsidR="00675AE9" w:rsidRDefault="00675AE9" w:rsidP="00675AE9">
      <w:r>
        <w:t>To mitigate these risks, it is important to follow security best practices when selecting and using AMIs for EKS nodes. This includes:</w:t>
      </w:r>
    </w:p>
    <w:p w14:paraId="0FCBE00D" w14:textId="3CB0610D" w:rsidR="00675AE9" w:rsidRDefault="00675AE9" w:rsidP="00675AE9">
      <w:pPr>
        <w:pStyle w:val="ListParagraph"/>
        <w:numPr>
          <w:ilvl w:val="0"/>
          <w:numId w:val="35"/>
        </w:numPr>
      </w:pPr>
      <w:r>
        <w:t xml:space="preserve">Using official and trusted AMIs provided by </w:t>
      </w:r>
      <w:r w:rsidR="00CB2726">
        <w:t>GTS</w:t>
      </w:r>
      <w:r>
        <w:t>.</w:t>
      </w:r>
    </w:p>
    <w:p w14:paraId="1B5F0587" w14:textId="77777777" w:rsidR="00675AE9" w:rsidRDefault="00675AE9" w:rsidP="00675AE9">
      <w:pPr>
        <w:pStyle w:val="ListParagraph"/>
        <w:numPr>
          <w:ilvl w:val="0"/>
          <w:numId w:val="35"/>
        </w:numPr>
      </w:pPr>
      <w:r>
        <w:t>Regularly updating and patching the AMIs to ensure they have the latest security fixes.</w:t>
      </w:r>
    </w:p>
    <w:p w14:paraId="2763DC5E" w14:textId="60C829AA" w:rsidR="00675AE9" w:rsidRDefault="00DB3FA1" w:rsidP="00675AE9">
      <w:pPr>
        <w:pStyle w:val="ListParagraph"/>
        <w:numPr>
          <w:ilvl w:val="0"/>
          <w:numId w:val="35"/>
        </w:numPr>
      </w:pPr>
      <w:r>
        <w:t>Regularly s</w:t>
      </w:r>
      <w:r w:rsidR="00675AE9">
        <w:t>can the AMIs for vulnerabilities.</w:t>
      </w:r>
    </w:p>
    <w:p w14:paraId="37EFBF00" w14:textId="3D09D133" w:rsidR="00F32A2E" w:rsidRDefault="00675AE9" w:rsidP="00675AE9">
      <w:pPr>
        <w:pStyle w:val="ListParagraph"/>
        <w:numPr>
          <w:ilvl w:val="0"/>
          <w:numId w:val="35"/>
        </w:numPr>
      </w:pPr>
      <w:r>
        <w:t>Implementing strong security controls, such as proper network segmentation, access control, and encryption, to protect the EKS nodes and the data they handle.</w:t>
      </w:r>
    </w:p>
    <w:p w14:paraId="0B4A20BB" w14:textId="77777777" w:rsidR="004F1527" w:rsidRDefault="004F1527" w:rsidP="004F1527">
      <w:pPr>
        <w:pStyle w:val="ListParagraph"/>
      </w:pPr>
    </w:p>
    <w:p w14:paraId="2F5EDDB4" w14:textId="77777777" w:rsidR="00E34722" w:rsidRDefault="00E34722">
      <w:pPr>
        <w:suppressAutoHyphens w:val="0"/>
        <w:spacing w:after="200"/>
        <w:rPr>
          <w:rFonts w:asciiTheme="majorHAnsi" w:eastAsiaTheme="majorEastAsia" w:hAnsiTheme="majorHAnsi" w:cstheme="majorBidi"/>
          <w:i/>
          <w:iCs/>
        </w:rPr>
      </w:pPr>
      <w:r>
        <w:br w:type="page"/>
      </w:r>
    </w:p>
    <w:p w14:paraId="3EB91D8F" w14:textId="1988C79F" w:rsidR="007A38D6" w:rsidRPr="00131AB1" w:rsidRDefault="007A38D6" w:rsidP="007A38D6">
      <w:pPr>
        <w:pStyle w:val="Heading4"/>
      </w:pPr>
      <w:r>
        <w:lastRenderedPageBreak/>
        <w:t>EKS Container Risks</w:t>
      </w:r>
    </w:p>
    <w:p w14:paraId="3A35D952" w14:textId="656C0C0B" w:rsidR="003760BD" w:rsidRDefault="003760BD" w:rsidP="003760BD">
      <w:r>
        <w:t>There are quantifiable risks that we should consider specific to the EKS container</w:t>
      </w:r>
      <w:r w:rsidR="00E34722">
        <w:t>.</w:t>
      </w:r>
    </w:p>
    <w:p w14:paraId="0820AAC1" w14:textId="23F4542B" w:rsidR="003760BD" w:rsidRDefault="003760BD" w:rsidP="003760BD">
      <w:pPr>
        <w:pStyle w:val="ListParagraph"/>
        <w:numPr>
          <w:ilvl w:val="0"/>
          <w:numId w:val="40"/>
        </w:numPr>
      </w:pPr>
      <w:r w:rsidRPr="008367FE">
        <w:rPr>
          <w:b/>
          <w:bCs/>
        </w:rPr>
        <w:t>Container vulnerabilities</w:t>
      </w:r>
      <w:r>
        <w:t xml:space="preserve">: </w:t>
      </w:r>
      <w:r w:rsidR="0088339E">
        <w:t>V</w:t>
      </w:r>
      <w:r>
        <w:t>ulnerabilities can be exploited by attackers</w:t>
      </w:r>
      <w:r w:rsidR="00474941">
        <w:t xml:space="preserve"> and</w:t>
      </w:r>
      <w:r>
        <w:t xml:space="preserve"> lead to unauthorized access, data breaches, or disruption of services.</w:t>
      </w:r>
    </w:p>
    <w:p w14:paraId="7C59EBA5" w14:textId="77777777" w:rsidR="003760BD" w:rsidRDefault="003760BD" w:rsidP="003760BD">
      <w:pPr>
        <w:pStyle w:val="ListParagraph"/>
        <w:numPr>
          <w:ilvl w:val="0"/>
          <w:numId w:val="40"/>
        </w:numPr>
      </w:pPr>
      <w:r w:rsidRPr="008367FE">
        <w:rPr>
          <w:b/>
          <w:bCs/>
        </w:rPr>
        <w:t>Container escape</w:t>
      </w:r>
      <w:r>
        <w:t>: In certain scenarios, attackers may be able to escape the container and gain access to the underlying host or other containers running on the same host. This can result in unauthorized access or compromise of other containers.</w:t>
      </w:r>
    </w:p>
    <w:p w14:paraId="6A2281B4" w14:textId="7A8BE181" w:rsidR="003760BD" w:rsidRDefault="003760BD" w:rsidP="003760BD">
      <w:pPr>
        <w:pStyle w:val="ListParagraph"/>
        <w:numPr>
          <w:ilvl w:val="0"/>
          <w:numId w:val="40"/>
        </w:numPr>
      </w:pPr>
      <w:r w:rsidRPr="008367FE">
        <w:rPr>
          <w:b/>
          <w:bCs/>
        </w:rPr>
        <w:t>Container misconfigurations</w:t>
      </w:r>
      <w:r>
        <w:t xml:space="preserve">: Misconfigurations in container settings or permissions can lead to security weaknesses, such as excessive privileges or insecure network configurations. </w:t>
      </w:r>
      <w:r w:rsidR="000D1611">
        <w:t>M</w:t>
      </w:r>
      <w:r>
        <w:t xml:space="preserve">isconfigurations </w:t>
      </w:r>
      <w:r w:rsidR="00835B6F">
        <w:t>may be used to</w:t>
      </w:r>
      <w:r>
        <w:t xml:space="preserve"> gain unauthorized access or perform malicious activities.</w:t>
      </w:r>
    </w:p>
    <w:p w14:paraId="754C72E1" w14:textId="77777777" w:rsidR="003760BD" w:rsidRDefault="003760BD" w:rsidP="003760BD">
      <w:pPr>
        <w:pStyle w:val="ListParagraph"/>
        <w:numPr>
          <w:ilvl w:val="0"/>
          <w:numId w:val="40"/>
        </w:numPr>
      </w:pPr>
      <w:r w:rsidRPr="008367FE">
        <w:rPr>
          <w:b/>
          <w:bCs/>
        </w:rPr>
        <w:t>Container image security</w:t>
      </w:r>
      <w:r>
        <w:t>: The security of the container images used in EKS is crucial. If the images are compromised or contain malware, it can lead to unauthorized access, data breaches, or disruption of services.</w:t>
      </w:r>
    </w:p>
    <w:p w14:paraId="10E014D5" w14:textId="13971FEA" w:rsidR="003760BD" w:rsidRDefault="003760BD" w:rsidP="003876F3"/>
    <w:p w14:paraId="7F8BE2DA" w14:textId="77777777" w:rsidR="003760BD" w:rsidRDefault="003760BD" w:rsidP="003760BD">
      <w:r>
        <w:t>To mitigate these risks, it is important to implement the following measures:</w:t>
      </w:r>
    </w:p>
    <w:p w14:paraId="498A59F9" w14:textId="60B4FDDF" w:rsidR="003760BD" w:rsidRDefault="003760BD" w:rsidP="003760BD">
      <w:pPr>
        <w:pStyle w:val="ListParagraph"/>
        <w:numPr>
          <w:ilvl w:val="0"/>
          <w:numId w:val="41"/>
        </w:numPr>
      </w:pPr>
      <w:r>
        <w:t xml:space="preserve">Regularly update and patch container images to ensure they are running the latest </w:t>
      </w:r>
      <w:r w:rsidR="000D1611">
        <w:t>supported</w:t>
      </w:r>
      <w:r>
        <w:t xml:space="preserve"> versions.</w:t>
      </w:r>
    </w:p>
    <w:p w14:paraId="5BAA819E" w14:textId="77777777" w:rsidR="003760BD" w:rsidRDefault="003760BD" w:rsidP="003760BD">
      <w:pPr>
        <w:pStyle w:val="ListParagraph"/>
        <w:numPr>
          <w:ilvl w:val="0"/>
          <w:numId w:val="41"/>
        </w:numPr>
      </w:pPr>
      <w:r>
        <w:t>Implement strong access controls and authentication mechanisms for containers.</w:t>
      </w:r>
    </w:p>
    <w:p w14:paraId="373B7446" w14:textId="77777777" w:rsidR="003760BD" w:rsidRDefault="003760BD" w:rsidP="003760BD">
      <w:pPr>
        <w:pStyle w:val="ListParagraph"/>
        <w:numPr>
          <w:ilvl w:val="0"/>
          <w:numId w:val="41"/>
        </w:numPr>
      </w:pPr>
      <w:r>
        <w:t>Use container security tools and practices, such as vulnerability scanning, image signing, and runtime monitoring.</w:t>
      </w:r>
    </w:p>
    <w:p w14:paraId="7EE86E27" w14:textId="77777777" w:rsidR="003760BD" w:rsidRDefault="003760BD" w:rsidP="003760BD">
      <w:pPr>
        <w:pStyle w:val="ListParagraph"/>
        <w:numPr>
          <w:ilvl w:val="0"/>
          <w:numId w:val="41"/>
        </w:numPr>
      </w:pPr>
      <w:r>
        <w:t>Implement network segmentation and isolation to limit the impact of a compromised container.</w:t>
      </w:r>
    </w:p>
    <w:p w14:paraId="62C1C487" w14:textId="35D6CE5F" w:rsidR="00F32A2E" w:rsidRDefault="003760BD" w:rsidP="003760BD">
      <w:pPr>
        <w:pStyle w:val="ListParagraph"/>
        <w:numPr>
          <w:ilvl w:val="0"/>
          <w:numId w:val="41"/>
        </w:numPr>
      </w:pPr>
      <w:r>
        <w:t>Follow security best practices for container deployment and configuration.</w:t>
      </w:r>
    </w:p>
    <w:p w14:paraId="151F646C" w14:textId="77777777" w:rsidR="00820418" w:rsidRDefault="00820418" w:rsidP="00820418">
      <w:pPr>
        <w:pStyle w:val="ListParagraph"/>
        <w:numPr>
          <w:ilvl w:val="1"/>
          <w:numId w:val="41"/>
        </w:numPr>
      </w:pPr>
      <w:r>
        <w:t>Use trusted container images: Only use container images from trusted sources and regularly update and patch them to ensure they are running the latest secure versions.</w:t>
      </w:r>
    </w:p>
    <w:p w14:paraId="1CEDD2D1" w14:textId="77777777" w:rsidR="00820418" w:rsidRDefault="00820418" w:rsidP="00820418">
      <w:pPr>
        <w:pStyle w:val="ListParagraph"/>
        <w:numPr>
          <w:ilvl w:val="1"/>
          <w:numId w:val="41"/>
        </w:numPr>
      </w:pPr>
      <w:r>
        <w:t>Implement strong access controls: Use strong authentication mechanisms and access controls to restrict access to containers. This includes using strong passwords, multi-factor authentication, and role-based access control (RBAC).</w:t>
      </w:r>
    </w:p>
    <w:p w14:paraId="7E9891B0" w14:textId="77777777" w:rsidR="00820418" w:rsidRDefault="00820418" w:rsidP="00820418">
      <w:pPr>
        <w:pStyle w:val="ListParagraph"/>
        <w:numPr>
          <w:ilvl w:val="1"/>
          <w:numId w:val="41"/>
        </w:numPr>
      </w:pPr>
      <w:r>
        <w:t>Limit container privileges: Configure containers with the least privileges necessary to perform their intended functions. Avoid running containers with root privileges whenever possible.</w:t>
      </w:r>
    </w:p>
    <w:p w14:paraId="051896A0" w14:textId="77777777" w:rsidR="00820418" w:rsidRDefault="00820418" w:rsidP="00820418">
      <w:pPr>
        <w:pStyle w:val="ListParagraph"/>
        <w:numPr>
          <w:ilvl w:val="1"/>
          <w:numId w:val="41"/>
        </w:numPr>
      </w:pPr>
      <w:r>
        <w:t>Secure container networking: Implement secure network configurations for containers, such as using encrypted communication channels, isolating containers from each other, and using network segmentation to limit communication between containers.</w:t>
      </w:r>
    </w:p>
    <w:p w14:paraId="7C780A5C" w14:textId="77777777" w:rsidR="00820418" w:rsidRDefault="00820418" w:rsidP="00820418">
      <w:pPr>
        <w:pStyle w:val="ListParagraph"/>
        <w:numPr>
          <w:ilvl w:val="1"/>
          <w:numId w:val="41"/>
        </w:numPr>
      </w:pPr>
      <w:r>
        <w:t>Regularly monitor and scan for vulnerabilities: Use container security tools and practices, such as vulnerability scanning and monitoring, to identify and address any vulnerabilities or misconfigurations in containers.</w:t>
      </w:r>
    </w:p>
    <w:p w14:paraId="3E62FEC5" w14:textId="77777777" w:rsidR="00820418" w:rsidRDefault="00820418" w:rsidP="00820418">
      <w:pPr>
        <w:pStyle w:val="ListParagraph"/>
        <w:numPr>
          <w:ilvl w:val="1"/>
          <w:numId w:val="41"/>
        </w:numPr>
      </w:pPr>
      <w:r>
        <w:t>Implement container runtime security: Use container runtime security tools and practices, such as container isolation technologies (e.g., Kubernetes namespaces) and runtime protection mechanisms, to prevent container escapes and unauthorized access to the underlying host.</w:t>
      </w:r>
    </w:p>
    <w:p w14:paraId="7AFC464C" w14:textId="77777777" w:rsidR="00820418" w:rsidRDefault="00820418" w:rsidP="00820418">
      <w:pPr>
        <w:pStyle w:val="ListParagraph"/>
        <w:numPr>
          <w:ilvl w:val="1"/>
          <w:numId w:val="41"/>
        </w:numPr>
      </w:pPr>
      <w:r>
        <w:t>Implement logging and monitoring: Enable logging and monitoring for containers to detect and respond to any suspicious activities or anomalies. This includes monitoring container logs, network traffic, and system metrics.</w:t>
      </w:r>
    </w:p>
    <w:p w14:paraId="194783A9" w14:textId="77777777" w:rsidR="00820418" w:rsidRDefault="00820418" w:rsidP="00820418">
      <w:pPr>
        <w:pStyle w:val="ListParagraph"/>
        <w:numPr>
          <w:ilvl w:val="1"/>
          <w:numId w:val="41"/>
        </w:numPr>
      </w:pPr>
      <w:r>
        <w:t>Regularly backup container data: Implement regular backups of container data to ensure that in the event of a compromise or data loss, you can restore the containers to a known secure state.</w:t>
      </w:r>
    </w:p>
    <w:p w14:paraId="2D2279ED" w14:textId="77777777" w:rsidR="00DA4C1C" w:rsidRDefault="00DA4C1C" w:rsidP="00125B5E"/>
    <w:p w14:paraId="3816762F" w14:textId="77777777" w:rsidR="004A011C" w:rsidRDefault="004A011C">
      <w:pPr>
        <w:suppressAutoHyphens w:val="0"/>
        <w:spacing w:after="200"/>
        <w:rPr>
          <w:rFonts w:asciiTheme="majorHAnsi" w:eastAsiaTheme="majorEastAsia" w:hAnsiTheme="majorHAnsi" w:cstheme="majorBidi"/>
          <w:b/>
          <w:szCs w:val="24"/>
        </w:rPr>
      </w:pPr>
      <w:r>
        <w:br w:type="page"/>
      </w:r>
    </w:p>
    <w:p w14:paraId="2FC7B1E1" w14:textId="7AAC1E61" w:rsidR="00E34722" w:rsidRDefault="00E34722" w:rsidP="00E34722">
      <w:pPr>
        <w:pStyle w:val="Heading3"/>
      </w:pPr>
      <w:bookmarkStart w:id="70" w:name="_Toc168572037"/>
      <w:r>
        <w:lastRenderedPageBreak/>
        <w:t>Characteristics of the four EKS models in use at Aegon</w:t>
      </w:r>
      <w:bookmarkEnd w:id="70"/>
    </w:p>
    <w:p w14:paraId="0C58521D" w14:textId="1BF56245" w:rsidR="006F1BA4" w:rsidRDefault="006F1BA4" w:rsidP="00125B5E">
      <w:r>
        <w:t xml:space="preserve">This document </w:t>
      </w:r>
      <w:r w:rsidR="00C80ED8">
        <w:t>provides a description of four basic EKS implementation models:</w:t>
      </w:r>
    </w:p>
    <w:p w14:paraId="0B22ABB0" w14:textId="77777777" w:rsidR="006F1BA4" w:rsidRDefault="006F1BA4" w:rsidP="00125B5E"/>
    <w:p w14:paraId="7E66F12A" w14:textId="77777777" w:rsidR="00154BB7" w:rsidRPr="00C37C29" w:rsidRDefault="00154BB7" w:rsidP="00E34722">
      <w:pPr>
        <w:pStyle w:val="Heading4"/>
        <w:rPr>
          <w:rStyle w:val="Emphasis"/>
          <w:i/>
          <w:iCs/>
        </w:rPr>
      </w:pPr>
      <w:bookmarkStart w:id="71" w:name="_Ref165903856"/>
      <w:bookmarkStart w:id="72" w:name="_Toc166063852"/>
      <w:r w:rsidRPr="00C37C29">
        <w:rPr>
          <w:rStyle w:val="Emphasis"/>
        </w:rPr>
        <w:t>Non-Routable Nodes and Containers Isolated to the VPC</w:t>
      </w:r>
      <w:bookmarkEnd w:id="71"/>
      <w:bookmarkEnd w:id="72"/>
    </w:p>
    <w:p w14:paraId="45031769" w14:textId="77777777" w:rsidR="00FC7C8F" w:rsidRDefault="00D1497B" w:rsidP="00463287">
      <w:pPr>
        <w:ind w:left="720"/>
        <w:rPr>
          <w:rStyle w:val="Emphasis"/>
          <w:i w:val="0"/>
          <w:iCs w:val="0"/>
        </w:rPr>
      </w:pPr>
      <w:r>
        <w:rPr>
          <w:rStyle w:val="Emphasis"/>
          <w:i w:val="0"/>
          <w:iCs w:val="0"/>
        </w:rPr>
        <w:t xml:space="preserve">The </w:t>
      </w:r>
      <w:r w:rsidR="00FC7C8F">
        <w:rPr>
          <w:rStyle w:val="Emphasis"/>
          <w:i w:val="0"/>
          <w:iCs w:val="0"/>
        </w:rPr>
        <w:t>characteristics</w:t>
      </w:r>
      <w:r>
        <w:rPr>
          <w:rStyle w:val="Emphasis"/>
          <w:i w:val="0"/>
          <w:iCs w:val="0"/>
        </w:rPr>
        <w:t xml:space="preserve"> of this model are: </w:t>
      </w:r>
    </w:p>
    <w:p w14:paraId="02B2CCC2" w14:textId="4828DFE6" w:rsidR="00FC7C8F" w:rsidRDefault="00D1497B" w:rsidP="00FC7C8F">
      <w:pPr>
        <w:pStyle w:val="ListParagraph"/>
        <w:numPr>
          <w:ilvl w:val="0"/>
          <w:numId w:val="21"/>
        </w:numPr>
        <w:rPr>
          <w:rStyle w:val="Emphasis"/>
          <w:i w:val="0"/>
          <w:iCs w:val="0"/>
        </w:rPr>
      </w:pPr>
      <w:r w:rsidRPr="00FC7C8F">
        <w:rPr>
          <w:rStyle w:val="Emphasis"/>
          <w:i w:val="0"/>
          <w:iCs w:val="0"/>
        </w:rPr>
        <w:t xml:space="preserve">the nodes (EC2) and </w:t>
      </w:r>
      <w:r w:rsidR="00AD7101">
        <w:rPr>
          <w:rStyle w:val="Emphasis"/>
          <w:i w:val="0"/>
          <w:iCs w:val="0"/>
        </w:rPr>
        <w:t>c</w:t>
      </w:r>
      <w:r w:rsidRPr="00FC7C8F">
        <w:rPr>
          <w:rStyle w:val="Emphasis"/>
          <w:i w:val="0"/>
          <w:iCs w:val="0"/>
        </w:rPr>
        <w:t>ontainers are both running in VPC Subnets that are using a non-routable IP Address space (100.64.0.0/16)</w:t>
      </w:r>
      <w:r w:rsidR="00FC7C8F">
        <w:rPr>
          <w:rStyle w:val="Emphasis"/>
          <w:i w:val="0"/>
          <w:iCs w:val="0"/>
        </w:rPr>
        <w:t>.</w:t>
      </w:r>
    </w:p>
    <w:p w14:paraId="7A235CAC" w14:textId="10F5ED32" w:rsidR="00FC7C8F" w:rsidRDefault="00FC7C8F" w:rsidP="00FC7C8F">
      <w:pPr>
        <w:pStyle w:val="ListParagraph"/>
        <w:numPr>
          <w:ilvl w:val="0"/>
          <w:numId w:val="21"/>
        </w:numPr>
        <w:rPr>
          <w:rStyle w:val="Emphasis"/>
          <w:i w:val="0"/>
          <w:iCs w:val="0"/>
        </w:rPr>
      </w:pPr>
      <w:r>
        <w:rPr>
          <w:rStyle w:val="Emphasis"/>
          <w:i w:val="0"/>
          <w:iCs w:val="0"/>
        </w:rPr>
        <w:t>t</w:t>
      </w:r>
      <w:r w:rsidR="00D1497B" w:rsidRPr="00FC7C8F">
        <w:rPr>
          <w:rStyle w:val="Emphasis"/>
          <w:i w:val="0"/>
          <w:iCs w:val="0"/>
        </w:rPr>
        <w:t xml:space="preserve">he Subnets are not using NAT Gateways to reach outside the VPC to other resources.  </w:t>
      </w:r>
    </w:p>
    <w:p w14:paraId="188FB398" w14:textId="77777777" w:rsidR="00051865" w:rsidRDefault="00051865" w:rsidP="00FC7C8F">
      <w:pPr>
        <w:pStyle w:val="ListParagraph"/>
        <w:numPr>
          <w:ilvl w:val="0"/>
          <w:numId w:val="21"/>
        </w:numPr>
        <w:rPr>
          <w:rStyle w:val="Emphasis"/>
          <w:i w:val="0"/>
          <w:iCs w:val="0"/>
        </w:rPr>
      </w:pPr>
      <w:r>
        <w:rPr>
          <w:rStyle w:val="Emphasis"/>
          <w:i w:val="0"/>
          <w:iCs w:val="0"/>
        </w:rPr>
        <w:t>t</w:t>
      </w:r>
      <w:r w:rsidR="00FC7C8F">
        <w:rPr>
          <w:rStyle w:val="Emphasis"/>
          <w:i w:val="0"/>
          <w:iCs w:val="0"/>
        </w:rPr>
        <w:t>he Subnets are not</w:t>
      </w:r>
      <w:r>
        <w:rPr>
          <w:rStyle w:val="Emphasis"/>
          <w:i w:val="0"/>
          <w:iCs w:val="0"/>
        </w:rPr>
        <w:t xml:space="preserve"> using Load Balancers to allow resources outside the VPC to reach into the EKS nodes/containers.</w:t>
      </w:r>
    </w:p>
    <w:p w14:paraId="3F6570FD" w14:textId="4EE74004" w:rsidR="00154BB7" w:rsidRPr="00051865" w:rsidRDefault="002011BD" w:rsidP="00051865">
      <w:pPr>
        <w:ind w:left="720"/>
        <w:rPr>
          <w:rStyle w:val="Emphasis"/>
          <w:i w:val="0"/>
          <w:iCs w:val="0"/>
        </w:rPr>
      </w:pPr>
      <w:r w:rsidRPr="00051865">
        <w:rPr>
          <w:rStyle w:val="Emphasis"/>
          <w:i w:val="0"/>
          <w:iCs w:val="0"/>
        </w:rPr>
        <w:t>This is the most secure option as the EKS containers and nodes are restricted to communicating with the resource in the same VPC only.  In this model, additional security should be consider</w:t>
      </w:r>
      <w:r w:rsidR="00E42EFB" w:rsidRPr="00051865">
        <w:rPr>
          <w:rStyle w:val="Emphasis"/>
          <w:i w:val="0"/>
          <w:iCs w:val="0"/>
        </w:rPr>
        <w:t>ed to isolate the EKS resources from the rest of the data/</w:t>
      </w:r>
      <w:bookmarkStart w:id="73" w:name="_Int_FyknEjW8"/>
      <w:r w:rsidR="00E42EFB" w:rsidRPr="00051865">
        <w:rPr>
          <w:rStyle w:val="Emphasis"/>
          <w:i w:val="0"/>
          <w:iCs w:val="0"/>
        </w:rPr>
        <w:t>compute</w:t>
      </w:r>
      <w:bookmarkEnd w:id="73"/>
      <w:r w:rsidR="00E42EFB" w:rsidRPr="00051865">
        <w:rPr>
          <w:rStyle w:val="Emphasis"/>
          <w:i w:val="0"/>
          <w:iCs w:val="0"/>
        </w:rPr>
        <w:t xml:space="preserve"> resources using the least-privilege security model.</w:t>
      </w:r>
      <w:r w:rsidR="00801A12" w:rsidRPr="00051865">
        <w:rPr>
          <w:rStyle w:val="Emphasis"/>
          <w:i w:val="0"/>
          <w:iCs w:val="0"/>
        </w:rPr>
        <w:t xml:space="preserve">  Even with this model, additional </w:t>
      </w:r>
      <w:r w:rsidR="00202FCF" w:rsidRPr="00051865">
        <w:rPr>
          <w:rStyle w:val="Emphasis"/>
          <w:i w:val="0"/>
          <w:iCs w:val="0"/>
        </w:rPr>
        <w:t>s</w:t>
      </w:r>
      <w:r w:rsidR="00801A12" w:rsidRPr="00051865">
        <w:rPr>
          <w:rStyle w:val="Emphasis"/>
          <w:i w:val="0"/>
          <w:iCs w:val="0"/>
        </w:rPr>
        <w:t xml:space="preserve">ecurity </w:t>
      </w:r>
      <w:r w:rsidR="00463287" w:rsidRPr="00051865">
        <w:rPr>
          <w:rStyle w:val="Emphasis"/>
          <w:i w:val="0"/>
          <w:iCs w:val="0"/>
        </w:rPr>
        <w:t xml:space="preserve">controls </w:t>
      </w:r>
      <w:r w:rsidR="00801A12" w:rsidRPr="00051865">
        <w:rPr>
          <w:rStyle w:val="Emphasis"/>
          <w:i w:val="0"/>
          <w:iCs w:val="0"/>
        </w:rPr>
        <w:t xml:space="preserve">need to be </w:t>
      </w:r>
      <w:r w:rsidR="00202FCF" w:rsidRPr="00051865">
        <w:rPr>
          <w:rStyle w:val="Emphasis"/>
          <w:i w:val="0"/>
          <w:iCs w:val="0"/>
        </w:rPr>
        <w:t>considered</w:t>
      </w:r>
      <w:r w:rsidR="005A4F3F" w:rsidRPr="00051865">
        <w:rPr>
          <w:rStyle w:val="Emphasis"/>
          <w:i w:val="0"/>
          <w:iCs w:val="0"/>
        </w:rPr>
        <w:t xml:space="preserve"> when multiple Applications, Namespaces and/or Clusters are used in the same VPC.</w:t>
      </w:r>
    </w:p>
    <w:p w14:paraId="0A8470BD" w14:textId="77777777" w:rsidR="00E42EFB" w:rsidRPr="00154BB7" w:rsidRDefault="00E42EFB" w:rsidP="00463287">
      <w:pPr>
        <w:ind w:left="720"/>
        <w:rPr>
          <w:rStyle w:val="Emphasis"/>
          <w:i w:val="0"/>
          <w:iCs w:val="0"/>
        </w:rPr>
      </w:pPr>
    </w:p>
    <w:p w14:paraId="4E3EC162" w14:textId="77777777" w:rsidR="00154BB7" w:rsidRPr="00154BB7" w:rsidRDefault="00154BB7" w:rsidP="00E34722">
      <w:pPr>
        <w:pStyle w:val="Heading4"/>
        <w:rPr>
          <w:rStyle w:val="Emphasis"/>
          <w:i/>
          <w:iCs/>
        </w:rPr>
      </w:pPr>
      <w:bookmarkStart w:id="74" w:name="_Ref165903864"/>
      <w:bookmarkStart w:id="75" w:name="_Toc166063853"/>
      <w:r w:rsidRPr="00154BB7">
        <w:rPr>
          <w:rStyle w:val="Emphasis"/>
        </w:rPr>
        <w:t>Non-Routable Nodes and Containers with controlled access outside the VPC</w:t>
      </w:r>
      <w:bookmarkEnd w:id="74"/>
      <w:bookmarkEnd w:id="75"/>
    </w:p>
    <w:p w14:paraId="3D165C83" w14:textId="77777777" w:rsidR="001959C6" w:rsidRDefault="001959C6" w:rsidP="001959C6">
      <w:pPr>
        <w:ind w:left="720"/>
        <w:rPr>
          <w:rStyle w:val="Emphasis"/>
          <w:i w:val="0"/>
          <w:iCs w:val="0"/>
        </w:rPr>
      </w:pPr>
      <w:r>
        <w:rPr>
          <w:rStyle w:val="Emphasis"/>
          <w:i w:val="0"/>
          <w:iCs w:val="0"/>
        </w:rPr>
        <w:t xml:space="preserve">The characteristics of this model are: </w:t>
      </w:r>
    </w:p>
    <w:p w14:paraId="2CC11267" w14:textId="77777777" w:rsidR="00AD66AF" w:rsidRDefault="00AD66AF" w:rsidP="00AD66AF">
      <w:pPr>
        <w:pStyle w:val="ListParagraph"/>
        <w:numPr>
          <w:ilvl w:val="0"/>
          <w:numId w:val="21"/>
        </w:numPr>
        <w:rPr>
          <w:rStyle w:val="Emphasis"/>
          <w:i w:val="0"/>
          <w:iCs w:val="0"/>
        </w:rPr>
      </w:pPr>
      <w:r w:rsidRPr="00FC7C8F">
        <w:rPr>
          <w:rStyle w:val="Emphasis"/>
          <w:i w:val="0"/>
          <w:iCs w:val="0"/>
        </w:rPr>
        <w:t xml:space="preserve">the nodes (EC2) and </w:t>
      </w:r>
      <w:r>
        <w:rPr>
          <w:rStyle w:val="Emphasis"/>
          <w:i w:val="0"/>
          <w:iCs w:val="0"/>
        </w:rPr>
        <w:t>c</w:t>
      </w:r>
      <w:r w:rsidRPr="00FC7C8F">
        <w:rPr>
          <w:rStyle w:val="Emphasis"/>
          <w:i w:val="0"/>
          <w:iCs w:val="0"/>
        </w:rPr>
        <w:t>ontainers are both running in VPC Subnets that are using a non-routable IP Address space (100.64.0.0/16)</w:t>
      </w:r>
      <w:r>
        <w:rPr>
          <w:rStyle w:val="Emphasis"/>
          <w:i w:val="0"/>
          <w:iCs w:val="0"/>
        </w:rPr>
        <w:t>.</w:t>
      </w:r>
    </w:p>
    <w:p w14:paraId="64ABF85F" w14:textId="585D2546" w:rsidR="001959C6" w:rsidRDefault="001959C6" w:rsidP="001959C6">
      <w:pPr>
        <w:pStyle w:val="ListParagraph"/>
        <w:numPr>
          <w:ilvl w:val="0"/>
          <w:numId w:val="21"/>
        </w:numPr>
        <w:rPr>
          <w:rStyle w:val="Emphasis"/>
          <w:i w:val="0"/>
          <w:iCs w:val="0"/>
        </w:rPr>
      </w:pPr>
      <w:r>
        <w:rPr>
          <w:rStyle w:val="Emphasis"/>
          <w:i w:val="0"/>
          <w:iCs w:val="0"/>
        </w:rPr>
        <w:t>t</w:t>
      </w:r>
      <w:r w:rsidRPr="00FC7C8F">
        <w:rPr>
          <w:rStyle w:val="Emphasis"/>
          <w:i w:val="0"/>
          <w:iCs w:val="0"/>
        </w:rPr>
        <w:t>he Subnets are using a NAT Gateways to reach outside the VPC to other resources</w:t>
      </w:r>
      <w:r w:rsidR="004009B0">
        <w:rPr>
          <w:rStyle w:val="Emphasis"/>
          <w:i w:val="0"/>
          <w:iCs w:val="0"/>
        </w:rPr>
        <w:t>.</w:t>
      </w:r>
      <w:r w:rsidRPr="00FC7C8F">
        <w:rPr>
          <w:rStyle w:val="Emphasis"/>
          <w:i w:val="0"/>
          <w:iCs w:val="0"/>
        </w:rPr>
        <w:t xml:space="preserve">  </w:t>
      </w:r>
    </w:p>
    <w:p w14:paraId="34644C06" w14:textId="46AB6835" w:rsidR="001959C6" w:rsidRDefault="00AD7101" w:rsidP="001959C6">
      <w:pPr>
        <w:pStyle w:val="ListParagraph"/>
        <w:numPr>
          <w:ilvl w:val="0"/>
          <w:numId w:val="21"/>
        </w:numPr>
        <w:rPr>
          <w:rStyle w:val="Emphasis"/>
          <w:i w:val="0"/>
          <w:iCs w:val="0"/>
        </w:rPr>
      </w:pPr>
      <w:r>
        <w:rPr>
          <w:rStyle w:val="Emphasis"/>
          <w:i w:val="0"/>
          <w:iCs w:val="0"/>
        </w:rPr>
        <w:t xml:space="preserve">and/or </w:t>
      </w:r>
      <w:r w:rsidR="001959C6">
        <w:rPr>
          <w:rStyle w:val="Emphasis"/>
          <w:i w:val="0"/>
          <w:iCs w:val="0"/>
        </w:rPr>
        <w:t xml:space="preserve">the Subnets are using Load Balancers to allow resources outside the VPC to reach into </w:t>
      </w:r>
      <w:r w:rsidR="006579ED">
        <w:rPr>
          <w:rStyle w:val="Emphasis"/>
          <w:i w:val="0"/>
          <w:iCs w:val="0"/>
        </w:rPr>
        <w:t xml:space="preserve">applications hosted by the </w:t>
      </w:r>
      <w:r w:rsidR="001959C6">
        <w:rPr>
          <w:rStyle w:val="Emphasis"/>
          <w:i w:val="0"/>
          <w:iCs w:val="0"/>
        </w:rPr>
        <w:t xml:space="preserve">EKS </w:t>
      </w:r>
      <w:r w:rsidR="006579ED">
        <w:rPr>
          <w:rStyle w:val="Emphasis"/>
          <w:i w:val="0"/>
          <w:iCs w:val="0"/>
        </w:rPr>
        <w:t>cluster</w:t>
      </w:r>
      <w:r w:rsidR="001959C6">
        <w:rPr>
          <w:rStyle w:val="Emphasis"/>
          <w:i w:val="0"/>
          <w:iCs w:val="0"/>
        </w:rPr>
        <w:t>.</w:t>
      </w:r>
    </w:p>
    <w:p w14:paraId="419C0A82" w14:textId="70F82CEE" w:rsidR="00154BB7" w:rsidRDefault="001959C6" w:rsidP="001959C6">
      <w:pPr>
        <w:ind w:left="720"/>
        <w:rPr>
          <w:rStyle w:val="Emphasis"/>
          <w:i w:val="0"/>
          <w:iCs w:val="0"/>
        </w:rPr>
      </w:pPr>
      <w:r w:rsidRPr="00051865">
        <w:rPr>
          <w:rStyle w:val="Emphasis"/>
          <w:i w:val="0"/>
          <w:iCs w:val="0"/>
        </w:rPr>
        <w:t xml:space="preserve">This </w:t>
      </w:r>
      <w:r w:rsidR="00227AB6">
        <w:rPr>
          <w:rStyle w:val="Emphasis"/>
          <w:i w:val="0"/>
          <w:iCs w:val="0"/>
        </w:rPr>
        <w:t xml:space="preserve">model is slightly less secure than the previous </w:t>
      </w:r>
      <w:r w:rsidRPr="00051865">
        <w:rPr>
          <w:rStyle w:val="Emphasis"/>
          <w:i w:val="0"/>
          <w:iCs w:val="0"/>
        </w:rPr>
        <w:t xml:space="preserve">option as the EKS </w:t>
      </w:r>
      <w:r w:rsidR="00E75351">
        <w:rPr>
          <w:rStyle w:val="Emphasis"/>
          <w:i w:val="0"/>
          <w:iCs w:val="0"/>
        </w:rPr>
        <w:t>cluster</w:t>
      </w:r>
      <w:r w:rsidR="00227AB6">
        <w:rPr>
          <w:rStyle w:val="Emphasis"/>
          <w:i w:val="0"/>
          <w:iCs w:val="0"/>
        </w:rPr>
        <w:t xml:space="preserve"> is reachable on the Aegon network</w:t>
      </w:r>
      <w:r w:rsidR="008008A5">
        <w:rPr>
          <w:rStyle w:val="Emphasis"/>
          <w:i w:val="0"/>
          <w:iCs w:val="0"/>
        </w:rPr>
        <w:t xml:space="preserve"> </w:t>
      </w:r>
      <w:r w:rsidR="00E75351">
        <w:rPr>
          <w:rStyle w:val="Emphasis"/>
          <w:i w:val="0"/>
          <w:iCs w:val="0"/>
        </w:rPr>
        <w:t xml:space="preserve">through the NAT Gateways and Load Balancers.  </w:t>
      </w:r>
      <w:r w:rsidRPr="00051865">
        <w:rPr>
          <w:rStyle w:val="Emphasis"/>
          <w:i w:val="0"/>
          <w:iCs w:val="0"/>
        </w:rPr>
        <w:t>In this model, additional security should be considered to isolate the EKS resources from the rest of the data/</w:t>
      </w:r>
      <w:bookmarkStart w:id="76" w:name="_Int_VRTOYGhi"/>
      <w:r w:rsidRPr="00051865">
        <w:rPr>
          <w:rStyle w:val="Emphasis"/>
          <w:i w:val="0"/>
          <w:iCs w:val="0"/>
        </w:rPr>
        <w:t>compute</w:t>
      </w:r>
      <w:bookmarkEnd w:id="76"/>
      <w:r w:rsidRPr="00051865">
        <w:rPr>
          <w:rStyle w:val="Emphasis"/>
          <w:i w:val="0"/>
          <w:iCs w:val="0"/>
        </w:rPr>
        <w:t xml:space="preserve"> resources using the least-privilege security model.  Even with this model, additional security controls need to be considered when multiple Applications, Namespaces and/or Clusters are used in the same VPC.</w:t>
      </w:r>
      <w:r w:rsidR="00CF3FF9">
        <w:rPr>
          <w:rStyle w:val="Emphasis"/>
          <w:i w:val="0"/>
          <w:iCs w:val="0"/>
        </w:rPr>
        <w:t xml:space="preserve">  As the NAT Gateways and Load Balancers </w:t>
      </w:r>
      <w:r w:rsidR="00E75351">
        <w:rPr>
          <w:rStyle w:val="Emphasis"/>
          <w:i w:val="0"/>
          <w:iCs w:val="0"/>
        </w:rPr>
        <w:t>can</w:t>
      </w:r>
      <w:r w:rsidR="00CF3FF9">
        <w:rPr>
          <w:rStyle w:val="Emphasis"/>
          <w:i w:val="0"/>
          <w:iCs w:val="0"/>
        </w:rPr>
        <w:t xml:space="preserve"> communicate outside the VPC</w:t>
      </w:r>
      <w:r w:rsidR="00E75351">
        <w:rPr>
          <w:rStyle w:val="Emphasis"/>
          <w:i w:val="0"/>
          <w:iCs w:val="0"/>
        </w:rPr>
        <w:t xml:space="preserve"> Network</w:t>
      </w:r>
      <w:r w:rsidR="00322A20">
        <w:rPr>
          <w:rStyle w:val="Emphasis"/>
          <w:i w:val="0"/>
          <w:iCs w:val="0"/>
        </w:rPr>
        <w:t>,</w:t>
      </w:r>
      <w:r w:rsidR="00E75351">
        <w:rPr>
          <w:rStyle w:val="Emphasis"/>
          <w:i w:val="0"/>
          <w:iCs w:val="0"/>
        </w:rPr>
        <w:t xml:space="preserve"> Segmentation Policies should be applied to limit access to/from the </w:t>
      </w:r>
      <w:r w:rsidR="004009B0">
        <w:rPr>
          <w:rStyle w:val="Emphasis"/>
          <w:i w:val="0"/>
          <w:iCs w:val="0"/>
        </w:rPr>
        <w:t xml:space="preserve">EKS Nodes and </w:t>
      </w:r>
      <w:r w:rsidR="00E75351">
        <w:rPr>
          <w:rStyle w:val="Emphasis"/>
          <w:i w:val="0"/>
          <w:iCs w:val="0"/>
        </w:rPr>
        <w:t>application</w:t>
      </w:r>
      <w:r w:rsidR="004009B0">
        <w:rPr>
          <w:rStyle w:val="Emphasis"/>
          <w:i w:val="0"/>
          <w:iCs w:val="0"/>
        </w:rPr>
        <w:t>s.</w:t>
      </w:r>
    </w:p>
    <w:p w14:paraId="7D91B2DC" w14:textId="2D4A664D" w:rsidR="00463287" w:rsidRDefault="00463287" w:rsidP="00463287">
      <w:pPr>
        <w:ind w:left="720"/>
        <w:rPr>
          <w:rStyle w:val="Emphasis"/>
          <w:i w:val="0"/>
          <w:iCs w:val="0"/>
        </w:rPr>
      </w:pPr>
    </w:p>
    <w:p w14:paraId="588DA072" w14:textId="31AC7F4A" w:rsidR="00154BB7" w:rsidRPr="00154BB7" w:rsidRDefault="00154BB7" w:rsidP="00E34722">
      <w:pPr>
        <w:pStyle w:val="Heading4"/>
        <w:rPr>
          <w:rStyle w:val="Emphasis"/>
          <w:i/>
          <w:iCs/>
        </w:rPr>
      </w:pPr>
      <w:bookmarkStart w:id="77" w:name="_Ref165903900"/>
      <w:bookmarkStart w:id="78" w:name="_Toc166063854"/>
      <w:r w:rsidRPr="00154BB7">
        <w:rPr>
          <w:rStyle w:val="Emphasis"/>
        </w:rPr>
        <w:t>Routable Nodes with non-routable containers</w:t>
      </w:r>
      <w:bookmarkEnd w:id="77"/>
      <w:bookmarkEnd w:id="78"/>
    </w:p>
    <w:p w14:paraId="1EDBA92E" w14:textId="77777777" w:rsidR="00AD66AF" w:rsidRPr="00AD66AF" w:rsidRDefault="00AD66AF" w:rsidP="00AD66AF">
      <w:pPr>
        <w:ind w:firstLine="720"/>
        <w:rPr>
          <w:rStyle w:val="Emphasis"/>
          <w:i w:val="0"/>
          <w:iCs w:val="0"/>
        </w:rPr>
      </w:pPr>
      <w:r w:rsidRPr="00AD66AF">
        <w:rPr>
          <w:rStyle w:val="Emphasis"/>
          <w:i w:val="0"/>
          <w:iCs w:val="0"/>
        </w:rPr>
        <w:t xml:space="preserve">The characteristics of this model are: </w:t>
      </w:r>
    </w:p>
    <w:p w14:paraId="59E1D1A8" w14:textId="7E75E522" w:rsidR="00AD66AF" w:rsidRDefault="00AD66AF" w:rsidP="00AD66AF">
      <w:pPr>
        <w:pStyle w:val="ListParagraph"/>
        <w:numPr>
          <w:ilvl w:val="0"/>
          <w:numId w:val="21"/>
        </w:numPr>
        <w:rPr>
          <w:rStyle w:val="Emphasis"/>
          <w:i w:val="0"/>
          <w:iCs w:val="0"/>
        </w:rPr>
      </w:pPr>
      <w:r w:rsidRPr="00FC7C8F">
        <w:rPr>
          <w:rStyle w:val="Emphasis"/>
          <w:i w:val="0"/>
          <w:iCs w:val="0"/>
        </w:rPr>
        <w:t>the nodes (EC2) are running in VPC Subnets that are using a routable IP Address space</w:t>
      </w:r>
      <w:r>
        <w:rPr>
          <w:rStyle w:val="Emphasis"/>
          <w:i w:val="0"/>
          <w:iCs w:val="0"/>
        </w:rPr>
        <w:t>.</w:t>
      </w:r>
    </w:p>
    <w:p w14:paraId="47350DB8" w14:textId="4F84E2BB" w:rsidR="00AD66AF" w:rsidRDefault="00AD66AF" w:rsidP="00AD66AF">
      <w:pPr>
        <w:pStyle w:val="ListParagraph"/>
        <w:numPr>
          <w:ilvl w:val="0"/>
          <w:numId w:val="21"/>
        </w:numPr>
        <w:rPr>
          <w:rStyle w:val="Emphasis"/>
          <w:i w:val="0"/>
          <w:iCs w:val="0"/>
        </w:rPr>
      </w:pPr>
      <w:r w:rsidRPr="00FC7C8F">
        <w:rPr>
          <w:rStyle w:val="Emphasis"/>
          <w:i w:val="0"/>
          <w:iCs w:val="0"/>
        </w:rPr>
        <w:t xml:space="preserve">the </w:t>
      </w:r>
      <w:r>
        <w:rPr>
          <w:rStyle w:val="Emphasis"/>
          <w:i w:val="0"/>
          <w:iCs w:val="0"/>
        </w:rPr>
        <w:t>c</w:t>
      </w:r>
      <w:r w:rsidRPr="00FC7C8F">
        <w:rPr>
          <w:rStyle w:val="Emphasis"/>
          <w:i w:val="0"/>
          <w:iCs w:val="0"/>
        </w:rPr>
        <w:t>ontainers are running in VPC Subnets that are using a non-routable IP Address space (100.64.0.0/16)</w:t>
      </w:r>
      <w:r>
        <w:rPr>
          <w:rStyle w:val="Emphasis"/>
          <w:i w:val="0"/>
          <w:iCs w:val="0"/>
        </w:rPr>
        <w:t>.  This implies that the node has a secondary ENI in the non-routable subnet.</w:t>
      </w:r>
    </w:p>
    <w:p w14:paraId="674FF6DB" w14:textId="31475E5F" w:rsidR="004009B0" w:rsidRDefault="004009B0" w:rsidP="004009B0">
      <w:pPr>
        <w:pStyle w:val="ListParagraph"/>
        <w:numPr>
          <w:ilvl w:val="0"/>
          <w:numId w:val="21"/>
        </w:numPr>
        <w:rPr>
          <w:rStyle w:val="Emphasis"/>
          <w:i w:val="0"/>
          <w:iCs w:val="0"/>
        </w:rPr>
      </w:pPr>
      <w:r>
        <w:rPr>
          <w:rStyle w:val="Emphasis"/>
          <w:i w:val="0"/>
          <w:iCs w:val="0"/>
        </w:rPr>
        <w:t>t</w:t>
      </w:r>
      <w:r w:rsidRPr="00FC7C8F">
        <w:rPr>
          <w:rStyle w:val="Emphasis"/>
          <w:i w:val="0"/>
          <w:iCs w:val="0"/>
        </w:rPr>
        <w:t xml:space="preserve">he Subnets </w:t>
      </w:r>
      <w:r w:rsidR="00CC3775">
        <w:rPr>
          <w:rStyle w:val="Emphasis"/>
          <w:i w:val="0"/>
          <w:iCs w:val="0"/>
        </w:rPr>
        <w:t>may be</w:t>
      </w:r>
      <w:r w:rsidRPr="00FC7C8F">
        <w:rPr>
          <w:rStyle w:val="Emphasis"/>
          <w:i w:val="0"/>
          <w:iCs w:val="0"/>
        </w:rPr>
        <w:t xml:space="preserve"> using a NAT Gateways to reach outside the VPC to other resources</w:t>
      </w:r>
      <w:r>
        <w:rPr>
          <w:rStyle w:val="Emphasis"/>
          <w:i w:val="0"/>
          <w:iCs w:val="0"/>
        </w:rPr>
        <w:t>.</w:t>
      </w:r>
      <w:r w:rsidRPr="00FC7C8F">
        <w:rPr>
          <w:rStyle w:val="Emphasis"/>
          <w:i w:val="0"/>
          <w:iCs w:val="0"/>
        </w:rPr>
        <w:t xml:space="preserve">  </w:t>
      </w:r>
    </w:p>
    <w:p w14:paraId="180F0957" w14:textId="7B484A03" w:rsidR="004009B0" w:rsidRDefault="004009B0" w:rsidP="004009B0">
      <w:pPr>
        <w:pStyle w:val="ListParagraph"/>
        <w:numPr>
          <w:ilvl w:val="0"/>
          <w:numId w:val="21"/>
        </w:numPr>
        <w:rPr>
          <w:rStyle w:val="Emphasis"/>
          <w:i w:val="0"/>
          <w:iCs w:val="0"/>
        </w:rPr>
      </w:pPr>
      <w:r>
        <w:rPr>
          <w:rStyle w:val="Emphasis"/>
          <w:i w:val="0"/>
          <w:iCs w:val="0"/>
        </w:rPr>
        <w:t xml:space="preserve">and/or the Subnets </w:t>
      </w:r>
      <w:r w:rsidR="003436A4">
        <w:rPr>
          <w:rStyle w:val="Emphasis"/>
          <w:i w:val="0"/>
          <w:iCs w:val="0"/>
        </w:rPr>
        <w:t>may be</w:t>
      </w:r>
      <w:r>
        <w:rPr>
          <w:rStyle w:val="Emphasis"/>
          <w:i w:val="0"/>
          <w:iCs w:val="0"/>
        </w:rPr>
        <w:t xml:space="preserve"> using Load Balancers to allow resources outside the VPC to reach into applications hosted by the EKS cluster.</w:t>
      </w:r>
    </w:p>
    <w:p w14:paraId="012D2838" w14:textId="4E5CD0D3" w:rsidR="004009B0" w:rsidRDefault="008B1DCE" w:rsidP="004009B0">
      <w:pPr>
        <w:pStyle w:val="ListParagraph"/>
        <w:numPr>
          <w:ilvl w:val="0"/>
          <w:numId w:val="21"/>
        </w:numPr>
        <w:rPr>
          <w:rStyle w:val="Emphasis"/>
          <w:i w:val="0"/>
          <w:iCs w:val="0"/>
        </w:rPr>
      </w:pPr>
      <w:r>
        <w:rPr>
          <w:rStyle w:val="Emphasis"/>
          <w:i w:val="0"/>
          <w:iCs w:val="0"/>
        </w:rPr>
        <w:t>t</w:t>
      </w:r>
      <w:r w:rsidR="004009B0">
        <w:rPr>
          <w:rStyle w:val="Emphasis"/>
          <w:i w:val="0"/>
          <w:iCs w:val="0"/>
        </w:rPr>
        <w:t>he default behavior for the containers to NAT traffic through the primary interface of the node is disabled.</w:t>
      </w:r>
      <w:r w:rsidR="00B74BD7">
        <w:rPr>
          <w:rStyle w:val="Emphasis"/>
          <w:i w:val="0"/>
          <w:iCs w:val="0"/>
        </w:rPr>
        <w:t xml:space="preserve">  If this behavior is NOT disabled, </w:t>
      </w:r>
      <w:r w:rsidR="00DC331F">
        <w:rPr>
          <w:rStyle w:val="Emphasis"/>
          <w:i w:val="0"/>
          <w:iCs w:val="0"/>
        </w:rPr>
        <w:t>and exception is required</w:t>
      </w:r>
      <w:r w:rsidR="74800FC1" w:rsidRPr="5655C0E2">
        <w:rPr>
          <w:rStyle w:val="Emphasis"/>
          <w:i w:val="0"/>
          <w:iCs w:val="0"/>
        </w:rPr>
        <w:t>,</w:t>
      </w:r>
      <w:r w:rsidR="00DC331F">
        <w:rPr>
          <w:rStyle w:val="Emphasis"/>
          <w:i w:val="0"/>
          <w:iCs w:val="0"/>
        </w:rPr>
        <w:t xml:space="preserve"> and </w:t>
      </w:r>
      <w:r w:rsidR="00B74BD7">
        <w:rPr>
          <w:rStyle w:val="Emphasis"/>
          <w:i w:val="0"/>
          <w:iCs w:val="0"/>
        </w:rPr>
        <w:t>the</w:t>
      </w:r>
      <w:r w:rsidR="00A27489">
        <w:rPr>
          <w:rStyle w:val="Emphasis"/>
          <w:i w:val="0"/>
          <w:iCs w:val="0"/>
        </w:rPr>
        <w:t xml:space="preserve"> environment needs to be treated like </w:t>
      </w:r>
      <w:r w:rsidR="00A27489" w:rsidRPr="00A27489">
        <w:rPr>
          <w:rStyle w:val="Emphasis"/>
          <w:i w:val="0"/>
          <w:iCs w:val="0"/>
          <w:u w:val="single"/>
        </w:rPr>
        <w:fldChar w:fldCharType="begin"/>
      </w:r>
      <w:r w:rsidR="00A27489" w:rsidRPr="00A27489">
        <w:rPr>
          <w:rStyle w:val="Emphasis"/>
          <w:i w:val="0"/>
          <w:iCs w:val="0"/>
          <w:u w:val="single"/>
        </w:rPr>
        <w:instrText xml:space="preserve"> REF _Ref165967775 \h </w:instrText>
      </w:r>
      <w:r w:rsidR="00A27489">
        <w:rPr>
          <w:rStyle w:val="Emphasis"/>
          <w:i w:val="0"/>
          <w:iCs w:val="0"/>
          <w:u w:val="single"/>
        </w:rPr>
        <w:instrText xml:space="preserve"> \* MERGEFORMAT </w:instrText>
      </w:r>
      <w:r w:rsidR="00A27489" w:rsidRPr="00A27489">
        <w:rPr>
          <w:rStyle w:val="Emphasis"/>
          <w:i w:val="0"/>
          <w:iCs w:val="0"/>
          <w:u w:val="single"/>
        </w:rPr>
      </w:r>
      <w:r w:rsidR="00A27489" w:rsidRPr="00A27489">
        <w:rPr>
          <w:rStyle w:val="Emphasis"/>
          <w:i w:val="0"/>
          <w:iCs w:val="0"/>
          <w:u w:val="single"/>
        </w:rPr>
        <w:fldChar w:fldCharType="separate"/>
      </w:r>
      <w:r w:rsidR="00A27489" w:rsidRPr="00A27489">
        <w:rPr>
          <w:rStyle w:val="Emphasis"/>
          <w:i w:val="0"/>
          <w:iCs w:val="0"/>
          <w:u w:val="single"/>
        </w:rPr>
        <w:t>Routable Nodes and Containers</w:t>
      </w:r>
      <w:r w:rsidR="00A27489" w:rsidRPr="00A27489">
        <w:rPr>
          <w:rStyle w:val="Emphasis"/>
          <w:i w:val="0"/>
          <w:iCs w:val="0"/>
          <w:u w:val="single"/>
        </w:rPr>
        <w:fldChar w:fldCharType="end"/>
      </w:r>
      <w:r w:rsidR="00A27489" w:rsidRPr="00A27489">
        <w:rPr>
          <w:rStyle w:val="Emphasis"/>
          <w:i w:val="0"/>
          <w:iCs w:val="0"/>
        </w:rPr>
        <w:t>.</w:t>
      </w:r>
    </w:p>
    <w:p w14:paraId="0DFB6A64" w14:textId="77777777" w:rsidR="004009B0" w:rsidRDefault="004009B0" w:rsidP="004009B0">
      <w:pPr>
        <w:pStyle w:val="ListParagraph"/>
        <w:ind w:left="1080"/>
        <w:rPr>
          <w:rStyle w:val="Emphasis"/>
          <w:i w:val="0"/>
          <w:iCs w:val="0"/>
        </w:rPr>
      </w:pPr>
    </w:p>
    <w:p w14:paraId="63BBFC69" w14:textId="48CD422A" w:rsidR="00EB6BCA" w:rsidRDefault="00AD66AF" w:rsidP="00AD66AF">
      <w:pPr>
        <w:ind w:left="720"/>
        <w:rPr>
          <w:rStyle w:val="Emphasis"/>
          <w:i w:val="0"/>
          <w:iCs w:val="0"/>
        </w:rPr>
      </w:pPr>
      <w:r w:rsidRPr="00AD66AF">
        <w:rPr>
          <w:rStyle w:val="Emphasis"/>
          <w:i w:val="0"/>
          <w:iCs w:val="0"/>
        </w:rPr>
        <w:t>This model is slightly less secure than the previous option</w:t>
      </w:r>
      <w:r w:rsidR="003436A4">
        <w:rPr>
          <w:rStyle w:val="Emphasis"/>
          <w:i w:val="0"/>
          <w:iCs w:val="0"/>
        </w:rPr>
        <w:t>s</w:t>
      </w:r>
      <w:r w:rsidRPr="00AD66AF">
        <w:rPr>
          <w:rStyle w:val="Emphasis"/>
          <w:i w:val="0"/>
          <w:iCs w:val="0"/>
        </w:rPr>
        <w:t xml:space="preserve"> as the EKS node is reachable on the Aegon network</w:t>
      </w:r>
      <w:r w:rsidR="003436A4">
        <w:rPr>
          <w:rStyle w:val="Emphasis"/>
          <w:i w:val="0"/>
          <w:iCs w:val="0"/>
        </w:rPr>
        <w:t xml:space="preserve">.  </w:t>
      </w:r>
      <w:r w:rsidR="00EB6BCA">
        <w:rPr>
          <w:rStyle w:val="Emphasis"/>
          <w:i w:val="0"/>
          <w:iCs w:val="0"/>
        </w:rPr>
        <w:t>As with the previous option, t</w:t>
      </w:r>
      <w:r w:rsidR="00EB6BCA" w:rsidRPr="00051865">
        <w:rPr>
          <w:rStyle w:val="Emphasis"/>
          <w:i w:val="0"/>
          <w:iCs w:val="0"/>
        </w:rPr>
        <w:t xml:space="preserve">he EKS </w:t>
      </w:r>
      <w:r w:rsidR="00EB6BCA">
        <w:rPr>
          <w:rStyle w:val="Emphasis"/>
          <w:i w:val="0"/>
          <w:iCs w:val="0"/>
        </w:rPr>
        <w:t>cluster may</w:t>
      </w:r>
      <w:r w:rsidR="00EB3FB6">
        <w:rPr>
          <w:rStyle w:val="Emphasis"/>
          <w:i w:val="0"/>
          <w:iCs w:val="0"/>
        </w:rPr>
        <w:t xml:space="preserve"> be</w:t>
      </w:r>
      <w:r w:rsidR="00EB6BCA">
        <w:rPr>
          <w:rStyle w:val="Emphasis"/>
          <w:i w:val="0"/>
          <w:iCs w:val="0"/>
        </w:rPr>
        <w:t xml:space="preserve"> reachable on the Aegon network through the NAT Gateways and Load Balancers.  </w:t>
      </w:r>
      <w:r w:rsidR="00EB6BCA" w:rsidRPr="00051865">
        <w:rPr>
          <w:rStyle w:val="Emphasis"/>
          <w:i w:val="0"/>
          <w:iCs w:val="0"/>
        </w:rPr>
        <w:t xml:space="preserve">In this model, additional </w:t>
      </w:r>
      <w:r w:rsidR="00EB6BCA" w:rsidRPr="00051865">
        <w:rPr>
          <w:rStyle w:val="Emphasis"/>
          <w:i w:val="0"/>
          <w:iCs w:val="0"/>
        </w:rPr>
        <w:lastRenderedPageBreak/>
        <w:t>security should be considered to isolate the EKS resources from the rest of the data/</w:t>
      </w:r>
      <w:bookmarkStart w:id="79" w:name="_Int_pj2rf95N"/>
      <w:r w:rsidR="00EB6BCA" w:rsidRPr="00051865">
        <w:rPr>
          <w:rStyle w:val="Emphasis"/>
          <w:i w:val="0"/>
          <w:iCs w:val="0"/>
        </w:rPr>
        <w:t>compute</w:t>
      </w:r>
      <w:bookmarkEnd w:id="79"/>
      <w:r w:rsidR="00EB6BCA" w:rsidRPr="00051865">
        <w:rPr>
          <w:rStyle w:val="Emphasis"/>
          <w:i w:val="0"/>
          <w:iCs w:val="0"/>
        </w:rPr>
        <w:t xml:space="preserve"> resources using the least-privilege security model.  Even with this model, additional security controls need to be considered when multiple Applications, Namespaces and/or Clusters are used in the same VPC.</w:t>
      </w:r>
      <w:r w:rsidR="00EB6BCA">
        <w:rPr>
          <w:rStyle w:val="Emphasis"/>
          <w:i w:val="0"/>
          <w:iCs w:val="0"/>
        </w:rPr>
        <w:t xml:space="preserve">  As the </w:t>
      </w:r>
      <w:r w:rsidR="00194326">
        <w:rPr>
          <w:rStyle w:val="Emphasis"/>
          <w:i w:val="0"/>
          <w:iCs w:val="0"/>
        </w:rPr>
        <w:t xml:space="preserve">Nodes, </w:t>
      </w:r>
      <w:r w:rsidR="00EB6BCA">
        <w:rPr>
          <w:rStyle w:val="Emphasis"/>
          <w:i w:val="0"/>
          <w:iCs w:val="0"/>
        </w:rPr>
        <w:t>NAT Gateways and Load Balancers can communicate outside the VPC Network</w:t>
      </w:r>
      <w:r w:rsidR="00322A20">
        <w:rPr>
          <w:rStyle w:val="Emphasis"/>
          <w:i w:val="0"/>
          <w:iCs w:val="0"/>
        </w:rPr>
        <w:t>,</w:t>
      </w:r>
      <w:r w:rsidR="00EB6BCA">
        <w:rPr>
          <w:rStyle w:val="Emphasis"/>
          <w:i w:val="0"/>
          <w:iCs w:val="0"/>
        </w:rPr>
        <w:t xml:space="preserve"> Segmentation Policies should be applied to limit access to/from the EKS Nodes and applications.</w:t>
      </w:r>
    </w:p>
    <w:p w14:paraId="6C21BD93" w14:textId="77777777" w:rsidR="00154BB7" w:rsidRDefault="00154BB7" w:rsidP="00463287">
      <w:pPr>
        <w:ind w:left="720"/>
        <w:rPr>
          <w:rStyle w:val="Emphasis"/>
          <w:i w:val="0"/>
          <w:iCs w:val="0"/>
        </w:rPr>
      </w:pPr>
    </w:p>
    <w:p w14:paraId="4C511911" w14:textId="1A4BE1CA" w:rsidR="00154BB7" w:rsidRPr="00154BB7" w:rsidRDefault="00154BB7" w:rsidP="00E34722">
      <w:pPr>
        <w:pStyle w:val="Heading4"/>
        <w:rPr>
          <w:rStyle w:val="Emphasis"/>
          <w:i/>
          <w:iCs/>
        </w:rPr>
      </w:pPr>
      <w:bookmarkStart w:id="80" w:name="_Ref165903885"/>
      <w:bookmarkStart w:id="81" w:name="_Ref165967775"/>
      <w:bookmarkStart w:id="82" w:name="_Toc166063855"/>
      <w:r w:rsidRPr="00154BB7">
        <w:rPr>
          <w:rStyle w:val="Emphasis"/>
        </w:rPr>
        <w:t xml:space="preserve">Routable Nodes and </w:t>
      </w:r>
      <w:r w:rsidRPr="00C80ED8">
        <w:rPr>
          <w:rStyle w:val="Emphasis"/>
        </w:rPr>
        <w:t>Containers</w:t>
      </w:r>
      <w:bookmarkEnd w:id="80"/>
      <w:bookmarkEnd w:id="81"/>
      <w:bookmarkEnd w:id="82"/>
    </w:p>
    <w:p w14:paraId="72CFF886" w14:textId="77777777" w:rsidR="00194326" w:rsidRPr="00AD66AF" w:rsidRDefault="00194326" w:rsidP="00194326">
      <w:pPr>
        <w:ind w:firstLine="720"/>
        <w:rPr>
          <w:rStyle w:val="Emphasis"/>
          <w:i w:val="0"/>
          <w:iCs w:val="0"/>
        </w:rPr>
      </w:pPr>
      <w:r w:rsidRPr="00AD66AF">
        <w:rPr>
          <w:rStyle w:val="Emphasis"/>
          <w:i w:val="0"/>
          <w:iCs w:val="0"/>
        </w:rPr>
        <w:t xml:space="preserve">The characteristics of this model are: </w:t>
      </w:r>
    </w:p>
    <w:p w14:paraId="44A868C3" w14:textId="6CB8481E" w:rsidR="00194326" w:rsidRDefault="00194326" w:rsidP="00993AF2">
      <w:pPr>
        <w:pStyle w:val="ListParagraph"/>
        <w:numPr>
          <w:ilvl w:val="0"/>
          <w:numId w:val="21"/>
        </w:numPr>
        <w:rPr>
          <w:rStyle w:val="Emphasis"/>
          <w:i w:val="0"/>
          <w:iCs w:val="0"/>
        </w:rPr>
      </w:pPr>
      <w:r w:rsidRPr="00FC7C8F">
        <w:rPr>
          <w:rStyle w:val="Emphasis"/>
          <w:i w:val="0"/>
          <w:iCs w:val="0"/>
        </w:rPr>
        <w:t>the nodes (EC2)</w:t>
      </w:r>
      <w:r>
        <w:rPr>
          <w:rStyle w:val="Emphasis"/>
          <w:i w:val="0"/>
          <w:iCs w:val="0"/>
        </w:rPr>
        <w:t xml:space="preserve"> and containers </w:t>
      </w:r>
      <w:r w:rsidRPr="00FC7C8F">
        <w:rPr>
          <w:rStyle w:val="Emphasis"/>
          <w:i w:val="0"/>
          <w:iCs w:val="0"/>
        </w:rPr>
        <w:t>are running in VPC Subnets that are using a routable IP Address space</w:t>
      </w:r>
      <w:r>
        <w:rPr>
          <w:rStyle w:val="Emphasis"/>
          <w:i w:val="0"/>
          <w:iCs w:val="0"/>
        </w:rPr>
        <w:t>.</w:t>
      </w:r>
    </w:p>
    <w:p w14:paraId="67CC5BF0" w14:textId="02683DA1" w:rsidR="00993AF2" w:rsidRDefault="008B1DCE" w:rsidP="00993AF2">
      <w:pPr>
        <w:pStyle w:val="ListParagraph"/>
        <w:numPr>
          <w:ilvl w:val="0"/>
          <w:numId w:val="21"/>
        </w:numPr>
        <w:rPr>
          <w:rStyle w:val="Emphasis"/>
          <w:i w:val="0"/>
          <w:iCs w:val="0"/>
        </w:rPr>
      </w:pPr>
      <w:r>
        <w:rPr>
          <w:rStyle w:val="Emphasis"/>
          <w:i w:val="0"/>
          <w:iCs w:val="0"/>
        </w:rPr>
        <w:t>t</w:t>
      </w:r>
      <w:r w:rsidR="00993AF2">
        <w:rPr>
          <w:rStyle w:val="Emphasis"/>
          <w:i w:val="0"/>
          <w:iCs w:val="0"/>
        </w:rPr>
        <w:t>his model has the highest demand on routable IP Address space in a VPC</w:t>
      </w:r>
      <w:r w:rsidR="00683CDC">
        <w:rPr>
          <w:rStyle w:val="Emphasis"/>
          <w:i w:val="0"/>
          <w:iCs w:val="0"/>
        </w:rPr>
        <w:t xml:space="preserve"> and will be limited to 4k hosts (/21 CIDR on VPC)</w:t>
      </w:r>
      <w:r>
        <w:rPr>
          <w:rStyle w:val="Emphasis"/>
          <w:i w:val="0"/>
          <w:iCs w:val="0"/>
        </w:rPr>
        <w:t>.</w:t>
      </w:r>
    </w:p>
    <w:p w14:paraId="38177202" w14:textId="785D0FA8" w:rsidR="00DC331F" w:rsidRPr="00993AF2" w:rsidRDefault="008B1DCE" w:rsidP="00993AF2">
      <w:pPr>
        <w:pStyle w:val="ListParagraph"/>
        <w:numPr>
          <w:ilvl w:val="0"/>
          <w:numId w:val="21"/>
        </w:numPr>
        <w:rPr>
          <w:rStyle w:val="Emphasis"/>
          <w:i w:val="0"/>
          <w:iCs w:val="0"/>
        </w:rPr>
      </w:pPr>
      <w:r>
        <w:rPr>
          <w:rStyle w:val="Emphasis"/>
          <w:i w:val="0"/>
          <w:iCs w:val="0"/>
        </w:rPr>
        <w:t>a</w:t>
      </w:r>
      <w:r w:rsidR="00DC331F">
        <w:rPr>
          <w:rStyle w:val="Emphasis"/>
          <w:i w:val="0"/>
          <w:iCs w:val="0"/>
        </w:rPr>
        <w:t>n exception is required to use this pattern</w:t>
      </w:r>
      <w:r>
        <w:rPr>
          <w:rStyle w:val="Emphasis"/>
          <w:i w:val="0"/>
          <w:iCs w:val="0"/>
        </w:rPr>
        <w:t>.</w:t>
      </w:r>
    </w:p>
    <w:p w14:paraId="0BC7DE47" w14:textId="77777777" w:rsidR="00194326" w:rsidRDefault="00194326" w:rsidP="00194326">
      <w:pPr>
        <w:pStyle w:val="ListParagraph"/>
        <w:ind w:left="1080"/>
        <w:rPr>
          <w:rStyle w:val="Emphasis"/>
          <w:i w:val="0"/>
          <w:iCs w:val="0"/>
        </w:rPr>
      </w:pPr>
    </w:p>
    <w:p w14:paraId="0DA710AE" w14:textId="5505760B" w:rsidR="00194326" w:rsidRDefault="00194326" w:rsidP="00194326">
      <w:pPr>
        <w:ind w:left="720"/>
        <w:rPr>
          <w:rStyle w:val="Emphasis"/>
          <w:i w:val="0"/>
          <w:iCs w:val="0"/>
        </w:rPr>
      </w:pPr>
      <w:r w:rsidRPr="00AD66AF">
        <w:rPr>
          <w:rStyle w:val="Emphasis"/>
          <w:i w:val="0"/>
          <w:iCs w:val="0"/>
        </w:rPr>
        <w:t xml:space="preserve">This is </w:t>
      </w:r>
      <w:r w:rsidR="00993AF2">
        <w:rPr>
          <w:rStyle w:val="Emphasis"/>
          <w:i w:val="0"/>
          <w:iCs w:val="0"/>
        </w:rPr>
        <w:t>the least</w:t>
      </w:r>
      <w:r w:rsidRPr="00AD66AF">
        <w:rPr>
          <w:rStyle w:val="Emphasis"/>
          <w:i w:val="0"/>
          <w:iCs w:val="0"/>
        </w:rPr>
        <w:t xml:space="preserve"> </w:t>
      </w:r>
      <w:r w:rsidR="00930623">
        <w:rPr>
          <w:rStyle w:val="Emphasis"/>
          <w:i w:val="0"/>
          <w:iCs w:val="0"/>
        </w:rPr>
        <w:t xml:space="preserve">intrinsically </w:t>
      </w:r>
      <w:r w:rsidRPr="00AD66AF">
        <w:rPr>
          <w:rStyle w:val="Emphasis"/>
          <w:i w:val="0"/>
          <w:iCs w:val="0"/>
        </w:rPr>
        <w:t xml:space="preserve">secure </w:t>
      </w:r>
      <w:r w:rsidR="00930623">
        <w:rPr>
          <w:rStyle w:val="Emphasis"/>
          <w:i w:val="0"/>
          <w:iCs w:val="0"/>
        </w:rPr>
        <w:t xml:space="preserve">model </w:t>
      </w:r>
      <w:r w:rsidRPr="00AD66AF">
        <w:rPr>
          <w:rStyle w:val="Emphasis"/>
          <w:i w:val="0"/>
          <w:iCs w:val="0"/>
        </w:rPr>
        <w:t xml:space="preserve">as </w:t>
      </w:r>
      <w:r w:rsidR="00930623">
        <w:rPr>
          <w:rStyle w:val="Emphasis"/>
          <w:i w:val="0"/>
          <w:iCs w:val="0"/>
        </w:rPr>
        <w:t xml:space="preserve">all </w:t>
      </w:r>
      <w:r w:rsidRPr="00AD66AF">
        <w:rPr>
          <w:rStyle w:val="Emphasis"/>
          <w:i w:val="0"/>
          <w:iCs w:val="0"/>
        </w:rPr>
        <w:t>the EKS node</w:t>
      </w:r>
      <w:r w:rsidR="00DC24E2">
        <w:rPr>
          <w:rStyle w:val="Emphasis"/>
          <w:i w:val="0"/>
          <w:iCs w:val="0"/>
        </w:rPr>
        <w:t>s</w:t>
      </w:r>
      <w:r w:rsidRPr="00AD66AF">
        <w:rPr>
          <w:rStyle w:val="Emphasis"/>
          <w:i w:val="0"/>
          <w:iCs w:val="0"/>
        </w:rPr>
        <w:t xml:space="preserve"> </w:t>
      </w:r>
      <w:r w:rsidR="00930623">
        <w:rPr>
          <w:rStyle w:val="Emphasis"/>
          <w:i w:val="0"/>
          <w:iCs w:val="0"/>
        </w:rPr>
        <w:t xml:space="preserve">and containers are </w:t>
      </w:r>
      <w:r w:rsidRPr="00AD66AF">
        <w:rPr>
          <w:rStyle w:val="Emphasis"/>
          <w:i w:val="0"/>
          <w:iCs w:val="0"/>
        </w:rPr>
        <w:t>reachable on the Aegon network</w:t>
      </w:r>
      <w:r>
        <w:rPr>
          <w:rStyle w:val="Emphasis"/>
          <w:i w:val="0"/>
          <w:iCs w:val="0"/>
        </w:rPr>
        <w:t xml:space="preserve">.  </w:t>
      </w:r>
      <w:r w:rsidRPr="00051865">
        <w:rPr>
          <w:rStyle w:val="Emphasis"/>
          <w:i w:val="0"/>
          <w:iCs w:val="0"/>
        </w:rPr>
        <w:t xml:space="preserve">In this model, security should be considered to isolate the EKS resources from the rest of the data/compute resources using the least-privilege security model.  </w:t>
      </w:r>
      <w:r w:rsidR="00322A20">
        <w:rPr>
          <w:rStyle w:val="Emphasis"/>
          <w:i w:val="0"/>
          <w:iCs w:val="0"/>
        </w:rPr>
        <w:t>Within</w:t>
      </w:r>
      <w:r w:rsidRPr="00051865">
        <w:rPr>
          <w:rStyle w:val="Emphasis"/>
          <w:i w:val="0"/>
          <w:iCs w:val="0"/>
        </w:rPr>
        <w:t xml:space="preserve"> this model, additional security controls need to be considered when multiple Applications, Namespaces and/or Clusters are used in the same VPC.</w:t>
      </w:r>
      <w:r>
        <w:rPr>
          <w:rStyle w:val="Emphasis"/>
          <w:i w:val="0"/>
          <w:iCs w:val="0"/>
        </w:rPr>
        <w:t xml:space="preserve">  As </w:t>
      </w:r>
      <w:r w:rsidR="00322A20">
        <w:rPr>
          <w:rStyle w:val="Emphasis"/>
          <w:i w:val="0"/>
          <w:iCs w:val="0"/>
        </w:rPr>
        <w:t xml:space="preserve">all the EKS resources </w:t>
      </w:r>
      <w:r>
        <w:rPr>
          <w:rStyle w:val="Emphasis"/>
          <w:i w:val="0"/>
          <w:iCs w:val="0"/>
        </w:rPr>
        <w:t>can communicate outside the VPC</w:t>
      </w:r>
      <w:r w:rsidR="00322A20">
        <w:rPr>
          <w:rStyle w:val="Emphasis"/>
          <w:i w:val="0"/>
          <w:iCs w:val="0"/>
        </w:rPr>
        <w:t>,</w:t>
      </w:r>
      <w:r>
        <w:rPr>
          <w:rStyle w:val="Emphasis"/>
          <w:i w:val="0"/>
          <w:iCs w:val="0"/>
        </w:rPr>
        <w:t xml:space="preserve"> Network Segmentation Policies should be applied to limit access to/from</w:t>
      </w:r>
      <w:r w:rsidR="00F14427">
        <w:rPr>
          <w:rStyle w:val="Emphasis"/>
          <w:i w:val="0"/>
          <w:iCs w:val="0"/>
        </w:rPr>
        <w:t xml:space="preserve"> the VPC.</w:t>
      </w:r>
      <w:r w:rsidR="00BD37CE">
        <w:rPr>
          <w:rStyle w:val="Emphasis"/>
          <w:i w:val="0"/>
          <w:iCs w:val="0"/>
        </w:rPr>
        <w:t xml:space="preserve">  Network restrictions are required at the VPC level because the EKS containers fluctuate up/down so frequently </w:t>
      </w:r>
      <w:r w:rsidR="006E0E0F">
        <w:rPr>
          <w:rStyle w:val="Emphasis"/>
          <w:i w:val="0"/>
          <w:iCs w:val="0"/>
        </w:rPr>
        <w:t xml:space="preserve">automation </w:t>
      </w:r>
      <w:r w:rsidR="0F51AFEF" w:rsidRPr="5655C0E2">
        <w:rPr>
          <w:rStyle w:val="Emphasis"/>
          <w:i w:val="0"/>
          <w:iCs w:val="0"/>
        </w:rPr>
        <w:t>cannot</w:t>
      </w:r>
      <w:r w:rsidR="006E0E0F">
        <w:rPr>
          <w:rStyle w:val="Emphasis"/>
          <w:i w:val="0"/>
          <w:iCs w:val="0"/>
        </w:rPr>
        <w:t xml:space="preserve"> keep up with the resources change rate in the firewall environment.</w:t>
      </w:r>
    </w:p>
    <w:p w14:paraId="36B437F9" w14:textId="77777777" w:rsidR="009272F7" w:rsidRDefault="009272F7" w:rsidP="00194326">
      <w:pPr>
        <w:ind w:left="720"/>
        <w:rPr>
          <w:rStyle w:val="Emphasis"/>
          <w:i w:val="0"/>
          <w:iCs w:val="0"/>
        </w:rPr>
      </w:pPr>
    </w:p>
    <w:p w14:paraId="43E5E17D" w14:textId="10A728A0" w:rsidR="00FD2E53" w:rsidRDefault="00FD2E53" w:rsidP="00C80ED8">
      <w:pPr>
        <w:pStyle w:val="Heading3"/>
        <w:rPr>
          <w:rStyle w:val="Emphasis"/>
          <w:i w:val="0"/>
          <w:iCs w:val="0"/>
        </w:rPr>
      </w:pPr>
      <w:bookmarkStart w:id="83" w:name="_Toc166063857"/>
      <w:bookmarkStart w:id="84" w:name="_Toc168572038"/>
      <w:bookmarkStart w:id="85" w:name="_Ref165385624"/>
      <w:r>
        <w:rPr>
          <w:rStyle w:val="Emphasis"/>
          <w:i w:val="0"/>
          <w:iCs w:val="0"/>
        </w:rPr>
        <w:t xml:space="preserve">Other </w:t>
      </w:r>
      <w:r w:rsidRPr="00C80ED8">
        <w:rPr>
          <w:rStyle w:val="Emphasis"/>
          <w:i w:val="0"/>
          <w:iCs w:val="0"/>
        </w:rPr>
        <w:t>Scenarios</w:t>
      </w:r>
      <w:r>
        <w:rPr>
          <w:rStyle w:val="Emphasis"/>
          <w:i w:val="0"/>
          <w:iCs w:val="0"/>
        </w:rPr>
        <w:t xml:space="preserve"> to Consider</w:t>
      </w:r>
      <w:bookmarkEnd w:id="83"/>
      <w:bookmarkEnd w:id="84"/>
    </w:p>
    <w:p w14:paraId="7121D7CB" w14:textId="77777777" w:rsidR="00C80ED8" w:rsidRPr="00154BB7" w:rsidRDefault="00C80ED8" w:rsidP="00C80ED8">
      <w:pPr>
        <w:pStyle w:val="Heading4"/>
        <w:rPr>
          <w:rStyle w:val="Emphasis"/>
          <w:i/>
          <w:iCs/>
        </w:rPr>
      </w:pPr>
      <w:bookmarkStart w:id="86" w:name="_Toc166063856"/>
      <w:r>
        <w:rPr>
          <w:rStyle w:val="Emphasis"/>
        </w:rPr>
        <w:t>Multiple Applications in the same Cluster</w:t>
      </w:r>
      <w:bookmarkEnd w:id="86"/>
    </w:p>
    <w:p w14:paraId="3A60762A" w14:textId="77777777" w:rsidR="00C80ED8" w:rsidRDefault="00C80ED8" w:rsidP="00C80ED8">
      <w:pPr>
        <w:ind w:left="720"/>
        <w:rPr>
          <w:rStyle w:val="Emphasis"/>
          <w:i w:val="0"/>
          <w:iCs w:val="0"/>
        </w:rPr>
      </w:pPr>
      <w:r>
        <w:rPr>
          <w:rStyle w:val="Emphasis"/>
          <w:i w:val="0"/>
          <w:iCs w:val="0"/>
        </w:rPr>
        <w:t xml:space="preserve">Security between applications/containers associated in the same cluster can only be provided when the applications/containers are associated with different Namespaces.  While AWS best practices indicates that a single EKS Cluster should be used to support a single application and that each EKS Cluster is in a separate VPC, if the business chooses to implement EKS in a way contrary to this advice security will need to be implemented using Namespaces.  See the next section for more on implementing security then there are </w:t>
      </w:r>
      <w:r w:rsidRPr="0095618A">
        <w:rPr>
          <w:rStyle w:val="Emphasis"/>
          <w:i w:val="0"/>
          <w:iCs w:val="0"/>
          <w:u w:val="single"/>
        </w:rPr>
        <w:fldChar w:fldCharType="begin"/>
      </w:r>
      <w:r w:rsidRPr="0095618A">
        <w:rPr>
          <w:rStyle w:val="Emphasis"/>
          <w:i w:val="0"/>
          <w:iCs w:val="0"/>
          <w:u w:val="single"/>
        </w:rPr>
        <w:instrText xml:space="preserve"> REF _Ref165385624 \h </w:instrText>
      </w:r>
      <w:r>
        <w:rPr>
          <w:rStyle w:val="Emphasis"/>
          <w:i w:val="0"/>
          <w:iCs w:val="0"/>
          <w:u w:val="single"/>
        </w:rPr>
        <w:instrText xml:space="preserve"> \* MERGEFORMAT </w:instrText>
      </w:r>
      <w:r w:rsidRPr="0095618A">
        <w:rPr>
          <w:rStyle w:val="Emphasis"/>
          <w:i w:val="0"/>
          <w:iCs w:val="0"/>
          <w:u w:val="single"/>
        </w:rPr>
      </w:r>
      <w:r w:rsidRPr="0095618A">
        <w:rPr>
          <w:rStyle w:val="Emphasis"/>
          <w:i w:val="0"/>
          <w:iCs w:val="0"/>
          <w:u w:val="single"/>
        </w:rPr>
        <w:fldChar w:fldCharType="separate"/>
      </w:r>
      <w:r w:rsidRPr="0095618A">
        <w:rPr>
          <w:rStyle w:val="Emphasis"/>
          <w:i w:val="0"/>
          <w:iCs w:val="0"/>
          <w:u w:val="single"/>
        </w:rPr>
        <w:t>Multiple Namespaces in a Cluster</w:t>
      </w:r>
      <w:r w:rsidRPr="0095618A">
        <w:rPr>
          <w:rStyle w:val="Emphasis"/>
          <w:i w:val="0"/>
          <w:iCs w:val="0"/>
          <w:u w:val="single"/>
        </w:rPr>
        <w:fldChar w:fldCharType="end"/>
      </w:r>
      <w:r>
        <w:rPr>
          <w:rStyle w:val="Emphasis"/>
          <w:i w:val="0"/>
          <w:iCs w:val="0"/>
        </w:rPr>
        <w:t>.</w:t>
      </w:r>
    </w:p>
    <w:p w14:paraId="515FB49A" w14:textId="4F441C81" w:rsidR="00A35E44" w:rsidRDefault="00A35E44" w:rsidP="00C80ED8">
      <w:pPr>
        <w:pStyle w:val="Heading4"/>
        <w:rPr>
          <w:rStyle w:val="Emphasis"/>
          <w:i/>
          <w:iCs/>
        </w:rPr>
      </w:pPr>
      <w:r>
        <w:rPr>
          <w:rStyle w:val="Emphasis"/>
        </w:rPr>
        <w:t xml:space="preserve">Multiple Namespaces in a </w:t>
      </w:r>
      <w:r w:rsidRPr="00C80ED8">
        <w:rPr>
          <w:rStyle w:val="Emphasis"/>
        </w:rPr>
        <w:t>Cluster</w:t>
      </w:r>
      <w:bookmarkEnd w:id="85"/>
    </w:p>
    <w:p w14:paraId="73913FE3" w14:textId="3F238A14" w:rsidR="00A35E44" w:rsidRDefault="005D6343" w:rsidP="00C66402">
      <w:pPr>
        <w:ind w:left="720"/>
        <w:rPr>
          <w:rStyle w:val="Emphasis"/>
          <w:i w:val="0"/>
          <w:iCs w:val="0"/>
        </w:rPr>
      </w:pPr>
      <w:r>
        <w:rPr>
          <w:rStyle w:val="Emphasis"/>
          <w:i w:val="0"/>
          <w:iCs w:val="0"/>
        </w:rPr>
        <w:t>Securi</w:t>
      </w:r>
      <w:r w:rsidR="000A01F0">
        <w:rPr>
          <w:rStyle w:val="Emphasis"/>
          <w:i w:val="0"/>
          <w:iCs w:val="0"/>
        </w:rPr>
        <w:t xml:space="preserve">ty between </w:t>
      </w:r>
      <w:r w:rsidR="0058707F">
        <w:rPr>
          <w:rStyle w:val="Emphasis"/>
          <w:i w:val="0"/>
          <w:iCs w:val="0"/>
        </w:rPr>
        <w:t>a</w:t>
      </w:r>
      <w:r w:rsidR="000A01F0">
        <w:rPr>
          <w:rStyle w:val="Emphasis"/>
          <w:i w:val="0"/>
          <w:iCs w:val="0"/>
        </w:rPr>
        <w:t>pplications</w:t>
      </w:r>
      <w:r w:rsidR="00F421D3">
        <w:rPr>
          <w:rStyle w:val="Emphasis"/>
          <w:i w:val="0"/>
          <w:iCs w:val="0"/>
        </w:rPr>
        <w:t>/</w:t>
      </w:r>
      <w:r w:rsidR="0058707F">
        <w:rPr>
          <w:rStyle w:val="Emphasis"/>
          <w:i w:val="0"/>
          <w:iCs w:val="0"/>
        </w:rPr>
        <w:t>containers</w:t>
      </w:r>
      <w:r w:rsidR="000A01F0">
        <w:rPr>
          <w:rStyle w:val="Emphasis"/>
          <w:i w:val="0"/>
          <w:iCs w:val="0"/>
        </w:rPr>
        <w:t xml:space="preserve"> </w:t>
      </w:r>
      <w:r w:rsidR="00C66402">
        <w:rPr>
          <w:rStyle w:val="Emphasis"/>
          <w:i w:val="0"/>
          <w:iCs w:val="0"/>
        </w:rPr>
        <w:t>associated with different Namespaces can be implemented with</w:t>
      </w:r>
      <w:r w:rsidR="00F421D3">
        <w:rPr>
          <w:rStyle w:val="Emphasis"/>
          <w:i w:val="0"/>
          <w:iCs w:val="0"/>
        </w:rPr>
        <w:t>in</w:t>
      </w:r>
      <w:r w:rsidR="00C66402">
        <w:rPr>
          <w:rStyle w:val="Emphasis"/>
          <w:i w:val="0"/>
          <w:iCs w:val="0"/>
        </w:rPr>
        <w:t xml:space="preserve"> the EKS environment using a Container Network </w:t>
      </w:r>
      <w:r w:rsidR="00FB2798">
        <w:rPr>
          <w:rStyle w:val="Emphasis"/>
          <w:i w:val="0"/>
          <w:iCs w:val="0"/>
        </w:rPr>
        <w:t>Interface</w:t>
      </w:r>
      <w:r w:rsidR="00C66402">
        <w:rPr>
          <w:rStyle w:val="Emphasis"/>
          <w:i w:val="0"/>
          <w:iCs w:val="0"/>
        </w:rPr>
        <w:t xml:space="preserve"> (CNI).  </w:t>
      </w:r>
      <w:r w:rsidR="00FB2798">
        <w:rPr>
          <w:rStyle w:val="Emphasis"/>
          <w:i w:val="0"/>
          <w:iCs w:val="0"/>
        </w:rPr>
        <w:t xml:space="preserve">A CNI is a virtual interface for the container associated with a secondary </w:t>
      </w:r>
      <w:r w:rsidR="004D5E93">
        <w:rPr>
          <w:rStyle w:val="Emphasis"/>
          <w:i w:val="0"/>
          <w:iCs w:val="0"/>
        </w:rPr>
        <w:t>Elastic Network Interface (</w:t>
      </w:r>
      <w:r w:rsidR="00FB2798">
        <w:rPr>
          <w:rStyle w:val="Emphasis"/>
          <w:i w:val="0"/>
          <w:iCs w:val="0"/>
        </w:rPr>
        <w:t>ENI</w:t>
      </w:r>
      <w:r w:rsidR="004D5E93">
        <w:rPr>
          <w:rStyle w:val="Emphasis"/>
          <w:i w:val="0"/>
          <w:iCs w:val="0"/>
        </w:rPr>
        <w:t>)</w:t>
      </w:r>
      <w:r w:rsidR="00FB2798">
        <w:rPr>
          <w:rStyle w:val="Emphasis"/>
          <w:i w:val="0"/>
          <w:iCs w:val="0"/>
        </w:rPr>
        <w:t xml:space="preserve"> on the EC2</w:t>
      </w:r>
      <w:r w:rsidR="004D5E93">
        <w:rPr>
          <w:rStyle w:val="Emphasis"/>
          <w:i w:val="0"/>
          <w:iCs w:val="0"/>
        </w:rPr>
        <w:t xml:space="preserve"> Server</w:t>
      </w:r>
      <w:r w:rsidR="00FB2798">
        <w:rPr>
          <w:rStyle w:val="Emphasis"/>
          <w:i w:val="0"/>
          <w:iCs w:val="0"/>
        </w:rPr>
        <w:t>/</w:t>
      </w:r>
      <w:r w:rsidR="004D5E93">
        <w:rPr>
          <w:rStyle w:val="Emphasis"/>
          <w:i w:val="0"/>
          <w:iCs w:val="0"/>
        </w:rPr>
        <w:t xml:space="preserve">EKS </w:t>
      </w:r>
      <w:r w:rsidR="00FB2798">
        <w:rPr>
          <w:rStyle w:val="Emphasis"/>
          <w:i w:val="0"/>
          <w:iCs w:val="0"/>
        </w:rPr>
        <w:t>node.</w:t>
      </w:r>
      <w:r w:rsidR="0058707F">
        <w:rPr>
          <w:rStyle w:val="Emphasis"/>
          <w:i w:val="0"/>
          <w:iCs w:val="0"/>
        </w:rPr>
        <w:t xml:space="preserve">  Traffic between containers </w:t>
      </w:r>
      <w:r w:rsidR="00114C37">
        <w:rPr>
          <w:rStyle w:val="Emphasis"/>
          <w:i w:val="0"/>
          <w:iCs w:val="0"/>
        </w:rPr>
        <w:t>of different Namespaces can be filter</w:t>
      </w:r>
      <w:r w:rsidR="00077438">
        <w:rPr>
          <w:rStyle w:val="Emphasis"/>
          <w:i w:val="0"/>
          <w:iCs w:val="0"/>
        </w:rPr>
        <w:t>ed</w:t>
      </w:r>
      <w:r w:rsidR="00114C37">
        <w:rPr>
          <w:rStyle w:val="Emphasis"/>
          <w:i w:val="0"/>
          <w:iCs w:val="0"/>
        </w:rPr>
        <w:t xml:space="preserve"> with an EKS Network Policy</w:t>
      </w:r>
      <w:r w:rsidR="004D5E93">
        <w:rPr>
          <w:rStyle w:val="Emphasis"/>
          <w:i w:val="0"/>
          <w:iCs w:val="0"/>
        </w:rPr>
        <w:t xml:space="preserve"> at the CNI</w:t>
      </w:r>
      <w:r w:rsidR="00657EA9">
        <w:rPr>
          <w:rStyle w:val="Emphasis"/>
          <w:i w:val="0"/>
          <w:iCs w:val="0"/>
        </w:rPr>
        <w:t>.  Multiple applications in a single cluster should be associated with different Namespaces</w:t>
      </w:r>
      <w:r w:rsidR="00BB423A">
        <w:rPr>
          <w:rStyle w:val="Emphasis"/>
          <w:i w:val="0"/>
          <w:iCs w:val="0"/>
        </w:rPr>
        <w:t>.</w:t>
      </w:r>
    </w:p>
    <w:p w14:paraId="62881253" w14:textId="77777777" w:rsidR="00FB2798" w:rsidRDefault="00FB2798" w:rsidP="00C66402">
      <w:pPr>
        <w:ind w:left="720"/>
        <w:rPr>
          <w:rStyle w:val="Emphasis"/>
          <w:i w:val="0"/>
          <w:iCs w:val="0"/>
        </w:rPr>
      </w:pPr>
    </w:p>
    <w:p w14:paraId="66DC08B5" w14:textId="27CCB6E5" w:rsidR="00A35E44" w:rsidRDefault="00A35E44" w:rsidP="00FD2E53">
      <w:pPr>
        <w:pStyle w:val="Heading4"/>
        <w:rPr>
          <w:rStyle w:val="Emphasis"/>
          <w:i/>
          <w:iCs/>
        </w:rPr>
      </w:pPr>
      <w:r>
        <w:rPr>
          <w:rStyle w:val="Emphasis"/>
        </w:rPr>
        <w:t>Multiples Clusters in same VPC</w:t>
      </w:r>
    </w:p>
    <w:p w14:paraId="14F49BE8" w14:textId="15DDAA73" w:rsidR="00034C08" w:rsidRDefault="00BB423A" w:rsidP="00034C08">
      <w:pPr>
        <w:ind w:left="720"/>
        <w:rPr>
          <w:rStyle w:val="Emphasis"/>
          <w:i w:val="0"/>
          <w:iCs w:val="0"/>
        </w:rPr>
      </w:pPr>
      <w:r>
        <w:rPr>
          <w:rStyle w:val="Emphasis"/>
          <w:i w:val="0"/>
          <w:iCs w:val="0"/>
        </w:rPr>
        <w:t>Security between applications</w:t>
      </w:r>
      <w:r w:rsidR="008B2553">
        <w:rPr>
          <w:rStyle w:val="Emphasis"/>
          <w:i w:val="0"/>
          <w:iCs w:val="0"/>
        </w:rPr>
        <w:t>/</w:t>
      </w:r>
      <w:r>
        <w:rPr>
          <w:rStyle w:val="Emphasis"/>
          <w:i w:val="0"/>
          <w:iCs w:val="0"/>
        </w:rPr>
        <w:t xml:space="preserve">containers associated with different </w:t>
      </w:r>
      <w:r w:rsidR="008B2553">
        <w:rPr>
          <w:rStyle w:val="Emphasis"/>
          <w:i w:val="0"/>
          <w:iCs w:val="0"/>
        </w:rPr>
        <w:t xml:space="preserve">Clusters </w:t>
      </w:r>
      <w:r w:rsidR="005C3BE0">
        <w:rPr>
          <w:rStyle w:val="Emphasis"/>
          <w:i w:val="0"/>
          <w:iCs w:val="0"/>
        </w:rPr>
        <w:t xml:space="preserve">can only be achieved </w:t>
      </w:r>
      <w:r w:rsidR="00034C08">
        <w:rPr>
          <w:rStyle w:val="Emphasis"/>
          <w:i w:val="0"/>
          <w:iCs w:val="0"/>
        </w:rPr>
        <w:t xml:space="preserve">at Aegon </w:t>
      </w:r>
      <w:r w:rsidR="005C3BE0">
        <w:rPr>
          <w:rStyle w:val="Emphasis"/>
          <w:i w:val="0"/>
          <w:iCs w:val="0"/>
        </w:rPr>
        <w:t>using VPC Security Groups</w:t>
      </w:r>
      <w:r w:rsidR="00E63B32">
        <w:rPr>
          <w:rStyle w:val="Emphasis"/>
          <w:i w:val="0"/>
          <w:iCs w:val="0"/>
        </w:rPr>
        <w:t xml:space="preserve"> and Network ACLs.  While it is possible to implement </w:t>
      </w:r>
      <w:r w:rsidR="00D90B33">
        <w:rPr>
          <w:rStyle w:val="Emphasis"/>
          <w:i w:val="0"/>
          <w:iCs w:val="0"/>
        </w:rPr>
        <w:t>clusters in different subnets and route traffic between those subnets through a firewall, there is not an Aegon security pattern supporting intra-VPC firewalls control</w:t>
      </w:r>
      <w:r w:rsidR="00034C08">
        <w:rPr>
          <w:rStyle w:val="Emphasis"/>
          <w:i w:val="0"/>
          <w:iCs w:val="0"/>
        </w:rPr>
        <w:t xml:space="preserve">.  </w:t>
      </w:r>
    </w:p>
    <w:p w14:paraId="30121B87" w14:textId="0D163E08" w:rsidR="00BB423A" w:rsidRDefault="00EF4203" w:rsidP="00BB423A">
      <w:pPr>
        <w:ind w:left="720"/>
        <w:rPr>
          <w:rStyle w:val="Emphasis"/>
          <w:i w:val="0"/>
          <w:iCs w:val="0"/>
        </w:rPr>
      </w:pPr>
      <w:r>
        <w:rPr>
          <w:rStyle w:val="Emphasis"/>
          <w:i w:val="0"/>
          <w:iCs w:val="0"/>
        </w:rPr>
        <w:t>To implement segmentation between clusters, the Security Groups associated with the primary ENI of each EKS node will need to be configured using a least-privilege model</w:t>
      </w:r>
      <w:r w:rsidR="000D32D4">
        <w:rPr>
          <w:rStyle w:val="Emphasis"/>
          <w:i w:val="0"/>
          <w:iCs w:val="0"/>
        </w:rPr>
        <w:t xml:space="preserve">. </w:t>
      </w:r>
    </w:p>
    <w:p w14:paraId="5537E843" w14:textId="6C01C921" w:rsidR="00567074" w:rsidRDefault="00567074" w:rsidP="000E414E">
      <w:pPr>
        <w:pStyle w:val="Heading2"/>
      </w:pPr>
      <w:bookmarkStart w:id="87" w:name="_Toc166063858"/>
      <w:bookmarkStart w:id="88" w:name="_Toc168572039"/>
      <w:r>
        <w:lastRenderedPageBreak/>
        <w:t>Cost Optimization</w:t>
      </w:r>
      <w:bookmarkEnd w:id="87"/>
      <w:bookmarkEnd w:id="88"/>
    </w:p>
    <w:p w14:paraId="720A6E79" w14:textId="2CEB6F4A" w:rsidR="000D32D4" w:rsidRDefault="000D32D4" w:rsidP="000D32D4">
      <w:pPr>
        <w:rPr>
          <w:rStyle w:val="Emphasis"/>
          <w:i w:val="0"/>
          <w:iCs w:val="0"/>
        </w:rPr>
      </w:pPr>
      <w:r w:rsidRPr="000D32D4">
        <w:rPr>
          <w:rStyle w:val="Emphasis"/>
          <w:i w:val="0"/>
          <w:iCs w:val="0"/>
        </w:rPr>
        <w:t xml:space="preserve">One of the greatest benefits of containers in general and EKS specifically, is the cost-effectiveness or the solution.  </w:t>
      </w:r>
      <w:r>
        <w:rPr>
          <w:rStyle w:val="Emphasis"/>
          <w:i w:val="0"/>
          <w:iCs w:val="0"/>
        </w:rPr>
        <w:t xml:space="preserve">As stated in the values section, </w:t>
      </w:r>
      <w:r w:rsidRPr="000D32D4">
        <w:rPr>
          <w:rStyle w:val="Emphasis"/>
          <w:i w:val="0"/>
          <w:iCs w:val="0"/>
        </w:rPr>
        <w:t>EKS helps optimize costs by providing a managed service for running containerized applications. It eliminates the need for users to invest in and maintain their own Kubernetes infrastructure, reducing capital and operational expenses.</w:t>
      </w:r>
      <w:r w:rsidR="00677713">
        <w:rPr>
          <w:rStyle w:val="Emphasis"/>
          <w:i w:val="0"/>
          <w:iCs w:val="0"/>
        </w:rPr>
        <w:t xml:space="preserve">  </w:t>
      </w:r>
      <w:ins w:id="89" w:author="Kerbachi, Mohamed - GTS Global ENG &amp; ARCH" w:date="2025-03-17T17:19:00Z" w16du:dateUtc="2025-03-17T21:19:00Z">
        <w:r w:rsidR="00A92DEA">
          <w:rPr>
            <w:rStyle w:val="Emphasis"/>
            <w:i w:val="0"/>
            <w:iCs w:val="0"/>
          </w:rPr>
          <w:t xml:space="preserve">Using Karpenter can reduce unused capacity by consolidating </w:t>
        </w:r>
      </w:ins>
      <w:ins w:id="90" w:author="Kerbachi, Mohamed - GTS Global ENG &amp; ARCH" w:date="2025-03-17T17:26:00Z" w16du:dateUtc="2025-03-17T21:26:00Z">
        <w:r w:rsidR="00BA5FDF">
          <w:rPr>
            <w:rStyle w:val="Emphasis"/>
            <w:i w:val="0"/>
            <w:iCs w:val="0"/>
          </w:rPr>
          <w:t>workload</w:t>
        </w:r>
      </w:ins>
      <w:ins w:id="91" w:author="Kerbachi, Mohamed - GTS Global ENG &amp; ARCH" w:date="2025-03-17T17:27:00Z" w16du:dateUtc="2025-03-17T21:27:00Z">
        <w:r w:rsidR="00BA5FDF">
          <w:rPr>
            <w:rStyle w:val="Emphasis"/>
            <w:i w:val="0"/>
            <w:iCs w:val="0"/>
          </w:rPr>
          <w:t xml:space="preserve"> and select</w:t>
        </w:r>
      </w:ins>
      <w:ins w:id="92" w:author="Kerbachi, Mohamed - GTS Global ENG &amp; ARCH" w:date="2025-03-18T12:31:00Z" w16du:dateUtc="2025-03-18T16:31:00Z">
        <w:r w:rsidR="008E6904">
          <w:rPr>
            <w:rStyle w:val="Emphasis"/>
            <w:i w:val="0"/>
            <w:iCs w:val="0"/>
          </w:rPr>
          <w:t>ing</w:t>
        </w:r>
      </w:ins>
      <w:ins w:id="93" w:author="Kerbachi, Mohamed - GTS Global ENG &amp; ARCH" w:date="2025-03-17T17:27:00Z" w16du:dateUtc="2025-03-17T21:27:00Z">
        <w:r w:rsidR="00BA5FDF">
          <w:rPr>
            <w:rStyle w:val="Emphasis"/>
            <w:i w:val="0"/>
            <w:iCs w:val="0"/>
          </w:rPr>
          <w:t xml:space="preserve"> the optimum instance type. </w:t>
        </w:r>
      </w:ins>
      <w:r w:rsidR="00677713">
        <w:rPr>
          <w:rStyle w:val="Emphasis"/>
          <w:i w:val="0"/>
          <w:iCs w:val="0"/>
        </w:rPr>
        <w:t>Further cost optimization may be generated by considering Fargate.</w:t>
      </w:r>
    </w:p>
    <w:p w14:paraId="748914BF" w14:textId="406EDE23" w:rsidR="00A17CC7" w:rsidRDefault="00A17CC7" w:rsidP="000D32D4">
      <w:pPr>
        <w:rPr>
          <w:rStyle w:val="Emphasis"/>
          <w:i w:val="0"/>
          <w:iCs w:val="0"/>
        </w:rPr>
      </w:pPr>
    </w:p>
    <w:p w14:paraId="396D6C30" w14:textId="25409F1B" w:rsidR="005B2458" w:rsidRPr="005B2458" w:rsidRDefault="005B2458" w:rsidP="005B2458">
      <w:pPr>
        <w:rPr>
          <w:rStyle w:val="Emphasis"/>
          <w:i w:val="0"/>
          <w:iCs w:val="0"/>
        </w:rPr>
      </w:pPr>
      <w:r w:rsidRPr="005B2458">
        <w:rPr>
          <w:rStyle w:val="Emphasis"/>
          <w:i w:val="0"/>
          <w:iCs w:val="0"/>
        </w:rPr>
        <w:t>EKS (Amazon Elastic Kubernetes Service) provides several features and capabilities that can help with cost optimization:</w:t>
      </w:r>
    </w:p>
    <w:p w14:paraId="35DC3C7D" w14:textId="3F9C9F12" w:rsidR="005B2458" w:rsidRPr="005B2458" w:rsidRDefault="005B2458" w:rsidP="005B2458">
      <w:pPr>
        <w:rPr>
          <w:rStyle w:val="Emphasis"/>
          <w:i w:val="0"/>
          <w:iCs w:val="0"/>
        </w:rPr>
      </w:pPr>
    </w:p>
    <w:p w14:paraId="49C55E5D" w14:textId="46E822E2" w:rsidR="005B2458" w:rsidRPr="005B2458" w:rsidRDefault="005B2458" w:rsidP="005B2458">
      <w:pPr>
        <w:pStyle w:val="ListParagraph"/>
        <w:numPr>
          <w:ilvl w:val="0"/>
          <w:numId w:val="22"/>
        </w:numPr>
        <w:rPr>
          <w:rStyle w:val="Emphasis"/>
          <w:i w:val="0"/>
          <w:iCs w:val="0"/>
        </w:rPr>
      </w:pPr>
      <w:r w:rsidRPr="005B2458">
        <w:rPr>
          <w:rStyle w:val="Emphasis"/>
          <w:b/>
          <w:bCs/>
          <w:i w:val="0"/>
          <w:iCs w:val="0"/>
        </w:rPr>
        <w:t>Auto Scaling</w:t>
      </w:r>
      <w:r w:rsidRPr="005B2458">
        <w:rPr>
          <w:rStyle w:val="Emphasis"/>
          <w:i w:val="0"/>
          <w:iCs w:val="0"/>
        </w:rPr>
        <w:t>: EKS allows you to configure auto scaling for your worker nodes. This means that the number of worker nodes can automatically scale up or down based on the demand for your applications. By scaling down during periods of low demand, you can save on costs.</w:t>
      </w:r>
    </w:p>
    <w:p w14:paraId="33BEEB87" w14:textId="617D42D3" w:rsidR="005B2458" w:rsidRPr="005B2458" w:rsidRDefault="005B2458" w:rsidP="005B2458">
      <w:pPr>
        <w:pStyle w:val="ListParagraph"/>
        <w:numPr>
          <w:ilvl w:val="0"/>
          <w:numId w:val="22"/>
        </w:numPr>
        <w:rPr>
          <w:rStyle w:val="Emphasis"/>
          <w:i w:val="0"/>
          <w:iCs w:val="0"/>
        </w:rPr>
      </w:pPr>
      <w:r w:rsidRPr="005B2458">
        <w:rPr>
          <w:rStyle w:val="Emphasis"/>
          <w:b/>
          <w:bCs/>
          <w:i w:val="0"/>
          <w:iCs w:val="0"/>
        </w:rPr>
        <w:t>Spot Instances</w:t>
      </w:r>
      <w:r w:rsidRPr="005B2458">
        <w:rPr>
          <w:rStyle w:val="Emphasis"/>
          <w:i w:val="0"/>
          <w:iCs w:val="0"/>
        </w:rPr>
        <w:t>: EKS supports the use of EC2 Spot Instances for worker nodes. Spot Instances are spare EC2 instances that are available at a significantly lower cost compared to On-Demand instances. By using Spot Instances, you can reduce your compute costs. However, it's important to note that Spot Instances can be interrupted with a short notice, so they are best suited for fault-tolerant and stateless workloads.</w:t>
      </w:r>
    </w:p>
    <w:p w14:paraId="487697F0" w14:textId="01B76D74" w:rsidR="005B2458" w:rsidRPr="005B2458" w:rsidRDefault="005B2458" w:rsidP="005B2458">
      <w:pPr>
        <w:pStyle w:val="ListParagraph"/>
        <w:numPr>
          <w:ilvl w:val="0"/>
          <w:numId w:val="22"/>
        </w:numPr>
        <w:rPr>
          <w:rStyle w:val="Emphasis"/>
          <w:i w:val="0"/>
          <w:iCs w:val="0"/>
        </w:rPr>
      </w:pPr>
      <w:r w:rsidRPr="005B2458">
        <w:rPr>
          <w:rStyle w:val="Emphasis"/>
          <w:b/>
          <w:bCs/>
          <w:i w:val="0"/>
          <w:iCs w:val="0"/>
        </w:rPr>
        <w:t>Reserved Instances</w:t>
      </w:r>
      <w:r w:rsidRPr="005B2458">
        <w:rPr>
          <w:rStyle w:val="Emphasis"/>
          <w:i w:val="0"/>
          <w:iCs w:val="0"/>
        </w:rPr>
        <w:t>: If you have predictable and steady-state workloads, you can purchase Reserved Instances for your EKS worker nodes. Reserved Instances provide a significant discount compared to On-Demand instances, allowing you to save costs over a longer period.</w:t>
      </w:r>
    </w:p>
    <w:p w14:paraId="56253D30" w14:textId="6E64BFF3" w:rsidR="005B2458" w:rsidRPr="005B2458" w:rsidRDefault="005B2458" w:rsidP="005B2458">
      <w:pPr>
        <w:pStyle w:val="ListParagraph"/>
        <w:numPr>
          <w:ilvl w:val="0"/>
          <w:numId w:val="22"/>
        </w:numPr>
        <w:rPr>
          <w:rStyle w:val="Emphasis"/>
          <w:i w:val="0"/>
          <w:iCs w:val="0"/>
        </w:rPr>
      </w:pPr>
      <w:r w:rsidRPr="005B2458">
        <w:rPr>
          <w:rStyle w:val="Emphasis"/>
          <w:b/>
          <w:bCs/>
          <w:i w:val="0"/>
          <w:iCs w:val="0"/>
        </w:rPr>
        <w:t>Cluster Autoscaler</w:t>
      </w:r>
      <w:r w:rsidRPr="005B2458">
        <w:rPr>
          <w:rStyle w:val="Emphasis"/>
          <w:i w:val="0"/>
          <w:iCs w:val="0"/>
        </w:rPr>
        <w:t>: EKS integrates with the Kubernetes Cluster Autoscaler</w:t>
      </w:r>
      <w:ins w:id="94" w:author="Kerbachi, Mohamed - GTS Global ENG &amp; ARCH" w:date="2025-03-20T15:41:00Z" w16du:dateUtc="2025-03-20T19:41:00Z">
        <w:r w:rsidR="007D2151">
          <w:rPr>
            <w:rStyle w:val="Emphasis"/>
            <w:i w:val="0"/>
            <w:iCs w:val="0"/>
          </w:rPr>
          <w:t xml:space="preserve"> or Karpenter</w:t>
        </w:r>
      </w:ins>
      <w:r w:rsidRPr="005B2458">
        <w:rPr>
          <w:rStyle w:val="Emphasis"/>
          <w:i w:val="0"/>
          <w:iCs w:val="0"/>
        </w:rPr>
        <w:t>, which</w:t>
      </w:r>
      <w:ins w:id="95" w:author="Kerbachi, Mohamed - GTS Global ENG &amp; ARCH" w:date="2025-03-21T10:24:00Z" w16du:dateUtc="2025-03-21T14:24:00Z">
        <w:r w:rsidR="00A7570B">
          <w:rPr>
            <w:rStyle w:val="Emphasis"/>
            <w:i w:val="0"/>
            <w:iCs w:val="0"/>
          </w:rPr>
          <w:t xml:space="preserve"> adjust</w:t>
        </w:r>
      </w:ins>
      <w:r w:rsidRPr="005B2458">
        <w:rPr>
          <w:rStyle w:val="Emphasis"/>
          <w:i w:val="0"/>
          <w:iCs w:val="0"/>
        </w:rPr>
        <w:t xml:space="preserve"> automatically</w:t>
      </w:r>
      <w:del w:id="96" w:author="Kerbachi, Mohamed - GTS Global ENG &amp; ARCH" w:date="2025-03-21T10:24:00Z" w16du:dateUtc="2025-03-21T14:24:00Z">
        <w:r w:rsidRPr="005B2458" w:rsidDel="00A7570B">
          <w:rPr>
            <w:rStyle w:val="Emphasis"/>
            <w:i w:val="0"/>
            <w:iCs w:val="0"/>
          </w:rPr>
          <w:delText xml:space="preserve"> adjusts</w:delText>
        </w:r>
      </w:del>
      <w:r w:rsidRPr="005B2458">
        <w:rPr>
          <w:rStyle w:val="Emphasis"/>
          <w:i w:val="0"/>
          <w:iCs w:val="0"/>
        </w:rPr>
        <w:t xml:space="preserve"> the size of your worker node group based </w:t>
      </w:r>
      <w:r>
        <w:rPr>
          <w:rStyle w:val="Emphasis"/>
          <w:i w:val="0"/>
          <w:iCs w:val="0"/>
        </w:rPr>
        <w:t xml:space="preserve">as the </w:t>
      </w:r>
      <w:r w:rsidRPr="005B2458">
        <w:rPr>
          <w:rStyle w:val="Emphasis"/>
          <w:i w:val="0"/>
          <w:iCs w:val="0"/>
        </w:rPr>
        <w:t>resource demands of your application</w:t>
      </w:r>
      <w:r>
        <w:rPr>
          <w:rStyle w:val="Emphasis"/>
          <w:i w:val="0"/>
          <w:iCs w:val="0"/>
        </w:rPr>
        <w:t xml:space="preserve"> change</w:t>
      </w:r>
      <w:r w:rsidRPr="005B2458">
        <w:rPr>
          <w:rStyle w:val="Emphasis"/>
          <w:i w:val="0"/>
          <w:iCs w:val="0"/>
        </w:rPr>
        <w:t xml:space="preserve">s. This helps to optimize costs by ensuring that you have the right </w:t>
      </w:r>
      <w:r w:rsidR="004D17F8" w:rsidRPr="005B2458">
        <w:rPr>
          <w:rStyle w:val="Emphasis"/>
          <w:i w:val="0"/>
          <w:iCs w:val="0"/>
        </w:rPr>
        <w:t>number</w:t>
      </w:r>
      <w:r w:rsidRPr="005B2458">
        <w:rPr>
          <w:rStyle w:val="Emphasis"/>
          <w:i w:val="0"/>
          <w:iCs w:val="0"/>
        </w:rPr>
        <w:t xml:space="preserve"> of resources allocated to your applications at any given time.</w:t>
      </w:r>
    </w:p>
    <w:p w14:paraId="11EADB14" w14:textId="160361B8" w:rsidR="005B2458" w:rsidRPr="005B2458" w:rsidRDefault="005B2458" w:rsidP="005B2458">
      <w:pPr>
        <w:pStyle w:val="ListParagraph"/>
        <w:numPr>
          <w:ilvl w:val="0"/>
          <w:numId w:val="22"/>
        </w:numPr>
        <w:rPr>
          <w:rStyle w:val="Emphasis"/>
          <w:i w:val="0"/>
          <w:iCs w:val="0"/>
        </w:rPr>
      </w:pPr>
      <w:r w:rsidRPr="005B2458">
        <w:rPr>
          <w:rStyle w:val="Emphasis"/>
          <w:b/>
          <w:bCs/>
          <w:i w:val="0"/>
          <w:iCs w:val="0"/>
        </w:rPr>
        <w:t>Cost Allocation Tags</w:t>
      </w:r>
      <w:r w:rsidRPr="005B2458">
        <w:rPr>
          <w:rStyle w:val="Emphasis"/>
          <w:i w:val="0"/>
          <w:iCs w:val="0"/>
        </w:rPr>
        <w:t>: EKS supports cost allocation tags, which allow you to categorize and track your costs based on different dimensions such as teams, projects, or environments. By using cost allocation tags, you can gain better visibility into your EKS costs and optimize spending based on specific areas of your organization.</w:t>
      </w:r>
    </w:p>
    <w:p w14:paraId="45E20DF2" w14:textId="79E337FF" w:rsidR="00A17CC7" w:rsidRPr="005B2458" w:rsidRDefault="005B2458" w:rsidP="005B2458">
      <w:pPr>
        <w:pStyle w:val="ListParagraph"/>
        <w:numPr>
          <w:ilvl w:val="0"/>
          <w:numId w:val="22"/>
        </w:numPr>
        <w:rPr>
          <w:rStyle w:val="Emphasis"/>
          <w:i w:val="0"/>
          <w:iCs w:val="0"/>
        </w:rPr>
      </w:pPr>
      <w:r w:rsidRPr="005B2458">
        <w:rPr>
          <w:rStyle w:val="Emphasis"/>
          <w:b/>
          <w:bCs/>
          <w:i w:val="0"/>
          <w:iCs w:val="0"/>
        </w:rPr>
        <w:t>Monitoring and Optimization Tools</w:t>
      </w:r>
      <w:r w:rsidRPr="005B2458">
        <w:rPr>
          <w:rStyle w:val="Emphasis"/>
          <w:i w:val="0"/>
          <w:iCs w:val="0"/>
        </w:rPr>
        <w:t>: EKS integrates with various monitoring and optimization tools such as Amazon CloudWatch, AWS Cost Explorer, and AWS Trusted Advisor. These tools provide insights into your EKS costs, identify potential cost-saving opportunities, and help you optimize your resource allocation.</w:t>
      </w:r>
    </w:p>
    <w:p w14:paraId="0F6F1469" w14:textId="77777777" w:rsidR="007A7211" w:rsidRPr="007A7211" w:rsidRDefault="007A7211" w:rsidP="007A7211"/>
    <w:p w14:paraId="5664548C" w14:textId="77777777" w:rsidR="00FD2E53" w:rsidRDefault="00FD2E53">
      <w:pPr>
        <w:suppressAutoHyphens w:val="0"/>
        <w:spacing w:after="200"/>
        <w:rPr>
          <w:rFonts w:asciiTheme="majorHAnsi" w:eastAsiaTheme="majorEastAsia" w:hAnsiTheme="majorHAnsi" w:cstheme="majorBidi"/>
          <w:sz w:val="24"/>
          <w:szCs w:val="26"/>
        </w:rPr>
      </w:pPr>
      <w:r>
        <w:br w:type="page"/>
      </w:r>
    </w:p>
    <w:p w14:paraId="5CD63CBD" w14:textId="355386F2" w:rsidR="00567074" w:rsidRDefault="00567074" w:rsidP="000E414E">
      <w:pPr>
        <w:pStyle w:val="Heading2"/>
      </w:pPr>
      <w:bookmarkStart w:id="97" w:name="_Toc166063859"/>
      <w:bookmarkStart w:id="98" w:name="_Toc168572040"/>
      <w:r>
        <w:lastRenderedPageBreak/>
        <w:t>Operational Excellence</w:t>
      </w:r>
      <w:bookmarkEnd w:id="97"/>
      <w:bookmarkEnd w:id="98"/>
    </w:p>
    <w:p w14:paraId="3897400A" w14:textId="20A72C37" w:rsidR="00A54EBB" w:rsidRDefault="00A54EBB" w:rsidP="00A54EBB">
      <w:r>
        <w:t>EKS (Amazon Elastic Kubernetes Service) is operationally excellent due to several factors:</w:t>
      </w:r>
    </w:p>
    <w:p w14:paraId="1D807F19" w14:textId="631DB6AF" w:rsidR="00A54EBB" w:rsidRDefault="00A54EBB" w:rsidP="00A54EBB"/>
    <w:p w14:paraId="2E90C85E" w14:textId="390C6CB2" w:rsidR="00A54EBB" w:rsidRDefault="00A54EBB" w:rsidP="00A54EBB">
      <w:pPr>
        <w:pStyle w:val="ListParagraph"/>
        <w:numPr>
          <w:ilvl w:val="0"/>
          <w:numId w:val="23"/>
        </w:numPr>
        <w:ind w:left="360"/>
      </w:pPr>
      <w:r w:rsidRPr="00A54EBB">
        <w:rPr>
          <w:b/>
          <w:bCs/>
        </w:rPr>
        <w:t>Managed Service</w:t>
      </w:r>
      <w:r>
        <w:t>: EKS is a fully managed service provided by Amazon Web Services (AWS). This means that AWS takes care of the operational aspects of managing the Kubernetes control plane, including upgrades, patches, and scaling. This allows users to focus on their applications rather than the underlying infrastructure.</w:t>
      </w:r>
    </w:p>
    <w:p w14:paraId="1A892799" w14:textId="5B8D6340" w:rsidR="00A54EBB" w:rsidRDefault="00A54EBB" w:rsidP="00A54EBB">
      <w:pPr>
        <w:pStyle w:val="ListParagraph"/>
        <w:numPr>
          <w:ilvl w:val="0"/>
          <w:numId w:val="23"/>
        </w:numPr>
        <w:ind w:left="360"/>
      </w:pPr>
      <w:r w:rsidRPr="00A54EBB">
        <w:rPr>
          <w:b/>
          <w:bCs/>
        </w:rPr>
        <w:t>High Availability</w:t>
      </w:r>
      <w:r>
        <w:t>: EKS ensures high availability by distributing the Kubernetes control plane across multiple availability zones (AZs). This provides fault tolerance and ensures that the control plane remains operational even if an AZ goes down.</w:t>
      </w:r>
    </w:p>
    <w:p w14:paraId="75691EB1" w14:textId="226D6BF4" w:rsidR="00A54EBB" w:rsidRDefault="00A54EBB" w:rsidP="00A54EBB">
      <w:pPr>
        <w:pStyle w:val="ListParagraph"/>
        <w:numPr>
          <w:ilvl w:val="0"/>
          <w:numId w:val="23"/>
        </w:numPr>
        <w:ind w:left="360"/>
      </w:pPr>
      <w:r w:rsidRPr="00A54EBB">
        <w:rPr>
          <w:b/>
          <w:bCs/>
        </w:rPr>
        <w:t>Scalability</w:t>
      </w:r>
      <w:r>
        <w:t>: EKS allows for easy scaling of worker nodes to meet the demands of applications. With auto scaling capabilities, the number of worker nodes can automatically scale up or down based on the workload, ensuring optimal resource utilization and cost efficiency.</w:t>
      </w:r>
    </w:p>
    <w:p w14:paraId="7FBE68AF" w14:textId="00249300" w:rsidR="00A54EBB" w:rsidRDefault="00A54EBB" w:rsidP="00A54EBB">
      <w:pPr>
        <w:pStyle w:val="ListParagraph"/>
        <w:numPr>
          <w:ilvl w:val="0"/>
          <w:numId w:val="23"/>
        </w:numPr>
        <w:ind w:left="360"/>
      </w:pPr>
      <w:r w:rsidRPr="00A54EBB">
        <w:rPr>
          <w:b/>
          <w:bCs/>
        </w:rPr>
        <w:t>Integration with AWS Services</w:t>
      </w:r>
      <w:r>
        <w:t>: EKS seamlessly integrates with other AWS services, such as Elastic Load Balancing, Amazon RDS, Amazon S3, and more. This allows users to leverage the full range of AWS services to enhance their applications and simplify operations.</w:t>
      </w:r>
    </w:p>
    <w:p w14:paraId="404DB674" w14:textId="0C469E18" w:rsidR="00A54EBB" w:rsidRDefault="00A54EBB" w:rsidP="00A54EBB">
      <w:pPr>
        <w:pStyle w:val="ListParagraph"/>
        <w:numPr>
          <w:ilvl w:val="0"/>
          <w:numId w:val="23"/>
        </w:numPr>
        <w:ind w:left="360"/>
      </w:pPr>
      <w:r w:rsidRPr="00A54EBB">
        <w:rPr>
          <w:b/>
          <w:bCs/>
        </w:rPr>
        <w:t>Monitoring and Logging</w:t>
      </w:r>
      <w:r>
        <w:t>: EKS provides integration with AWS CloudWatch for monitoring and logging. Users can easily monitor the performance and health of their clusters, set up alarms, and analyze logs to troubleshoot issues and optimize their applications.</w:t>
      </w:r>
    </w:p>
    <w:p w14:paraId="18C1DED0" w14:textId="07FDADC5" w:rsidR="00A54EBB" w:rsidRDefault="00A54EBB" w:rsidP="00A54EBB">
      <w:pPr>
        <w:pStyle w:val="ListParagraph"/>
        <w:numPr>
          <w:ilvl w:val="0"/>
          <w:numId w:val="23"/>
        </w:numPr>
        <w:ind w:left="360"/>
      </w:pPr>
      <w:r w:rsidRPr="00A54EBB">
        <w:rPr>
          <w:b/>
          <w:bCs/>
        </w:rPr>
        <w:t>Security</w:t>
      </w:r>
      <w:r>
        <w:t xml:space="preserve">: EKS offers robust security features, including IAM roles and policies for access control, VPC networking for isolation, and integration with AWS Identity and Access Management (IAM) for authentication and authorization. Users can implement fine-grained security controls to protect their applications and data using </w:t>
      </w:r>
      <w:r w:rsidR="00D87F2A">
        <w:t>the Container Network Interface and EKS Network Policies.</w:t>
      </w:r>
    </w:p>
    <w:p w14:paraId="444ED8A0" w14:textId="77777777" w:rsidR="00A54EBB" w:rsidRPr="007A7211" w:rsidRDefault="00A54EBB" w:rsidP="00A54EBB"/>
    <w:p w14:paraId="21E4F5CE" w14:textId="77777777" w:rsidR="00567074" w:rsidRDefault="00567074" w:rsidP="000E414E">
      <w:pPr>
        <w:pStyle w:val="Heading2"/>
      </w:pPr>
      <w:bookmarkStart w:id="99" w:name="_Toc166063860"/>
      <w:bookmarkStart w:id="100" w:name="_Toc168572041"/>
      <w:r>
        <w:t>Reliability</w:t>
      </w:r>
      <w:bookmarkEnd w:id="99"/>
      <w:bookmarkEnd w:id="100"/>
    </w:p>
    <w:p w14:paraId="6AA2EE76" w14:textId="00AD7082" w:rsidR="007A7211" w:rsidRDefault="004028D3" w:rsidP="007A7211">
      <w:r>
        <w:t xml:space="preserve">Aegon should expect the EKS Environment </w:t>
      </w:r>
      <w:r w:rsidR="6677DC61">
        <w:t>to be</w:t>
      </w:r>
      <w:r>
        <w:t xml:space="preserve"> highly reliable.  </w:t>
      </w:r>
      <w:r w:rsidR="00A75A4B">
        <w:t>A</w:t>
      </w:r>
      <w:r w:rsidR="00EB2FF0">
        <w:t>WS provides for high r</w:t>
      </w:r>
      <w:r w:rsidR="008C2AEC">
        <w:t>eliability based on similar capabilities as defined in Operational Excellence.</w:t>
      </w:r>
      <w:r w:rsidR="00A75A4B">
        <w:t xml:space="preserve">  High Availability and </w:t>
      </w:r>
      <w:r w:rsidR="009822A0">
        <w:t xml:space="preserve">Monitoring are most important to the reliability of the infrastructure supporting the EKS environment.  </w:t>
      </w:r>
    </w:p>
    <w:p w14:paraId="11C02E7A" w14:textId="77777777" w:rsidR="004028D3" w:rsidRPr="007A7211" w:rsidRDefault="004028D3" w:rsidP="007A7211"/>
    <w:p w14:paraId="67B69CD3" w14:textId="77777777" w:rsidR="00567074" w:rsidRDefault="00567074" w:rsidP="000E414E">
      <w:pPr>
        <w:pStyle w:val="Heading2"/>
      </w:pPr>
      <w:bookmarkStart w:id="101" w:name="_Toc166063861"/>
      <w:bookmarkStart w:id="102" w:name="_Toc168572042"/>
      <w:r>
        <w:t>Performance Efficiency</w:t>
      </w:r>
      <w:bookmarkEnd w:id="101"/>
      <w:bookmarkEnd w:id="102"/>
    </w:p>
    <w:p w14:paraId="4F4A1D9D" w14:textId="3C9AE714" w:rsidR="001834AF" w:rsidRDefault="001834AF" w:rsidP="001834AF">
      <w:r>
        <w:t xml:space="preserve">Aegon should expect the EKS Environment </w:t>
      </w:r>
      <w:r w:rsidR="01A0A26D">
        <w:t>to be</w:t>
      </w:r>
      <w:r>
        <w:t xml:space="preserve"> highly performant.  When using the scaling </w:t>
      </w:r>
      <w:r w:rsidR="005650AA">
        <w:t>capabilities</w:t>
      </w:r>
      <w:r>
        <w:t xml:space="preserve"> of EKS, the environment can scale to meet the demands of the worker nodes.  One not</w:t>
      </w:r>
      <w:r w:rsidR="6FC8BD62">
        <w:t>e</w:t>
      </w:r>
      <w:r>
        <w:t xml:space="preserve"> though, if Spot Instances are being used, </w:t>
      </w:r>
      <w:r w:rsidR="00A75A4B">
        <w:t>scaling</w:t>
      </w:r>
      <w:r>
        <w:t xml:space="preserve"> may be impacted in times of high demand, as the infrastructure may not scale as fast or as large as needed for the given workload.  AWS provides for high reliability based on similar capabilities as defined in Operational Excellence.</w:t>
      </w:r>
      <w:ins w:id="103" w:author="Kerbachi, Mohamed - GTS Global ENG &amp; ARCH" w:date="2025-03-20T17:21:00Z" w16du:dateUtc="2025-03-20T21:21:00Z">
        <w:r w:rsidR="00064EED">
          <w:t xml:space="preserve"> </w:t>
        </w:r>
      </w:ins>
      <w:ins w:id="104" w:author="Kerbachi, Mohamed - GTS Global ENG &amp; ARCH" w:date="2025-03-20T17:28:00Z" w16du:dateUtc="2025-03-20T21:28:00Z">
        <w:r w:rsidR="00064EED">
          <w:t xml:space="preserve">In addition, </w:t>
        </w:r>
      </w:ins>
      <w:ins w:id="105" w:author="Kerbachi, Mohamed - GTS Global ENG &amp; ARCH" w:date="2025-03-20T13:37:00Z" w16du:dateUtc="2025-03-20T17:37:00Z">
        <w:r w:rsidR="00BD76B9">
          <w:t>K</w:t>
        </w:r>
      </w:ins>
      <w:ins w:id="106" w:author="Kerbachi, Mohamed - GTS Global ENG &amp; ARCH" w:date="2025-03-20T17:18:00Z" w16du:dateUtc="2025-03-20T21:18:00Z">
        <w:r w:rsidR="00D27659">
          <w:t>a</w:t>
        </w:r>
      </w:ins>
      <w:ins w:id="107" w:author="Kerbachi, Mohamed - GTS Global ENG &amp; ARCH" w:date="2025-03-20T13:37:00Z" w16du:dateUtc="2025-03-20T17:37:00Z">
        <w:r w:rsidR="00BD76B9">
          <w:t>rpenter improve</w:t>
        </w:r>
      </w:ins>
      <w:ins w:id="108" w:author="Kerbachi, Mohamed - GTS Global ENG &amp; ARCH" w:date="2025-03-20T17:21:00Z" w16du:dateUtc="2025-03-20T21:21:00Z">
        <w:r w:rsidR="00064EED">
          <w:t>s</w:t>
        </w:r>
      </w:ins>
      <w:ins w:id="109" w:author="Kerbachi, Mohamed - GTS Global ENG &amp; ARCH" w:date="2025-03-20T13:37:00Z" w16du:dateUtc="2025-03-20T17:37:00Z">
        <w:r w:rsidR="00BD76B9">
          <w:t xml:space="preserve"> the efficiency </w:t>
        </w:r>
      </w:ins>
      <w:ins w:id="110" w:author="Kerbachi, Mohamed - GTS Global ENG &amp; ARCH" w:date="2025-03-20T17:22:00Z" w16du:dateUtc="2025-03-20T21:22:00Z">
        <w:r w:rsidR="00064EED">
          <w:t xml:space="preserve">by </w:t>
        </w:r>
      </w:ins>
      <w:ins w:id="111" w:author="Kerbachi, Mohamed - GTS Global ENG &amp; ARCH" w:date="2025-03-20T17:28:00Z" w16du:dateUtc="2025-03-20T21:28:00Z">
        <w:r w:rsidR="00064EED">
          <w:t xml:space="preserve">dynamically provisioning EC2 instances reducing </w:t>
        </w:r>
      </w:ins>
      <w:ins w:id="112" w:author="Kerbachi, Mohamed - GTS Global ENG &amp; ARCH" w:date="2025-03-20T17:29:00Z" w16du:dateUtc="2025-03-20T21:29:00Z">
        <w:r w:rsidR="00064EED">
          <w:t>infrastructure wait time from minutes to seconds. It intelligently and automatically chooses optimal EC2 instances types, sizes, and pricing</w:t>
        </w:r>
      </w:ins>
      <w:ins w:id="113" w:author="Kerbachi, Mohamed - GTS Global ENG &amp; ARCH" w:date="2025-03-20T17:30:00Z" w16du:dateUtc="2025-03-20T21:30:00Z">
        <w:r w:rsidR="00064EED">
          <w:t xml:space="preserve"> models.</w:t>
        </w:r>
      </w:ins>
    </w:p>
    <w:p w14:paraId="141D8B67" w14:textId="77777777" w:rsidR="007A7211" w:rsidRPr="007A7211" w:rsidRDefault="007A7211" w:rsidP="007A7211"/>
    <w:p w14:paraId="39BF848E" w14:textId="77777777" w:rsidR="00FD2E53" w:rsidRDefault="00FD2E53">
      <w:pPr>
        <w:suppressAutoHyphens w:val="0"/>
        <w:spacing w:after="200"/>
        <w:rPr>
          <w:rFonts w:asciiTheme="majorHAnsi" w:eastAsiaTheme="majorEastAsia" w:hAnsiTheme="majorHAnsi" w:cstheme="majorBidi"/>
          <w:sz w:val="24"/>
          <w:szCs w:val="26"/>
        </w:rPr>
      </w:pPr>
      <w:r>
        <w:br w:type="page"/>
      </w:r>
    </w:p>
    <w:p w14:paraId="63AB454F" w14:textId="718A95FA" w:rsidR="00567074" w:rsidRDefault="00567074" w:rsidP="000E414E">
      <w:pPr>
        <w:pStyle w:val="Heading2"/>
      </w:pPr>
      <w:bookmarkStart w:id="114" w:name="_Toc166063862"/>
      <w:bookmarkStart w:id="115" w:name="_Toc168572043"/>
      <w:r>
        <w:lastRenderedPageBreak/>
        <w:t>Sustainability</w:t>
      </w:r>
      <w:bookmarkEnd w:id="114"/>
      <w:bookmarkEnd w:id="115"/>
    </w:p>
    <w:p w14:paraId="592146B9" w14:textId="7AE44325" w:rsidR="00287ED9" w:rsidRDefault="00287ED9" w:rsidP="00287ED9">
      <w:r>
        <w:t>From an environmental perspective, the EKS environment is sustainable due to the following factors:</w:t>
      </w:r>
    </w:p>
    <w:p w14:paraId="6CA31221" w14:textId="6C18CDF0" w:rsidR="00287ED9" w:rsidRDefault="00287ED9" w:rsidP="00287ED9"/>
    <w:p w14:paraId="34408A85" w14:textId="4CCB7E56" w:rsidR="00287ED9" w:rsidRDefault="00287ED9" w:rsidP="00287ED9">
      <w:pPr>
        <w:pStyle w:val="ListParagraph"/>
        <w:numPr>
          <w:ilvl w:val="0"/>
          <w:numId w:val="24"/>
        </w:numPr>
        <w:ind w:left="360"/>
      </w:pPr>
      <w:r w:rsidRPr="00287ED9">
        <w:rPr>
          <w:b/>
          <w:bCs/>
        </w:rPr>
        <w:t>Resource Optimization</w:t>
      </w:r>
      <w:r>
        <w:t>: EKS allows for easy scaling of worker nodes based on application demands. This ensures optimal resource utilization, minimizing waste and reducing the overall environmental impact.</w:t>
      </w:r>
    </w:p>
    <w:p w14:paraId="7220A167" w14:textId="31865A28" w:rsidR="00287ED9" w:rsidRDefault="00287ED9" w:rsidP="00287ED9">
      <w:pPr>
        <w:pStyle w:val="ListParagraph"/>
        <w:numPr>
          <w:ilvl w:val="0"/>
          <w:numId w:val="24"/>
        </w:numPr>
        <w:ind w:left="360"/>
      </w:pPr>
      <w:r w:rsidRPr="00287ED9">
        <w:rPr>
          <w:b/>
          <w:bCs/>
        </w:rPr>
        <w:t>Efficient Infrastructure Management</w:t>
      </w:r>
      <w:r>
        <w:t>: As a fully managed service, AWS takes care of the operational aspects of managing the Kubernetes control plane. This includes upgrades, patches, and scaling, which are done in an efficient manner, reducing energy consumption and carbon footprint.</w:t>
      </w:r>
    </w:p>
    <w:p w14:paraId="7F90B45E" w14:textId="20B957DD" w:rsidR="00287ED9" w:rsidRDefault="00287ED9" w:rsidP="00287ED9">
      <w:pPr>
        <w:pStyle w:val="ListParagraph"/>
        <w:numPr>
          <w:ilvl w:val="0"/>
          <w:numId w:val="24"/>
        </w:numPr>
        <w:ind w:left="360"/>
      </w:pPr>
      <w:r w:rsidRPr="00287ED9">
        <w:rPr>
          <w:b/>
          <w:bCs/>
        </w:rPr>
        <w:t>Server Consolidation</w:t>
      </w:r>
      <w:r>
        <w:t>: By distributing the Kubernetes control plane across multiple availability zones, EKS ensures high availability and fault tolerance. This allows for server consolidation, reducing the number of physical servers required and optimizing energy usage.</w:t>
      </w:r>
    </w:p>
    <w:p w14:paraId="4382B756" w14:textId="20CE8F81" w:rsidR="00287ED9" w:rsidRDefault="00287ED9" w:rsidP="00287ED9">
      <w:pPr>
        <w:pStyle w:val="ListParagraph"/>
        <w:numPr>
          <w:ilvl w:val="0"/>
          <w:numId w:val="24"/>
        </w:numPr>
        <w:ind w:left="360"/>
      </w:pPr>
      <w:r w:rsidRPr="00287ED9">
        <w:rPr>
          <w:b/>
          <w:bCs/>
        </w:rPr>
        <w:t>Auto Scaling</w:t>
      </w:r>
      <w:r>
        <w:t>: EKS's auto scaling capabilities enable the platform to dynamically adjust the number of worker nodes based on workload. This ensures that resources are allocated efficiently, preventing overprovisioning and unnecessary energy consumption.</w:t>
      </w:r>
    </w:p>
    <w:p w14:paraId="4FA1E168" w14:textId="77777777" w:rsidR="00287ED9" w:rsidRDefault="00287ED9" w:rsidP="00287ED9"/>
    <w:p w14:paraId="3C8ECECD" w14:textId="2FE92038" w:rsidR="00567074" w:rsidRDefault="00567074" w:rsidP="000E414E">
      <w:pPr>
        <w:pStyle w:val="Heading1"/>
      </w:pPr>
      <w:bookmarkStart w:id="116" w:name="_Toc166063863"/>
      <w:bookmarkStart w:id="117" w:name="_Toc168572044"/>
      <w:r>
        <w:lastRenderedPageBreak/>
        <w:t>Functionality / How it Works</w:t>
      </w:r>
      <w:bookmarkEnd w:id="116"/>
      <w:bookmarkEnd w:id="117"/>
    </w:p>
    <w:p w14:paraId="7C8AB822" w14:textId="053076EE" w:rsidR="00F6371E" w:rsidRDefault="00F6371E" w:rsidP="00F6371E">
      <w:pPr>
        <w:pStyle w:val="Heading2"/>
        <w:rPr>
          <w:rStyle w:val="Emphasis"/>
          <w:i w:val="0"/>
          <w:iCs w:val="0"/>
        </w:rPr>
      </w:pPr>
      <w:bookmarkStart w:id="118" w:name="_Toc166063864"/>
      <w:bookmarkStart w:id="119" w:name="_Toc168572045"/>
      <w:r>
        <w:rPr>
          <w:rStyle w:val="Emphasis"/>
          <w:i w:val="0"/>
          <w:iCs w:val="0"/>
        </w:rPr>
        <w:t>Anatomy of EKS</w:t>
      </w:r>
      <w:bookmarkEnd w:id="118"/>
      <w:bookmarkEnd w:id="119"/>
    </w:p>
    <w:p w14:paraId="1CF29D41" w14:textId="0B94B745" w:rsidR="002F4A70" w:rsidRDefault="002F4A70" w:rsidP="00415F9D">
      <w:pPr>
        <w:rPr>
          <w:rStyle w:val="Emphasis"/>
          <w:i w:val="0"/>
          <w:iCs w:val="0"/>
        </w:rPr>
      </w:pPr>
      <w:r>
        <w:rPr>
          <w:rStyle w:val="Emphasis"/>
          <w:i w:val="0"/>
          <w:iCs w:val="0"/>
        </w:rPr>
        <w:t xml:space="preserve">AWS EKS is composed of several </w:t>
      </w:r>
      <w:r w:rsidR="00FD2E53">
        <w:rPr>
          <w:rStyle w:val="Emphasis"/>
          <w:i w:val="0"/>
          <w:iCs w:val="0"/>
        </w:rPr>
        <w:t>components</w:t>
      </w:r>
      <w:r w:rsidR="00C969C2">
        <w:rPr>
          <w:rStyle w:val="Emphasis"/>
          <w:i w:val="0"/>
          <w:iCs w:val="0"/>
        </w:rPr>
        <w:t xml:space="preserve"> that together make up a resource that can be virtualized to support multiple applications.</w:t>
      </w:r>
    </w:p>
    <w:p w14:paraId="450CBDA7" w14:textId="57F5C7C0" w:rsidR="00E0647E" w:rsidRDefault="00E0647E" w:rsidP="00415F9D">
      <w:pPr>
        <w:rPr>
          <w:rStyle w:val="Emphasis"/>
          <w:i w:val="0"/>
          <w:iCs w:val="0"/>
        </w:rPr>
      </w:pPr>
    </w:p>
    <w:p w14:paraId="57436A0C" w14:textId="0AFCF05D" w:rsidR="00EC5A60" w:rsidRPr="000E7BF0" w:rsidRDefault="00B71A36" w:rsidP="00415F9D">
      <w:pPr>
        <w:rPr>
          <w:rStyle w:val="Emphasis"/>
          <w:b/>
          <w:bCs/>
          <w:i w:val="0"/>
          <w:iCs w:val="0"/>
        </w:rPr>
      </w:pPr>
      <w:r w:rsidRPr="00BD37D3">
        <w:rPr>
          <w:rStyle w:val="Emphasis"/>
          <w:i w:val="0"/>
          <w:iCs w:val="0"/>
          <w:noProof/>
          <w:highlight w:val="yellow"/>
        </w:rPr>
        <w:drawing>
          <wp:anchor distT="0" distB="0" distL="114300" distR="114300" simplePos="0" relativeHeight="251658240" behindDoc="0" locked="0" layoutInCell="1" allowOverlap="1" wp14:anchorId="5171B23E" wp14:editId="74AD26E2">
            <wp:simplePos x="0" y="0"/>
            <wp:positionH relativeFrom="column">
              <wp:posOffset>3739515</wp:posOffset>
            </wp:positionH>
            <wp:positionV relativeFrom="paragraph">
              <wp:posOffset>3810</wp:posOffset>
            </wp:positionV>
            <wp:extent cx="1896110" cy="3097530"/>
            <wp:effectExtent l="0" t="0" r="8890" b="7620"/>
            <wp:wrapSquare wrapText="bothSides"/>
            <wp:docPr id="13237893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89354" name="Picture 1" descr="A screenshot of a computer&#10;&#10;Description automatically generated"/>
                    <pic:cNvPicPr/>
                  </pic:nvPicPr>
                  <pic:blipFill>
                    <a:blip r:embed="rId15"/>
                    <a:stretch>
                      <a:fillRect/>
                    </a:stretch>
                  </pic:blipFill>
                  <pic:spPr>
                    <a:xfrm>
                      <a:off x="0" y="0"/>
                      <a:ext cx="1896110" cy="3097530"/>
                    </a:xfrm>
                    <a:prstGeom prst="rect">
                      <a:avLst/>
                    </a:prstGeom>
                  </pic:spPr>
                </pic:pic>
              </a:graphicData>
            </a:graphic>
            <wp14:sizeRelH relativeFrom="margin">
              <wp14:pctWidth>0</wp14:pctWidth>
            </wp14:sizeRelH>
            <wp14:sizeRelV relativeFrom="margin">
              <wp14:pctHeight>0</wp14:pctHeight>
            </wp14:sizeRelV>
          </wp:anchor>
        </w:drawing>
      </w:r>
      <w:r w:rsidR="007B68BE" w:rsidRPr="00BD37D3">
        <w:rPr>
          <w:rStyle w:val="Emphasis"/>
          <w:b/>
          <w:bCs/>
          <w:i w:val="0"/>
          <w:iCs w:val="0"/>
          <w:highlight w:val="yellow"/>
        </w:rPr>
        <w:t>VPC</w:t>
      </w:r>
      <w:r w:rsidR="000E7BF0" w:rsidRPr="00BD37D3">
        <w:rPr>
          <w:rStyle w:val="Emphasis"/>
          <w:b/>
          <w:bCs/>
          <w:i w:val="0"/>
          <w:iCs w:val="0"/>
          <w:highlight w:val="yellow"/>
        </w:rPr>
        <w:t xml:space="preserve"> Resources</w:t>
      </w:r>
      <w:r w:rsidR="007B68BE" w:rsidRPr="000E7BF0">
        <w:rPr>
          <w:rStyle w:val="Emphasis"/>
          <w:b/>
          <w:bCs/>
          <w:i w:val="0"/>
          <w:iCs w:val="0"/>
        </w:rPr>
        <w:t xml:space="preserve"> </w:t>
      </w:r>
    </w:p>
    <w:p w14:paraId="2E51A065" w14:textId="62E0D2AB" w:rsidR="007B68BE" w:rsidRDefault="007B68BE" w:rsidP="00415F9D">
      <w:pPr>
        <w:rPr>
          <w:rStyle w:val="Emphasis"/>
          <w:i w:val="0"/>
          <w:iCs w:val="0"/>
        </w:rPr>
      </w:pPr>
      <w:r w:rsidRPr="009230D4">
        <w:rPr>
          <w:rStyle w:val="Emphasis"/>
          <w:b/>
          <w:bCs/>
          <w:i w:val="0"/>
          <w:iCs w:val="0"/>
        </w:rPr>
        <w:t>Availability Zone</w:t>
      </w:r>
      <w:r>
        <w:rPr>
          <w:rStyle w:val="Emphasis"/>
          <w:i w:val="0"/>
          <w:iCs w:val="0"/>
        </w:rPr>
        <w:t>:</w:t>
      </w:r>
      <w:r w:rsidR="000E7BF0">
        <w:rPr>
          <w:rStyle w:val="Emphasis"/>
          <w:i w:val="0"/>
          <w:iCs w:val="0"/>
        </w:rPr>
        <w:t xml:space="preserve"> EKS </w:t>
      </w:r>
      <w:r w:rsidR="009F59B8">
        <w:rPr>
          <w:rStyle w:val="Emphasis"/>
          <w:i w:val="0"/>
          <w:iCs w:val="0"/>
        </w:rPr>
        <w:t>can run across AZs, but each node is associated with a specific AZ</w:t>
      </w:r>
      <w:r w:rsidR="00BD37D3">
        <w:rPr>
          <w:rStyle w:val="Emphasis"/>
          <w:i w:val="0"/>
          <w:iCs w:val="0"/>
        </w:rPr>
        <w:t>.</w:t>
      </w:r>
    </w:p>
    <w:p w14:paraId="5F929B64" w14:textId="01A62F46" w:rsidR="007B68BE" w:rsidRDefault="007B68BE" w:rsidP="00415F9D">
      <w:pPr>
        <w:rPr>
          <w:rStyle w:val="Emphasis"/>
          <w:i w:val="0"/>
          <w:iCs w:val="0"/>
        </w:rPr>
      </w:pPr>
      <w:r w:rsidRPr="009230D4">
        <w:rPr>
          <w:rStyle w:val="Emphasis"/>
          <w:b/>
          <w:bCs/>
          <w:i w:val="0"/>
          <w:iCs w:val="0"/>
        </w:rPr>
        <w:t>EC2 Subnet</w:t>
      </w:r>
      <w:r>
        <w:rPr>
          <w:rStyle w:val="Emphasis"/>
          <w:i w:val="0"/>
          <w:iCs w:val="0"/>
        </w:rPr>
        <w:t>:</w:t>
      </w:r>
      <w:r w:rsidR="007A5AC0">
        <w:rPr>
          <w:rStyle w:val="Emphasis"/>
          <w:i w:val="0"/>
          <w:iCs w:val="0"/>
        </w:rPr>
        <w:t xml:space="preserve"> EKS can run across multiple subnets, but each node is associated with a specific subnet as the primary interface</w:t>
      </w:r>
      <w:r w:rsidR="00A010C3">
        <w:rPr>
          <w:rStyle w:val="Emphasis"/>
          <w:i w:val="0"/>
          <w:iCs w:val="0"/>
        </w:rPr>
        <w:t>.</w:t>
      </w:r>
    </w:p>
    <w:p w14:paraId="78FB4CF7" w14:textId="65BC74B9" w:rsidR="007B68BE" w:rsidRDefault="007B68BE" w:rsidP="00415F9D">
      <w:pPr>
        <w:rPr>
          <w:rStyle w:val="Emphasis"/>
          <w:i w:val="0"/>
          <w:iCs w:val="0"/>
        </w:rPr>
      </w:pPr>
      <w:r w:rsidRPr="009230D4">
        <w:rPr>
          <w:rStyle w:val="Emphasis"/>
          <w:b/>
          <w:bCs/>
          <w:i w:val="0"/>
          <w:iCs w:val="0"/>
        </w:rPr>
        <w:t>Container Subnet</w:t>
      </w:r>
      <w:r>
        <w:rPr>
          <w:rStyle w:val="Emphasis"/>
          <w:i w:val="0"/>
          <w:iCs w:val="0"/>
        </w:rPr>
        <w:t>:</w:t>
      </w:r>
      <w:r w:rsidR="003C3FEC">
        <w:rPr>
          <w:rStyle w:val="Emphasis"/>
          <w:i w:val="0"/>
          <w:iCs w:val="0"/>
        </w:rPr>
        <w:t xml:space="preserve"> EKS Containers </w:t>
      </w:r>
      <w:r w:rsidR="00A010C3">
        <w:rPr>
          <w:rStyle w:val="Emphasis"/>
          <w:i w:val="0"/>
          <w:iCs w:val="0"/>
        </w:rPr>
        <w:t>may</w:t>
      </w:r>
      <w:r w:rsidR="003C3FEC">
        <w:rPr>
          <w:rStyle w:val="Emphasis"/>
          <w:i w:val="0"/>
          <w:iCs w:val="0"/>
        </w:rPr>
        <w:t xml:space="preserve"> run in a subnet separate from the primary subnet.  In this case the node has a second ENI configured</w:t>
      </w:r>
      <w:r w:rsidR="00A010C3">
        <w:rPr>
          <w:rStyle w:val="Emphasis"/>
          <w:i w:val="0"/>
          <w:iCs w:val="0"/>
        </w:rPr>
        <w:t xml:space="preserve"> and </w:t>
      </w:r>
      <w:r w:rsidR="00B230E4">
        <w:rPr>
          <w:rStyle w:val="Emphasis"/>
          <w:i w:val="0"/>
          <w:iCs w:val="0"/>
        </w:rPr>
        <w:t>will be associated with a specific subnet in the same AZ as the primary interface</w:t>
      </w:r>
      <w:r w:rsidR="009230D4">
        <w:rPr>
          <w:rStyle w:val="Emphasis"/>
          <w:i w:val="0"/>
          <w:iCs w:val="0"/>
        </w:rPr>
        <w:t>.</w:t>
      </w:r>
    </w:p>
    <w:p w14:paraId="1A775204" w14:textId="77777777" w:rsidR="000E7BF0" w:rsidRDefault="000E7BF0" w:rsidP="00415F9D">
      <w:pPr>
        <w:rPr>
          <w:rStyle w:val="Emphasis"/>
          <w:i w:val="0"/>
          <w:iCs w:val="0"/>
        </w:rPr>
      </w:pPr>
    </w:p>
    <w:p w14:paraId="1AE6B2F3" w14:textId="0AC3C618" w:rsidR="000E7BF0" w:rsidRPr="000E7BF0" w:rsidRDefault="000E7BF0" w:rsidP="00415F9D">
      <w:pPr>
        <w:rPr>
          <w:rStyle w:val="Emphasis"/>
          <w:b/>
          <w:bCs/>
          <w:i w:val="0"/>
          <w:iCs w:val="0"/>
        </w:rPr>
      </w:pPr>
      <w:r w:rsidRPr="00BD37D3">
        <w:rPr>
          <w:rStyle w:val="Emphasis"/>
          <w:b/>
          <w:bCs/>
          <w:i w:val="0"/>
          <w:iCs w:val="0"/>
          <w:highlight w:val="yellow"/>
        </w:rPr>
        <w:t>EKS Resources</w:t>
      </w:r>
    </w:p>
    <w:p w14:paraId="679F3EF5" w14:textId="6F1B9DEE" w:rsidR="007B68BE" w:rsidRDefault="007B68BE" w:rsidP="00415F9D">
      <w:pPr>
        <w:rPr>
          <w:rStyle w:val="Emphasis"/>
          <w:i w:val="0"/>
          <w:iCs w:val="0"/>
        </w:rPr>
      </w:pPr>
      <w:r w:rsidRPr="009814A3">
        <w:rPr>
          <w:rStyle w:val="Emphasis"/>
          <w:b/>
          <w:bCs/>
          <w:i w:val="0"/>
          <w:iCs w:val="0"/>
        </w:rPr>
        <w:t>Node</w:t>
      </w:r>
      <w:r>
        <w:rPr>
          <w:rStyle w:val="Emphasis"/>
          <w:i w:val="0"/>
          <w:iCs w:val="0"/>
        </w:rPr>
        <w:t>:</w:t>
      </w:r>
      <w:r w:rsidR="009230D4">
        <w:rPr>
          <w:rStyle w:val="Emphasis"/>
          <w:i w:val="0"/>
          <w:iCs w:val="0"/>
        </w:rPr>
        <w:t xml:space="preserve"> A </w:t>
      </w:r>
      <w:r w:rsidR="00295E2D">
        <w:rPr>
          <w:rStyle w:val="Emphasis"/>
          <w:i w:val="0"/>
          <w:iCs w:val="0"/>
        </w:rPr>
        <w:t xml:space="preserve">worker </w:t>
      </w:r>
      <w:r w:rsidR="009230D4">
        <w:rPr>
          <w:rStyle w:val="Emphasis"/>
          <w:i w:val="0"/>
          <w:iCs w:val="0"/>
        </w:rPr>
        <w:t>node is associated with a</w:t>
      </w:r>
      <w:r w:rsidR="00674379">
        <w:rPr>
          <w:rStyle w:val="Emphasis"/>
          <w:i w:val="0"/>
          <w:iCs w:val="0"/>
        </w:rPr>
        <w:t xml:space="preserve"> specific EC2 server.  This is the largest </w:t>
      </w:r>
      <w:bookmarkStart w:id="120" w:name="_Int_E4C5Q2Vn"/>
      <w:r w:rsidR="00674379">
        <w:rPr>
          <w:rStyle w:val="Emphasis"/>
          <w:i w:val="0"/>
          <w:iCs w:val="0"/>
        </w:rPr>
        <w:t>compute</w:t>
      </w:r>
      <w:bookmarkEnd w:id="120"/>
      <w:r w:rsidR="00674379">
        <w:rPr>
          <w:rStyle w:val="Emphasis"/>
          <w:i w:val="0"/>
          <w:iCs w:val="0"/>
        </w:rPr>
        <w:t xml:space="preserve"> resource in EKS.</w:t>
      </w:r>
      <w:r w:rsidR="00B230E4">
        <w:rPr>
          <w:rStyle w:val="Emphasis"/>
          <w:i w:val="0"/>
          <w:iCs w:val="0"/>
        </w:rPr>
        <w:t xml:space="preserve">  Since the node is associated with a</w:t>
      </w:r>
      <w:r w:rsidR="00723521">
        <w:rPr>
          <w:rStyle w:val="Emphasis"/>
          <w:i w:val="0"/>
          <w:iCs w:val="0"/>
        </w:rPr>
        <w:t xml:space="preserve"> EC2 server, </w:t>
      </w:r>
      <w:r w:rsidR="00723521" w:rsidRPr="5655C0E2">
        <w:rPr>
          <w:rStyle w:val="Emphasis"/>
          <w:i w:val="0"/>
          <w:iCs w:val="0"/>
        </w:rPr>
        <w:t>i</w:t>
      </w:r>
      <w:r w:rsidR="00FC8DB4" w:rsidRPr="5655C0E2">
        <w:rPr>
          <w:rStyle w:val="Emphasis"/>
          <w:i w:val="0"/>
          <w:iCs w:val="0"/>
        </w:rPr>
        <w:t>t</w:t>
      </w:r>
      <w:r w:rsidR="00723521">
        <w:rPr>
          <w:rStyle w:val="Emphasis"/>
          <w:i w:val="0"/>
          <w:iCs w:val="0"/>
        </w:rPr>
        <w:t xml:space="preserve"> cannot span </w:t>
      </w:r>
      <w:r w:rsidR="341E66C7" w:rsidRPr="5655C0E2">
        <w:rPr>
          <w:rStyle w:val="Emphasis"/>
          <w:i w:val="0"/>
          <w:iCs w:val="0"/>
        </w:rPr>
        <w:t xml:space="preserve">across </w:t>
      </w:r>
      <w:r w:rsidR="00723521">
        <w:rPr>
          <w:rStyle w:val="Emphasis"/>
          <w:i w:val="0"/>
          <w:iCs w:val="0"/>
        </w:rPr>
        <w:t>AZs.</w:t>
      </w:r>
    </w:p>
    <w:p w14:paraId="0103C054" w14:textId="797697FB" w:rsidR="007B68BE" w:rsidRDefault="007B68BE" w:rsidP="00415F9D">
      <w:pPr>
        <w:rPr>
          <w:rStyle w:val="Emphasis"/>
          <w:i w:val="0"/>
          <w:iCs w:val="0"/>
        </w:rPr>
      </w:pPr>
      <w:r w:rsidRPr="009814A3">
        <w:rPr>
          <w:rStyle w:val="Emphasis"/>
          <w:b/>
          <w:bCs/>
          <w:i w:val="0"/>
          <w:iCs w:val="0"/>
        </w:rPr>
        <w:t>Pod</w:t>
      </w:r>
      <w:r w:rsidR="009230D4">
        <w:rPr>
          <w:rStyle w:val="Emphasis"/>
          <w:i w:val="0"/>
          <w:iCs w:val="0"/>
        </w:rPr>
        <w:t>:</w:t>
      </w:r>
      <w:r w:rsidR="002B14D1">
        <w:rPr>
          <w:rStyle w:val="Emphasis"/>
          <w:i w:val="0"/>
          <w:iCs w:val="0"/>
        </w:rPr>
        <w:t xml:space="preserve"> A Node can be split into multiple pods.  As such</w:t>
      </w:r>
      <w:r w:rsidR="002D445E">
        <w:rPr>
          <w:rStyle w:val="Emphasis"/>
          <w:i w:val="0"/>
          <w:iCs w:val="0"/>
        </w:rPr>
        <w:t xml:space="preserve">, a pod is associated with a single node in a single subnet in a single </w:t>
      </w:r>
      <w:r w:rsidR="00964F5C">
        <w:rPr>
          <w:rStyle w:val="Emphasis"/>
          <w:i w:val="0"/>
          <w:iCs w:val="0"/>
        </w:rPr>
        <w:t>AZ</w:t>
      </w:r>
      <w:r w:rsidR="002D445E">
        <w:rPr>
          <w:rStyle w:val="Emphasis"/>
          <w:i w:val="0"/>
          <w:iCs w:val="0"/>
        </w:rPr>
        <w:t>.</w:t>
      </w:r>
      <w:r w:rsidR="003327FE">
        <w:rPr>
          <w:rStyle w:val="Emphasis"/>
          <w:i w:val="0"/>
          <w:iCs w:val="0"/>
        </w:rPr>
        <w:t xml:space="preserve"> A po</w:t>
      </w:r>
      <w:r w:rsidR="00246D28">
        <w:rPr>
          <w:rStyle w:val="Emphasis"/>
          <w:i w:val="0"/>
          <w:iCs w:val="0"/>
        </w:rPr>
        <w:t>d</w:t>
      </w:r>
      <w:r w:rsidR="003327FE">
        <w:rPr>
          <w:rStyle w:val="Emphasis"/>
          <w:i w:val="0"/>
          <w:iCs w:val="0"/>
        </w:rPr>
        <w:t xml:space="preserve"> is the basic unit of deployment in EKS</w:t>
      </w:r>
      <w:r w:rsidR="001917E7">
        <w:rPr>
          <w:rStyle w:val="Emphasis"/>
          <w:i w:val="0"/>
          <w:iCs w:val="0"/>
        </w:rPr>
        <w:t>; the smallest and most basic deployable unit in Kubernetes</w:t>
      </w:r>
      <w:r w:rsidR="003327FE">
        <w:rPr>
          <w:rStyle w:val="Emphasis"/>
          <w:i w:val="0"/>
          <w:iCs w:val="0"/>
        </w:rPr>
        <w:t>.</w:t>
      </w:r>
      <w:r w:rsidR="00246D28">
        <w:rPr>
          <w:rStyle w:val="Emphasis"/>
          <w:i w:val="0"/>
          <w:iCs w:val="0"/>
        </w:rPr>
        <w:t xml:space="preserve"> It is a group of one of more </w:t>
      </w:r>
      <w:r w:rsidR="00B01B69">
        <w:rPr>
          <w:rStyle w:val="Emphasis"/>
          <w:i w:val="0"/>
          <w:iCs w:val="0"/>
        </w:rPr>
        <w:t>applications</w:t>
      </w:r>
      <w:r w:rsidR="0042113E">
        <w:rPr>
          <w:rStyle w:val="Emphasis"/>
          <w:i w:val="0"/>
          <w:iCs w:val="0"/>
        </w:rPr>
        <w:t xml:space="preserve"> and represents the containers, storage and network</w:t>
      </w:r>
      <w:r w:rsidR="003B64F2">
        <w:rPr>
          <w:rStyle w:val="Emphasis"/>
          <w:i w:val="0"/>
          <w:iCs w:val="0"/>
        </w:rPr>
        <w:t xml:space="preserve"> configuration</w:t>
      </w:r>
      <w:r w:rsidR="00A722A2">
        <w:rPr>
          <w:rStyle w:val="Emphasis"/>
          <w:i w:val="0"/>
          <w:iCs w:val="0"/>
        </w:rPr>
        <w:t xml:space="preserve"> and can be scheduled to be deployed on multiple nodes</w:t>
      </w:r>
      <w:r w:rsidR="001917E7">
        <w:rPr>
          <w:rStyle w:val="Emphasis"/>
          <w:i w:val="0"/>
          <w:iCs w:val="0"/>
        </w:rPr>
        <w:t xml:space="preserve">.  </w:t>
      </w:r>
    </w:p>
    <w:p w14:paraId="1C77F880" w14:textId="708A50A9" w:rsidR="007B68BE" w:rsidRDefault="007B68BE" w:rsidP="00415F9D">
      <w:pPr>
        <w:rPr>
          <w:rStyle w:val="Emphasis"/>
          <w:i w:val="0"/>
          <w:iCs w:val="0"/>
        </w:rPr>
      </w:pPr>
      <w:r w:rsidRPr="009814A3">
        <w:rPr>
          <w:rStyle w:val="Emphasis"/>
          <w:b/>
          <w:bCs/>
          <w:i w:val="0"/>
          <w:iCs w:val="0"/>
        </w:rPr>
        <w:t>App</w:t>
      </w:r>
      <w:r w:rsidR="009230D4">
        <w:rPr>
          <w:rStyle w:val="Emphasis"/>
          <w:i w:val="0"/>
          <w:iCs w:val="0"/>
        </w:rPr>
        <w:t>:</w:t>
      </w:r>
      <w:r w:rsidR="002B02F3">
        <w:rPr>
          <w:rStyle w:val="Emphasis"/>
          <w:i w:val="0"/>
          <w:iCs w:val="0"/>
        </w:rPr>
        <w:t xml:space="preserve"> An </w:t>
      </w:r>
      <w:r w:rsidR="00342F54">
        <w:rPr>
          <w:rStyle w:val="Emphasis"/>
          <w:i w:val="0"/>
          <w:iCs w:val="0"/>
        </w:rPr>
        <w:t>a</w:t>
      </w:r>
      <w:r w:rsidR="002B02F3">
        <w:rPr>
          <w:rStyle w:val="Emphasis"/>
          <w:i w:val="0"/>
          <w:iCs w:val="0"/>
        </w:rPr>
        <w:t xml:space="preserve">pplication </w:t>
      </w:r>
      <w:r w:rsidR="00426E93">
        <w:rPr>
          <w:rStyle w:val="Emphasis"/>
          <w:i w:val="0"/>
          <w:iCs w:val="0"/>
        </w:rPr>
        <w:t xml:space="preserve">is a grouping of one of more containers </w:t>
      </w:r>
      <w:r w:rsidR="002B02F3">
        <w:rPr>
          <w:rStyle w:val="Emphasis"/>
          <w:i w:val="0"/>
          <w:iCs w:val="0"/>
        </w:rPr>
        <w:t>run</w:t>
      </w:r>
      <w:r w:rsidR="00426E93">
        <w:rPr>
          <w:rStyle w:val="Emphasis"/>
          <w:i w:val="0"/>
          <w:iCs w:val="0"/>
        </w:rPr>
        <w:t>ning</w:t>
      </w:r>
      <w:r w:rsidR="002B02F3">
        <w:rPr>
          <w:rStyle w:val="Emphasis"/>
          <w:i w:val="0"/>
          <w:iCs w:val="0"/>
        </w:rPr>
        <w:t xml:space="preserve"> in a pod within EKS.</w:t>
      </w:r>
      <w:r w:rsidR="00A722A2">
        <w:rPr>
          <w:rStyle w:val="Emphasis"/>
          <w:i w:val="0"/>
          <w:iCs w:val="0"/>
        </w:rPr>
        <w:t xml:space="preserve">  As a pod can be </w:t>
      </w:r>
      <w:r w:rsidR="00EF18B2">
        <w:rPr>
          <w:rStyle w:val="Emphasis"/>
          <w:i w:val="0"/>
          <w:iCs w:val="0"/>
        </w:rPr>
        <w:t>scheduled to run on multiple nodes, so can an app.</w:t>
      </w:r>
    </w:p>
    <w:p w14:paraId="12DE1492" w14:textId="5DCF60FA" w:rsidR="007B68BE" w:rsidRDefault="007B68BE" w:rsidP="00415F9D">
      <w:pPr>
        <w:rPr>
          <w:rStyle w:val="Emphasis"/>
          <w:i w:val="0"/>
          <w:iCs w:val="0"/>
        </w:rPr>
      </w:pPr>
      <w:r w:rsidRPr="009814A3">
        <w:rPr>
          <w:rStyle w:val="Emphasis"/>
          <w:b/>
          <w:bCs/>
          <w:i w:val="0"/>
          <w:iCs w:val="0"/>
        </w:rPr>
        <w:t>Container</w:t>
      </w:r>
      <w:r w:rsidR="009230D4">
        <w:rPr>
          <w:rStyle w:val="Emphasis"/>
          <w:i w:val="0"/>
          <w:iCs w:val="0"/>
        </w:rPr>
        <w:t>:</w:t>
      </w:r>
      <w:r w:rsidR="004E5239">
        <w:rPr>
          <w:rStyle w:val="Emphasis"/>
          <w:i w:val="0"/>
          <w:iCs w:val="0"/>
        </w:rPr>
        <w:t xml:space="preserve"> The </w:t>
      </w:r>
      <w:r w:rsidR="004E5239" w:rsidRPr="004E5239">
        <w:rPr>
          <w:rStyle w:val="Emphasis"/>
          <w:i w:val="0"/>
          <w:iCs w:val="0"/>
        </w:rPr>
        <w:t>encapsulated instance of the application that runs within the worker node</w:t>
      </w:r>
    </w:p>
    <w:p w14:paraId="11CA8CC7" w14:textId="04ECDCA1" w:rsidR="007B68BE" w:rsidRDefault="007B68BE" w:rsidP="00415F9D">
      <w:pPr>
        <w:rPr>
          <w:rStyle w:val="Emphasis"/>
          <w:i w:val="0"/>
          <w:iCs w:val="0"/>
        </w:rPr>
      </w:pPr>
      <w:r w:rsidRPr="009814A3">
        <w:rPr>
          <w:rStyle w:val="Emphasis"/>
          <w:b/>
          <w:bCs/>
          <w:i w:val="0"/>
          <w:iCs w:val="0"/>
        </w:rPr>
        <w:t>Container Network Interface</w:t>
      </w:r>
      <w:r>
        <w:rPr>
          <w:rStyle w:val="Emphasis"/>
          <w:i w:val="0"/>
          <w:iCs w:val="0"/>
        </w:rPr>
        <w:t xml:space="preserve"> (CNI)</w:t>
      </w:r>
      <w:r w:rsidR="009230D4">
        <w:rPr>
          <w:rStyle w:val="Emphasis"/>
          <w:i w:val="0"/>
          <w:iCs w:val="0"/>
        </w:rPr>
        <w:t>:</w:t>
      </w:r>
      <w:r w:rsidR="00295E2D">
        <w:rPr>
          <w:rStyle w:val="Emphasis"/>
          <w:i w:val="0"/>
          <w:iCs w:val="0"/>
        </w:rPr>
        <w:t xml:space="preserve"> A virtual network interface that gives the </w:t>
      </w:r>
      <w:r w:rsidR="004545AF">
        <w:rPr>
          <w:rStyle w:val="Emphasis"/>
          <w:i w:val="0"/>
          <w:iCs w:val="0"/>
        </w:rPr>
        <w:t xml:space="preserve">pod the ability to use a separate </w:t>
      </w:r>
      <w:r w:rsidR="00E36444">
        <w:rPr>
          <w:rStyle w:val="Emphasis"/>
          <w:i w:val="0"/>
          <w:iCs w:val="0"/>
        </w:rPr>
        <w:t xml:space="preserve">subnet for network communication </w:t>
      </w:r>
      <w:r w:rsidR="00E36444" w:rsidRPr="5655C0E2">
        <w:rPr>
          <w:rStyle w:val="Emphasis"/>
          <w:i w:val="0"/>
          <w:iCs w:val="0"/>
        </w:rPr>
        <w:t>fr</w:t>
      </w:r>
      <w:r w:rsidR="61F49F02" w:rsidRPr="5655C0E2">
        <w:rPr>
          <w:rStyle w:val="Emphasis"/>
          <w:i w:val="0"/>
          <w:iCs w:val="0"/>
        </w:rPr>
        <w:t>o</w:t>
      </w:r>
      <w:r w:rsidR="00E36444" w:rsidRPr="5655C0E2">
        <w:rPr>
          <w:rStyle w:val="Emphasis"/>
          <w:i w:val="0"/>
          <w:iCs w:val="0"/>
        </w:rPr>
        <w:t>m</w:t>
      </w:r>
      <w:r w:rsidR="00E36444">
        <w:rPr>
          <w:rStyle w:val="Emphasis"/>
          <w:i w:val="0"/>
          <w:iCs w:val="0"/>
        </w:rPr>
        <w:t xml:space="preserve"> the primary node subnet.  The CNI is required to enforce </w:t>
      </w:r>
      <w:r w:rsidR="004B6689">
        <w:rPr>
          <w:rStyle w:val="Emphasis"/>
          <w:i w:val="0"/>
          <w:iCs w:val="0"/>
        </w:rPr>
        <w:t>EKS Network Policies.</w:t>
      </w:r>
    </w:p>
    <w:p w14:paraId="27986E45" w14:textId="77777777" w:rsidR="00B71A36" w:rsidRDefault="00B71A36" w:rsidP="00415F9D">
      <w:pPr>
        <w:rPr>
          <w:rStyle w:val="Emphasis"/>
          <w:i w:val="0"/>
          <w:iCs w:val="0"/>
        </w:rPr>
      </w:pPr>
    </w:p>
    <w:p w14:paraId="544DD0A1" w14:textId="040FDDA7" w:rsidR="007B68BE" w:rsidRDefault="00342F54" w:rsidP="00415F9D">
      <w:pPr>
        <w:rPr>
          <w:rStyle w:val="Emphasis"/>
          <w:i w:val="0"/>
          <w:iCs w:val="0"/>
        </w:rPr>
      </w:pPr>
      <w:r w:rsidRPr="00342F54">
        <w:rPr>
          <w:rStyle w:val="Emphasis"/>
          <w:i w:val="0"/>
          <w:iCs w:val="0"/>
          <w:noProof/>
        </w:rPr>
        <w:drawing>
          <wp:anchor distT="0" distB="0" distL="114300" distR="114300" simplePos="0" relativeHeight="251658241" behindDoc="1" locked="0" layoutInCell="1" allowOverlap="1" wp14:anchorId="0DD00C12" wp14:editId="43F670B0">
            <wp:simplePos x="0" y="0"/>
            <wp:positionH relativeFrom="column">
              <wp:posOffset>3415513</wp:posOffset>
            </wp:positionH>
            <wp:positionV relativeFrom="paragraph">
              <wp:posOffset>129190</wp:posOffset>
            </wp:positionV>
            <wp:extent cx="2733675" cy="1951355"/>
            <wp:effectExtent l="0" t="0" r="9525" b="0"/>
            <wp:wrapTight wrapText="bothSides">
              <wp:wrapPolygon edited="0">
                <wp:start x="0" y="0"/>
                <wp:lineTo x="0" y="21298"/>
                <wp:lineTo x="21525" y="21298"/>
                <wp:lineTo x="21525" y="0"/>
                <wp:lineTo x="0" y="0"/>
              </wp:wrapPolygon>
            </wp:wrapTight>
            <wp:docPr id="14425978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97832" name="Picture 1" descr="A screenshot of a computer&#10;&#10;Description automatically generated"/>
                    <pic:cNvPicPr/>
                  </pic:nvPicPr>
                  <pic:blipFill>
                    <a:blip r:embed="rId16"/>
                    <a:stretch>
                      <a:fillRect/>
                    </a:stretch>
                  </pic:blipFill>
                  <pic:spPr>
                    <a:xfrm>
                      <a:off x="0" y="0"/>
                      <a:ext cx="2733675" cy="1951355"/>
                    </a:xfrm>
                    <a:prstGeom prst="rect">
                      <a:avLst/>
                    </a:prstGeom>
                  </pic:spPr>
                </pic:pic>
              </a:graphicData>
            </a:graphic>
            <wp14:sizeRelH relativeFrom="margin">
              <wp14:pctWidth>0</wp14:pctWidth>
            </wp14:sizeRelH>
            <wp14:sizeRelV relativeFrom="margin">
              <wp14:pctHeight>0</wp14:pctHeight>
            </wp14:sizeRelV>
          </wp:anchor>
        </w:drawing>
      </w:r>
      <w:r w:rsidR="007B68BE" w:rsidRPr="009814A3">
        <w:rPr>
          <w:rStyle w:val="Emphasis"/>
          <w:b/>
          <w:bCs/>
          <w:i w:val="0"/>
          <w:iCs w:val="0"/>
        </w:rPr>
        <w:t>Cluster</w:t>
      </w:r>
      <w:r w:rsidR="009230D4">
        <w:rPr>
          <w:rStyle w:val="Emphasis"/>
          <w:i w:val="0"/>
          <w:iCs w:val="0"/>
        </w:rPr>
        <w:t>:</w:t>
      </w:r>
      <w:r w:rsidR="00933CED" w:rsidRPr="00933CED">
        <w:rPr>
          <w:rStyle w:val="Emphasis"/>
          <w:i w:val="0"/>
          <w:iCs w:val="0"/>
        </w:rPr>
        <w:t xml:space="preserve"> </w:t>
      </w:r>
      <w:r w:rsidR="00933CED">
        <w:rPr>
          <w:rStyle w:val="Emphasis"/>
          <w:i w:val="0"/>
          <w:iCs w:val="0"/>
        </w:rPr>
        <w:t>A</w:t>
      </w:r>
      <w:r w:rsidR="00933CED" w:rsidRPr="00933CED">
        <w:rPr>
          <w:rStyle w:val="Emphasis"/>
          <w:i w:val="0"/>
          <w:iCs w:val="0"/>
        </w:rPr>
        <w:t xml:space="preserve"> managed service provided by Amazon Web Services (AWS) that simplifies the deployment, management, and scaling of Kubernetes clusters. EKS clusters are used to run containerized applications using Kubernetes orchestration capabilities. They provide a scalable and highly available environment for running and managing containers</w:t>
      </w:r>
      <w:r w:rsidR="00933CED">
        <w:rPr>
          <w:rStyle w:val="Emphasis"/>
          <w:i w:val="0"/>
          <w:iCs w:val="0"/>
        </w:rPr>
        <w:t>.</w:t>
      </w:r>
    </w:p>
    <w:p w14:paraId="49ED5D47" w14:textId="12CF5404" w:rsidR="007B68BE" w:rsidRDefault="007B68BE" w:rsidP="00415F9D">
      <w:pPr>
        <w:rPr>
          <w:rStyle w:val="Emphasis"/>
          <w:i w:val="0"/>
          <w:iCs w:val="0"/>
        </w:rPr>
      </w:pPr>
      <w:r w:rsidRPr="009814A3">
        <w:rPr>
          <w:rStyle w:val="Emphasis"/>
          <w:b/>
          <w:bCs/>
          <w:i w:val="0"/>
          <w:iCs w:val="0"/>
        </w:rPr>
        <w:t>Namespace</w:t>
      </w:r>
      <w:r w:rsidR="009230D4">
        <w:rPr>
          <w:rStyle w:val="Emphasis"/>
          <w:i w:val="0"/>
          <w:iCs w:val="0"/>
        </w:rPr>
        <w:t>:</w:t>
      </w:r>
      <w:r w:rsidR="00BC26EA" w:rsidRPr="00BC26EA">
        <w:t xml:space="preserve"> </w:t>
      </w:r>
      <w:r w:rsidR="00BC26EA">
        <w:rPr>
          <w:rStyle w:val="Emphasis"/>
          <w:i w:val="0"/>
          <w:iCs w:val="0"/>
        </w:rPr>
        <w:t>A</w:t>
      </w:r>
      <w:r w:rsidR="00BC26EA" w:rsidRPr="00BC26EA">
        <w:rPr>
          <w:rStyle w:val="Emphasis"/>
          <w:i w:val="0"/>
          <w:iCs w:val="0"/>
        </w:rPr>
        <w:t xml:space="preserve"> virtual cluster that provides a way to divide and isolate resources within a cluster.</w:t>
      </w:r>
      <w:r w:rsidR="00701FFA">
        <w:rPr>
          <w:rStyle w:val="Emphasis"/>
          <w:i w:val="0"/>
          <w:iCs w:val="0"/>
        </w:rPr>
        <w:t xml:space="preserve">  </w:t>
      </w:r>
      <w:r w:rsidR="00701FFA" w:rsidRPr="00701FFA">
        <w:rPr>
          <w:rStyle w:val="Emphasis"/>
          <w:i w:val="0"/>
          <w:iCs w:val="0"/>
        </w:rPr>
        <w:t>They can be used to organize and manage resources, such as pods, services, and deployments, based on different criteria, such as environment, team, or application. Namespaces also help in resource quota management and access control.</w:t>
      </w:r>
    </w:p>
    <w:p w14:paraId="17142005" w14:textId="77777777" w:rsidR="00F6371E" w:rsidRDefault="00F6371E" w:rsidP="00415F9D">
      <w:pPr>
        <w:rPr>
          <w:rStyle w:val="Emphasis"/>
          <w:i w:val="0"/>
          <w:iCs w:val="0"/>
        </w:rPr>
      </w:pPr>
    </w:p>
    <w:p w14:paraId="08D4CF78" w14:textId="13B4019B" w:rsidR="00F6371E" w:rsidRDefault="00F6371E" w:rsidP="001A7EFF">
      <w:pPr>
        <w:pStyle w:val="Heading2"/>
        <w:rPr>
          <w:rStyle w:val="Emphasis"/>
          <w:i w:val="0"/>
          <w:iCs w:val="0"/>
        </w:rPr>
      </w:pPr>
      <w:bookmarkStart w:id="121" w:name="_Ref165903787"/>
      <w:bookmarkStart w:id="122" w:name="_Toc166063865"/>
      <w:bookmarkStart w:id="123" w:name="_Toc168572046"/>
      <w:r>
        <w:rPr>
          <w:rStyle w:val="Emphasis"/>
          <w:i w:val="0"/>
          <w:iCs w:val="0"/>
        </w:rPr>
        <w:lastRenderedPageBreak/>
        <w:t xml:space="preserve">Deployment Models </w:t>
      </w:r>
      <w:r w:rsidR="0096377B">
        <w:rPr>
          <w:rStyle w:val="Emphasis"/>
          <w:i w:val="0"/>
          <w:iCs w:val="0"/>
        </w:rPr>
        <w:t>and Security Controls</w:t>
      </w:r>
      <w:bookmarkEnd w:id="121"/>
      <w:bookmarkEnd w:id="122"/>
      <w:bookmarkEnd w:id="123"/>
    </w:p>
    <w:p w14:paraId="7947CCD9" w14:textId="490B6C87" w:rsidR="00440BAD" w:rsidRDefault="00440BAD" w:rsidP="00440BAD">
      <w:r>
        <w:t xml:space="preserve">At Aegon we currently support four different implementation models for EKS.  Each model is based on the </w:t>
      </w:r>
      <w:r w:rsidR="00F2170F">
        <w:t xml:space="preserve">AWS Well Architected standards for EKS but have slight variations to meet differing business needs.  </w:t>
      </w:r>
    </w:p>
    <w:p w14:paraId="08B4C20D" w14:textId="77777777" w:rsidR="007A66E5" w:rsidRDefault="007A66E5" w:rsidP="00440BAD"/>
    <w:p w14:paraId="0529E010" w14:textId="62ADCDD3" w:rsidR="00C37C29" w:rsidRDefault="001A7EFF" w:rsidP="001A7EFF">
      <w:pPr>
        <w:pStyle w:val="Heading3"/>
      </w:pPr>
      <w:bookmarkStart w:id="124" w:name="_Toc166063866"/>
      <w:bookmarkStart w:id="125" w:name="_Toc168572047"/>
      <w:r>
        <w:t>Security Controls in EKS</w:t>
      </w:r>
      <w:bookmarkEnd w:id="124"/>
      <w:bookmarkEnd w:id="125"/>
    </w:p>
    <w:p w14:paraId="5E71BCEC" w14:textId="79430ADA" w:rsidR="001A7EFF" w:rsidRDefault="001A7EFF" w:rsidP="001A7EFF">
      <w:pPr>
        <w:rPr>
          <w:rStyle w:val="Emphasis"/>
          <w:i w:val="0"/>
          <w:iCs w:val="0"/>
        </w:rPr>
      </w:pPr>
      <w:r>
        <w:rPr>
          <w:rStyle w:val="Emphasis"/>
          <w:i w:val="0"/>
          <w:iCs w:val="0"/>
        </w:rPr>
        <w:t>AWS EKS offers the ability to provide security controls within the VPC using the following methods recognized by Aegon:</w:t>
      </w:r>
    </w:p>
    <w:p w14:paraId="4C698D2A" w14:textId="1B77EEAE" w:rsidR="001A7EFF" w:rsidRDefault="002D6744" w:rsidP="001A7EFF">
      <w:pPr>
        <w:ind w:left="720"/>
        <w:rPr>
          <w:rStyle w:val="Emphasis"/>
          <w:i w:val="0"/>
          <w:iCs w:val="0"/>
        </w:rPr>
      </w:pPr>
      <w:r w:rsidRPr="002D6744">
        <w:rPr>
          <w:noProof/>
        </w:rPr>
        <w:drawing>
          <wp:anchor distT="0" distB="0" distL="114300" distR="114300" simplePos="0" relativeHeight="251658260" behindDoc="1" locked="0" layoutInCell="1" allowOverlap="1" wp14:anchorId="39EEE727" wp14:editId="5EC10312">
            <wp:simplePos x="0" y="0"/>
            <wp:positionH relativeFrom="column">
              <wp:posOffset>3067133</wp:posOffset>
            </wp:positionH>
            <wp:positionV relativeFrom="paragraph">
              <wp:posOffset>25262</wp:posOffset>
            </wp:positionV>
            <wp:extent cx="2623820" cy="1423670"/>
            <wp:effectExtent l="0" t="0" r="5080" b="5080"/>
            <wp:wrapTight wrapText="bothSides">
              <wp:wrapPolygon edited="0">
                <wp:start x="0" y="0"/>
                <wp:lineTo x="0" y="21388"/>
                <wp:lineTo x="21485" y="21388"/>
                <wp:lineTo x="21485" y="0"/>
                <wp:lineTo x="0" y="0"/>
              </wp:wrapPolygon>
            </wp:wrapTight>
            <wp:docPr id="182597614" name="Picture 1" descr="A diagram of security gro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7614" name="Picture 1" descr="A diagram of security groups&#10;&#10;Description automatically generated"/>
                    <pic:cNvPicPr/>
                  </pic:nvPicPr>
                  <pic:blipFill>
                    <a:blip r:embed="rId17"/>
                    <a:stretch>
                      <a:fillRect/>
                    </a:stretch>
                  </pic:blipFill>
                  <pic:spPr>
                    <a:xfrm>
                      <a:off x="0" y="0"/>
                      <a:ext cx="2623820" cy="1423670"/>
                    </a:xfrm>
                    <a:prstGeom prst="rect">
                      <a:avLst/>
                    </a:prstGeom>
                  </pic:spPr>
                </pic:pic>
              </a:graphicData>
            </a:graphic>
            <wp14:sizeRelH relativeFrom="margin">
              <wp14:pctWidth>0</wp14:pctWidth>
            </wp14:sizeRelH>
            <wp14:sizeRelV relativeFrom="margin">
              <wp14:pctHeight>0</wp14:pctHeight>
            </wp14:sizeRelV>
          </wp:anchor>
        </w:drawing>
      </w:r>
      <w:r w:rsidR="001A7EFF" w:rsidRPr="002D7F5C">
        <w:rPr>
          <w:rStyle w:val="Emphasis"/>
          <w:b/>
          <w:bCs/>
          <w:i w:val="0"/>
          <w:iCs w:val="0"/>
        </w:rPr>
        <w:t>Security Groups</w:t>
      </w:r>
      <w:r w:rsidR="001A7EFF">
        <w:rPr>
          <w:rStyle w:val="Emphasis"/>
          <w:i w:val="0"/>
          <w:iCs w:val="0"/>
        </w:rPr>
        <w:t xml:space="preserve">: SGs </w:t>
      </w:r>
      <w:r w:rsidR="7A1337D9" w:rsidRPr="5655C0E2">
        <w:rPr>
          <w:rStyle w:val="Emphasis"/>
          <w:i w:val="0"/>
          <w:iCs w:val="0"/>
        </w:rPr>
        <w:t>must</w:t>
      </w:r>
      <w:r w:rsidR="001A7EFF">
        <w:rPr>
          <w:rStyle w:val="Emphasis"/>
          <w:i w:val="0"/>
          <w:iCs w:val="0"/>
        </w:rPr>
        <w:t xml:space="preserve"> be applied to the ENI (Network Interface) of every node.  These SGs can be configured to only allow the node and containers to communicate to specific resources in the VPC.</w:t>
      </w:r>
      <w:r w:rsidR="00F119EB" w:rsidRPr="00F119EB">
        <w:rPr>
          <w:noProof/>
        </w:rPr>
        <w:t xml:space="preserve"> </w:t>
      </w:r>
      <w:r w:rsidR="00D138A1">
        <w:rPr>
          <w:noProof/>
        </w:rPr>
        <w:t xml:space="preserve">  Is this example, </w:t>
      </w:r>
      <w:r w:rsidR="004A68EE">
        <w:rPr>
          <w:noProof/>
        </w:rPr>
        <w:t xml:space="preserve">objects in the same security group can communicate to with each other, but communication between the Blue and Red security groups can be </w:t>
      </w:r>
      <w:r>
        <w:rPr>
          <w:noProof/>
        </w:rPr>
        <w:t>filtered.</w:t>
      </w:r>
      <w:r w:rsidRPr="002D6744">
        <w:rPr>
          <w:noProof/>
        </w:rPr>
        <w:t xml:space="preserve"> </w:t>
      </w:r>
    </w:p>
    <w:p w14:paraId="08595F86" w14:textId="11539437" w:rsidR="001A7EFF" w:rsidRDefault="00260DC6" w:rsidP="001A7EFF">
      <w:pPr>
        <w:ind w:left="720"/>
        <w:rPr>
          <w:rStyle w:val="Emphasis"/>
          <w:i w:val="0"/>
          <w:iCs w:val="0"/>
        </w:rPr>
      </w:pPr>
      <w:r w:rsidRPr="00260DC6">
        <w:rPr>
          <w:rStyle w:val="Emphasis"/>
          <w:i w:val="0"/>
          <w:iCs w:val="0"/>
          <w:noProof/>
        </w:rPr>
        <w:drawing>
          <wp:anchor distT="0" distB="0" distL="114300" distR="114300" simplePos="0" relativeHeight="251658261" behindDoc="1" locked="0" layoutInCell="1" allowOverlap="1" wp14:anchorId="3F5B08A1" wp14:editId="6024947F">
            <wp:simplePos x="0" y="0"/>
            <wp:positionH relativeFrom="page">
              <wp:posOffset>4006850</wp:posOffset>
            </wp:positionH>
            <wp:positionV relativeFrom="paragraph">
              <wp:posOffset>8890</wp:posOffset>
            </wp:positionV>
            <wp:extent cx="2574925" cy="1391285"/>
            <wp:effectExtent l="0" t="0" r="0" b="0"/>
            <wp:wrapTight wrapText="bothSides">
              <wp:wrapPolygon edited="0">
                <wp:start x="0" y="0"/>
                <wp:lineTo x="0" y="21294"/>
                <wp:lineTo x="21414" y="21294"/>
                <wp:lineTo x="21414" y="0"/>
                <wp:lineTo x="0" y="0"/>
              </wp:wrapPolygon>
            </wp:wrapTight>
            <wp:docPr id="2035760177" name="Picture 1" descr="A diagram of a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0177" name="Picture 1" descr="A diagram of a application&#10;&#10;Description automatically generated"/>
                    <pic:cNvPicPr/>
                  </pic:nvPicPr>
                  <pic:blipFill>
                    <a:blip r:embed="rId18"/>
                    <a:stretch>
                      <a:fillRect/>
                    </a:stretch>
                  </pic:blipFill>
                  <pic:spPr>
                    <a:xfrm>
                      <a:off x="0" y="0"/>
                      <a:ext cx="2574925" cy="1391285"/>
                    </a:xfrm>
                    <a:prstGeom prst="rect">
                      <a:avLst/>
                    </a:prstGeom>
                  </pic:spPr>
                </pic:pic>
              </a:graphicData>
            </a:graphic>
            <wp14:sizeRelH relativeFrom="margin">
              <wp14:pctWidth>0</wp14:pctWidth>
            </wp14:sizeRelH>
            <wp14:sizeRelV relativeFrom="margin">
              <wp14:pctHeight>0</wp14:pctHeight>
            </wp14:sizeRelV>
          </wp:anchor>
        </w:drawing>
      </w:r>
      <w:r w:rsidR="001A7EFF" w:rsidRPr="002D7F5C">
        <w:rPr>
          <w:rStyle w:val="Emphasis"/>
          <w:b/>
          <w:bCs/>
          <w:i w:val="0"/>
          <w:iCs w:val="0"/>
        </w:rPr>
        <w:t>EKS Network Policies</w:t>
      </w:r>
      <w:r w:rsidR="001A7EFF">
        <w:rPr>
          <w:rStyle w:val="Emphasis"/>
          <w:i w:val="0"/>
          <w:iCs w:val="0"/>
        </w:rPr>
        <w:t>: With the use of a Container Network Interface (CNI)</w:t>
      </w:r>
      <w:r w:rsidR="003D7022" w:rsidRPr="003D7022">
        <w:rPr>
          <w:noProof/>
        </w:rPr>
        <w:t xml:space="preserve"> </w:t>
      </w:r>
      <w:r w:rsidR="003D7022" w:rsidRPr="003D7022">
        <w:rPr>
          <w:rStyle w:val="Emphasis"/>
          <w:i w:val="0"/>
          <w:iCs w:val="0"/>
          <w:noProof/>
        </w:rPr>
        <w:drawing>
          <wp:inline distT="0" distB="0" distL="0" distR="0" wp14:anchorId="47424BC3" wp14:editId="7634213B">
            <wp:extent cx="185825" cy="194889"/>
            <wp:effectExtent l="0" t="0" r="5080" b="0"/>
            <wp:docPr id="126651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14471" name=""/>
                    <pic:cNvPicPr/>
                  </pic:nvPicPr>
                  <pic:blipFill>
                    <a:blip r:embed="rId19"/>
                    <a:stretch>
                      <a:fillRect/>
                    </a:stretch>
                  </pic:blipFill>
                  <pic:spPr>
                    <a:xfrm>
                      <a:off x="0" y="0"/>
                      <a:ext cx="198175" cy="207841"/>
                    </a:xfrm>
                    <a:prstGeom prst="rect">
                      <a:avLst/>
                    </a:prstGeom>
                  </pic:spPr>
                </pic:pic>
              </a:graphicData>
            </a:graphic>
          </wp:inline>
        </w:drawing>
      </w:r>
      <w:r w:rsidR="001A7EFF">
        <w:rPr>
          <w:rStyle w:val="Emphasis"/>
          <w:i w:val="0"/>
          <w:iCs w:val="0"/>
        </w:rPr>
        <w:t>, a EKS Network Policy can be used to control access between different applications within a EKS Cluster.</w:t>
      </w:r>
      <w:r w:rsidR="0010309F">
        <w:rPr>
          <w:rStyle w:val="Emphasis"/>
          <w:i w:val="0"/>
          <w:iCs w:val="0"/>
        </w:rPr>
        <w:t xml:space="preserve"> </w:t>
      </w:r>
      <w:r w:rsidR="00411F8D">
        <w:rPr>
          <w:rStyle w:val="Emphasis"/>
          <w:i w:val="0"/>
          <w:iCs w:val="0"/>
        </w:rPr>
        <w:t xml:space="preserve">NameSpaces can also be used to group </w:t>
      </w:r>
      <w:r w:rsidR="00EA2CDB">
        <w:rPr>
          <w:rStyle w:val="Emphasis"/>
          <w:i w:val="0"/>
          <w:iCs w:val="0"/>
        </w:rPr>
        <w:t>applications resources together that share a common security profile.</w:t>
      </w:r>
      <w:r w:rsidRPr="00260DC6">
        <w:rPr>
          <w:noProof/>
        </w:rPr>
        <w:t xml:space="preserve"> </w:t>
      </w:r>
    </w:p>
    <w:p w14:paraId="533F30ED" w14:textId="77777777" w:rsidR="001A7EFF" w:rsidRDefault="001A7EFF" w:rsidP="00440BAD"/>
    <w:p w14:paraId="79A3A816" w14:textId="77777777" w:rsidR="00FD2E53" w:rsidRDefault="00FD2E53">
      <w:pPr>
        <w:suppressAutoHyphens w:val="0"/>
        <w:spacing w:after="200"/>
        <w:rPr>
          <w:rStyle w:val="Emphasis"/>
          <w:rFonts w:asciiTheme="majorHAnsi" w:eastAsiaTheme="majorEastAsia" w:hAnsiTheme="majorHAnsi" w:cstheme="majorBidi"/>
          <w:b/>
          <w:i w:val="0"/>
          <w:iCs w:val="0"/>
          <w:szCs w:val="24"/>
        </w:rPr>
      </w:pPr>
      <w:bookmarkStart w:id="126" w:name="_Ref165467396"/>
      <w:r>
        <w:rPr>
          <w:rStyle w:val="Emphasis"/>
          <w:i w:val="0"/>
          <w:iCs w:val="0"/>
        </w:rPr>
        <w:br w:type="page"/>
      </w:r>
    </w:p>
    <w:p w14:paraId="4DD0C49E" w14:textId="7FE119B1" w:rsidR="00C37C29" w:rsidRPr="00C37C29" w:rsidRDefault="00C37C29" w:rsidP="001A7EFF">
      <w:pPr>
        <w:pStyle w:val="Heading3"/>
        <w:rPr>
          <w:rStyle w:val="Emphasis"/>
          <w:i w:val="0"/>
          <w:iCs w:val="0"/>
        </w:rPr>
      </w:pPr>
      <w:bookmarkStart w:id="127" w:name="_Toc166063867"/>
      <w:bookmarkStart w:id="128" w:name="_Toc168572048"/>
      <w:r w:rsidRPr="00C37C29">
        <w:rPr>
          <w:rStyle w:val="Emphasis"/>
          <w:i w:val="0"/>
          <w:iCs w:val="0"/>
        </w:rPr>
        <w:lastRenderedPageBreak/>
        <w:t xml:space="preserve">Non-Routable </w:t>
      </w:r>
      <w:r w:rsidRPr="001A7EFF">
        <w:rPr>
          <w:rStyle w:val="Emphasis"/>
          <w:i w:val="0"/>
          <w:iCs w:val="0"/>
        </w:rPr>
        <w:t>Nodes</w:t>
      </w:r>
      <w:r w:rsidRPr="00C37C29">
        <w:rPr>
          <w:rStyle w:val="Emphasis"/>
          <w:i w:val="0"/>
          <w:iCs w:val="0"/>
        </w:rPr>
        <w:t xml:space="preserve"> and Containers Isolated to the VPC</w:t>
      </w:r>
      <w:bookmarkEnd w:id="126"/>
      <w:bookmarkEnd w:id="127"/>
      <w:bookmarkEnd w:id="128"/>
    </w:p>
    <w:p w14:paraId="677C6E0B" w14:textId="518FA72F" w:rsidR="00CB359C" w:rsidRDefault="00CB359C" w:rsidP="00CB359C">
      <w:pPr>
        <w:rPr>
          <w:rStyle w:val="Emphasis"/>
          <w:i w:val="0"/>
          <w:iCs w:val="0"/>
        </w:rPr>
      </w:pPr>
      <w:r>
        <w:rPr>
          <w:rStyle w:val="Emphasis"/>
          <w:i w:val="0"/>
          <w:iCs w:val="0"/>
        </w:rPr>
        <w:t>In this model, the EKS Worker Nodes and Containers are installed on private</w:t>
      </w:r>
      <w:r w:rsidR="000337E0">
        <w:rPr>
          <w:rStyle w:val="Emphasis"/>
          <w:i w:val="0"/>
          <w:iCs w:val="0"/>
        </w:rPr>
        <w:t>, non-routable</w:t>
      </w:r>
      <w:r>
        <w:rPr>
          <w:rStyle w:val="Emphasis"/>
          <w:i w:val="0"/>
          <w:iCs w:val="0"/>
        </w:rPr>
        <w:t xml:space="preserve"> subnets </w:t>
      </w:r>
      <w:r w:rsidR="00982878">
        <w:rPr>
          <w:rStyle w:val="Emphasis"/>
          <w:i w:val="0"/>
          <w:iCs w:val="0"/>
        </w:rPr>
        <w:t xml:space="preserve">that are isolated to the VPC where the cluster is deployed.  </w:t>
      </w:r>
      <w:r w:rsidR="00296BDF">
        <w:rPr>
          <w:rStyle w:val="Emphasis"/>
          <w:i w:val="0"/>
          <w:iCs w:val="0"/>
        </w:rPr>
        <w:t xml:space="preserve">The nodes and containers can be using the same of different non-routable subnets.  </w:t>
      </w:r>
      <w:r w:rsidR="00982878">
        <w:rPr>
          <w:rStyle w:val="Emphasis"/>
          <w:i w:val="0"/>
          <w:iCs w:val="0"/>
        </w:rPr>
        <w:t xml:space="preserve">These resources cannot reach any resources outside the VPC, </w:t>
      </w:r>
      <w:r w:rsidR="00316EE3">
        <w:rPr>
          <w:rStyle w:val="Emphasis"/>
          <w:i w:val="0"/>
          <w:iCs w:val="0"/>
        </w:rPr>
        <w:t>except for services available over VPC Endpoints.</w:t>
      </w:r>
    </w:p>
    <w:p w14:paraId="6CF2EA34" w14:textId="77777777" w:rsidR="00316EE3" w:rsidRDefault="00316EE3" w:rsidP="00CB359C">
      <w:pPr>
        <w:rPr>
          <w:rStyle w:val="Emphasis"/>
          <w:i w:val="0"/>
          <w:iCs w:val="0"/>
        </w:rPr>
      </w:pPr>
    </w:p>
    <w:p w14:paraId="12FC1C97" w14:textId="0576ACAE" w:rsidR="0045269A" w:rsidRDefault="007D7AEA" w:rsidP="00CB359C">
      <w:pPr>
        <w:rPr>
          <w:rStyle w:val="Emphasis"/>
          <w:i w:val="0"/>
          <w:iCs w:val="0"/>
        </w:rPr>
      </w:pPr>
      <w:r w:rsidRPr="00105D93">
        <w:rPr>
          <w:rStyle w:val="Emphasis"/>
          <w:i w:val="0"/>
          <w:iCs w:val="0"/>
          <w:noProof/>
        </w:rPr>
        <w:drawing>
          <wp:anchor distT="0" distB="0" distL="114300" distR="114300" simplePos="0" relativeHeight="251658250" behindDoc="1" locked="0" layoutInCell="1" allowOverlap="1" wp14:anchorId="1816929D" wp14:editId="74D49435">
            <wp:simplePos x="0" y="0"/>
            <wp:positionH relativeFrom="margin">
              <wp:align>left</wp:align>
            </wp:positionH>
            <wp:positionV relativeFrom="paragraph">
              <wp:posOffset>755347</wp:posOffset>
            </wp:positionV>
            <wp:extent cx="2538730" cy="1405255"/>
            <wp:effectExtent l="0" t="0" r="0" b="4445"/>
            <wp:wrapTight wrapText="bothSides">
              <wp:wrapPolygon edited="0">
                <wp:start x="0" y="0"/>
                <wp:lineTo x="0" y="21376"/>
                <wp:lineTo x="21395" y="21376"/>
                <wp:lineTo x="21395" y="0"/>
                <wp:lineTo x="0" y="0"/>
              </wp:wrapPolygon>
            </wp:wrapTight>
            <wp:docPr id="135968692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86925" name="Picture 1" descr="A diagram of a network&#10;&#10;Description automatically generated"/>
                    <pic:cNvPicPr/>
                  </pic:nvPicPr>
                  <pic:blipFill>
                    <a:blip r:embed="rId20"/>
                    <a:stretch>
                      <a:fillRect/>
                    </a:stretch>
                  </pic:blipFill>
                  <pic:spPr>
                    <a:xfrm>
                      <a:off x="0" y="0"/>
                      <a:ext cx="2541771" cy="1407252"/>
                    </a:xfrm>
                    <a:prstGeom prst="rect">
                      <a:avLst/>
                    </a:prstGeom>
                  </pic:spPr>
                </pic:pic>
              </a:graphicData>
            </a:graphic>
            <wp14:sizeRelH relativeFrom="page">
              <wp14:pctWidth>0</wp14:pctWidth>
            </wp14:sizeRelH>
            <wp14:sizeRelV relativeFrom="page">
              <wp14:pctHeight>0</wp14:pctHeight>
            </wp14:sizeRelV>
          </wp:anchor>
        </w:drawing>
      </w:r>
      <w:r w:rsidR="001A7EFF">
        <w:rPr>
          <w:noProof/>
        </w:rPr>
        <mc:AlternateContent>
          <mc:Choice Requires="wps">
            <w:drawing>
              <wp:anchor distT="0" distB="0" distL="114300" distR="114300" simplePos="0" relativeHeight="251658252" behindDoc="1" locked="0" layoutInCell="1" allowOverlap="1" wp14:anchorId="63343AC1" wp14:editId="274E7BC8">
                <wp:simplePos x="0" y="0"/>
                <wp:positionH relativeFrom="column">
                  <wp:posOffset>0</wp:posOffset>
                </wp:positionH>
                <wp:positionV relativeFrom="paragraph">
                  <wp:posOffset>2329180</wp:posOffset>
                </wp:positionV>
                <wp:extent cx="2740025" cy="635"/>
                <wp:effectExtent l="0" t="0" r="0" b="0"/>
                <wp:wrapTight wrapText="bothSides">
                  <wp:wrapPolygon edited="0">
                    <wp:start x="0" y="0"/>
                    <wp:lineTo x="0" y="21600"/>
                    <wp:lineTo x="21600" y="21600"/>
                    <wp:lineTo x="21600" y="0"/>
                  </wp:wrapPolygon>
                </wp:wrapTight>
                <wp:docPr id="1405920463" name="Text Box 1"/>
                <wp:cNvGraphicFramePr/>
                <a:graphic xmlns:a="http://schemas.openxmlformats.org/drawingml/2006/main">
                  <a:graphicData uri="http://schemas.microsoft.com/office/word/2010/wordprocessingShape">
                    <wps:wsp>
                      <wps:cNvSpPr txBox="1"/>
                      <wps:spPr>
                        <a:xfrm>
                          <a:off x="0" y="0"/>
                          <a:ext cx="2740025" cy="635"/>
                        </a:xfrm>
                        <a:prstGeom prst="rect">
                          <a:avLst/>
                        </a:prstGeom>
                        <a:solidFill>
                          <a:prstClr val="white"/>
                        </a:solidFill>
                        <a:ln>
                          <a:noFill/>
                        </a:ln>
                      </wps:spPr>
                      <wps:txbx>
                        <w:txbxContent>
                          <w:p w14:paraId="39D09E22" w14:textId="3109E6B8" w:rsidR="001A7EFF" w:rsidRPr="00830A52" w:rsidRDefault="001A7EFF" w:rsidP="001A7EFF">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1</w:t>
                            </w:r>
                            <w:r w:rsidR="007D7AEA">
                              <w:fldChar w:fldCharType="end"/>
                            </w:r>
                            <w:r>
                              <w:t xml:space="preserve">: </w:t>
                            </w:r>
                            <w:r w:rsidRPr="003E6CA2">
                              <w:t>EKS deployed on Node with Default NATing enabled for Container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343AC1" id="_x0000_t202" coordsize="21600,21600" o:spt="202" path="m,l,21600r21600,l21600,xe">
                <v:stroke joinstyle="miter"/>
                <v:path gradientshapeok="t" o:connecttype="rect"/>
              </v:shapetype>
              <v:shape id="Text Box 1" o:spid="_x0000_s1026" type="#_x0000_t202" style="position:absolute;margin-left:0;margin-top:183.4pt;width:215.75pt;height:.05pt;z-index:-2516582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" stroked="f">
                <v:textbox style="mso-fit-shape-to-text:t" inset="0,0,0,0">
                  <w:txbxContent>
                    <w:p w14:paraId="39D09E22" w14:textId="3109E6B8" w:rsidR="001A7EFF" w:rsidRPr="00830A52" w:rsidRDefault="001A7EFF" w:rsidP="001A7EFF">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1</w:t>
                      </w:r>
                      <w:r w:rsidR="007D7AEA">
                        <w:fldChar w:fldCharType="end"/>
                      </w:r>
                      <w:r>
                        <w:t xml:space="preserve">: </w:t>
                      </w:r>
                      <w:r w:rsidRPr="003E6CA2">
                        <w:t>EKS deployed on Node with Default NATing enabled for Container</w:t>
                      </w:r>
                    </w:p>
                  </w:txbxContent>
                </v:textbox>
                <w10:wrap type="tight"/>
              </v:shape>
            </w:pict>
          </mc:Fallback>
        </mc:AlternateContent>
      </w:r>
      <w:r w:rsidR="0045269A">
        <w:rPr>
          <w:rStyle w:val="Emphasis"/>
          <w:i w:val="0"/>
          <w:iCs w:val="0"/>
        </w:rPr>
        <w:t xml:space="preserve">While the EKS environment is isolated to the VPC, consideration should be given to the </w:t>
      </w:r>
      <w:r w:rsidR="001959DC">
        <w:rPr>
          <w:rStyle w:val="Emphasis"/>
          <w:i w:val="0"/>
          <w:iCs w:val="0"/>
        </w:rPr>
        <w:t>accessibility of other resources in the VPC to the EKS environment.  This may not be a concern as any data access by the EKS is contained within the VPC</w:t>
      </w:r>
      <w:r w:rsidR="008D4E2A">
        <w:rPr>
          <w:rStyle w:val="Emphasis"/>
          <w:i w:val="0"/>
          <w:iCs w:val="0"/>
        </w:rPr>
        <w:t>, or resources directly associated with the VPC and AWS Account.</w:t>
      </w:r>
    </w:p>
    <w:p w14:paraId="67ABD54D" w14:textId="2F04C0F6" w:rsidR="00E34D28" w:rsidRDefault="007D7AEA" w:rsidP="00E34D28">
      <w:pPr>
        <w:rPr>
          <w:rStyle w:val="Emphasis"/>
          <w:i w:val="0"/>
          <w:iCs w:val="0"/>
        </w:rPr>
      </w:pPr>
      <w:r w:rsidRPr="00AB0456">
        <w:rPr>
          <w:rStyle w:val="Emphasis"/>
          <w:i w:val="0"/>
          <w:iCs w:val="0"/>
          <w:noProof/>
        </w:rPr>
        <w:drawing>
          <wp:anchor distT="0" distB="0" distL="114300" distR="114300" simplePos="0" relativeHeight="251658251" behindDoc="1" locked="0" layoutInCell="1" allowOverlap="1" wp14:anchorId="3A4850C3" wp14:editId="79A86E54">
            <wp:simplePos x="0" y="0"/>
            <wp:positionH relativeFrom="margin">
              <wp:posOffset>2968625</wp:posOffset>
            </wp:positionH>
            <wp:positionV relativeFrom="paragraph">
              <wp:posOffset>38100</wp:posOffset>
            </wp:positionV>
            <wp:extent cx="2359660" cy="1310005"/>
            <wp:effectExtent l="0" t="0" r="2540" b="4445"/>
            <wp:wrapTight wrapText="bothSides">
              <wp:wrapPolygon edited="0">
                <wp:start x="0" y="0"/>
                <wp:lineTo x="0" y="21359"/>
                <wp:lineTo x="21449" y="21359"/>
                <wp:lineTo x="21449" y="0"/>
                <wp:lineTo x="0" y="0"/>
              </wp:wrapPolygon>
            </wp:wrapTight>
            <wp:docPr id="4453516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51668" name="Picture 1" descr="A screenshot of a computer&#10;&#10;Description automatically generated"/>
                    <pic:cNvPicPr/>
                  </pic:nvPicPr>
                  <pic:blipFill>
                    <a:blip r:embed="rId21"/>
                    <a:stretch>
                      <a:fillRect/>
                    </a:stretch>
                  </pic:blipFill>
                  <pic:spPr>
                    <a:xfrm>
                      <a:off x="0" y="0"/>
                      <a:ext cx="2359660" cy="1310005"/>
                    </a:xfrm>
                    <a:prstGeom prst="rect">
                      <a:avLst/>
                    </a:prstGeom>
                  </pic:spPr>
                </pic:pic>
              </a:graphicData>
            </a:graphic>
            <wp14:sizeRelH relativeFrom="page">
              <wp14:pctWidth>0</wp14:pctWidth>
            </wp14:sizeRelH>
            <wp14:sizeRelV relativeFrom="page">
              <wp14:pctHeight>0</wp14:pctHeight>
            </wp14:sizeRelV>
          </wp:anchor>
        </w:drawing>
      </w:r>
      <w:r w:rsidR="001A7EFF">
        <w:rPr>
          <w:noProof/>
        </w:rPr>
        <mc:AlternateContent>
          <mc:Choice Requires="wps">
            <w:drawing>
              <wp:anchor distT="0" distB="0" distL="114300" distR="114300" simplePos="0" relativeHeight="251658253" behindDoc="1" locked="0" layoutInCell="1" allowOverlap="1" wp14:anchorId="1A77890C" wp14:editId="6E35EC84">
                <wp:simplePos x="0" y="0"/>
                <wp:positionH relativeFrom="column">
                  <wp:posOffset>2969260</wp:posOffset>
                </wp:positionH>
                <wp:positionV relativeFrom="paragraph">
                  <wp:posOffset>1582420</wp:posOffset>
                </wp:positionV>
                <wp:extent cx="2678430" cy="635"/>
                <wp:effectExtent l="0" t="0" r="0" b="0"/>
                <wp:wrapTight wrapText="bothSides">
                  <wp:wrapPolygon edited="0">
                    <wp:start x="0" y="0"/>
                    <wp:lineTo x="0" y="21600"/>
                    <wp:lineTo x="21600" y="21600"/>
                    <wp:lineTo x="21600" y="0"/>
                  </wp:wrapPolygon>
                </wp:wrapTight>
                <wp:docPr id="964862722" name="Text Box 1"/>
                <wp:cNvGraphicFramePr/>
                <a:graphic xmlns:a="http://schemas.openxmlformats.org/drawingml/2006/main">
                  <a:graphicData uri="http://schemas.microsoft.com/office/word/2010/wordprocessingShape">
                    <wps:wsp>
                      <wps:cNvSpPr txBox="1"/>
                      <wps:spPr>
                        <a:xfrm>
                          <a:off x="0" y="0"/>
                          <a:ext cx="2678430" cy="635"/>
                        </a:xfrm>
                        <a:prstGeom prst="rect">
                          <a:avLst/>
                        </a:prstGeom>
                        <a:solidFill>
                          <a:prstClr val="white"/>
                        </a:solidFill>
                        <a:ln>
                          <a:noFill/>
                        </a:ln>
                      </wps:spPr>
                      <wps:txbx>
                        <w:txbxContent>
                          <w:p w14:paraId="38E6412C" w14:textId="6AB187FC" w:rsidR="001A7EFF" w:rsidRPr="00E54949" w:rsidRDefault="001A7EFF" w:rsidP="001A7EFF">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2</w:t>
                            </w:r>
                            <w:r w:rsidR="007D7AEA">
                              <w:fldChar w:fldCharType="end"/>
                            </w:r>
                            <w:r>
                              <w:t xml:space="preserve">: </w:t>
                            </w:r>
                            <w:r w:rsidRPr="00EF5EDE">
                              <w:t>EKS deployed on Node with Default NATing enabled for Container (EC2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77890C" id="_x0000_s1027" type="#_x0000_t202" style="position:absolute;margin-left:233.8pt;margin-top:124.6pt;width:210.9pt;height:.05pt;z-index:-25165822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hTBGAIAAD8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d09vn24w2FJMVmN5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" stroked="f">
                <v:textbox style="mso-fit-shape-to-text:t" inset="0,0,0,0">
                  <w:txbxContent>
                    <w:p w14:paraId="38E6412C" w14:textId="6AB187FC" w:rsidR="001A7EFF" w:rsidRPr="00E54949" w:rsidRDefault="001A7EFF" w:rsidP="001A7EFF">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2</w:t>
                      </w:r>
                      <w:r w:rsidR="007D7AEA">
                        <w:fldChar w:fldCharType="end"/>
                      </w:r>
                      <w:r>
                        <w:t xml:space="preserve">: </w:t>
                      </w:r>
                      <w:r w:rsidRPr="00EF5EDE">
                        <w:t xml:space="preserve">EKS deployed on Node with Default </w:t>
                      </w:r>
                      <w:r w:rsidRPr="00EF5EDE">
                        <w:t>NATing enabled for Container (EC2 View)</w:t>
                      </w:r>
                    </w:p>
                  </w:txbxContent>
                </v:textbox>
                <w10:wrap type="tight"/>
              </v:shape>
            </w:pict>
          </mc:Fallback>
        </mc:AlternateContent>
      </w:r>
    </w:p>
    <w:p w14:paraId="22799331" w14:textId="46D9E7EA" w:rsidR="00B71A36" w:rsidRDefault="00B71A36" w:rsidP="00B71A36">
      <w:pPr>
        <w:keepNext/>
        <w:jc w:val="center"/>
      </w:pPr>
    </w:p>
    <w:p w14:paraId="1059B71E" w14:textId="711B88F5" w:rsidR="00B71A36" w:rsidRDefault="00B71A36" w:rsidP="00B71A36">
      <w:pPr>
        <w:keepNext/>
        <w:jc w:val="center"/>
      </w:pPr>
    </w:p>
    <w:p w14:paraId="60160C16" w14:textId="6825FC13" w:rsidR="00B71A36" w:rsidRDefault="00B71A36" w:rsidP="00B71A36">
      <w:pPr>
        <w:keepNext/>
        <w:jc w:val="center"/>
      </w:pPr>
    </w:p>
    <w:p w14:paraId="5788DAD1" w14:textId="0AD77DE9" w:rsidR="00105D93" w:rsidRPr="00051865" w:rsidRDefault="00105D93" w:rsidP="00B71A36">
      <w:pPr>
        <w:pStyle w:val="Caption"/>
        <w:jc w:val="center"/>
        <w:rPr>
          <w:rStyle w:val="Emphasis"/>
        </w:rPr>
      </w:pPr>
    </w:p>
    <w:p w14:paraId="013A5927" w14:textId="5377809C" w:rsidR="00B71A36" w:rsidRDefault="00B71A36" w:rsidP="00B71A36">
      <w:pPr>
        <w:keepNext/>
        <w:jc w:val="center"/>
      </w:pPr>
    </w:p>
    <w:p w14:paraId="4622F837" w14:textId="03473A9E" w:rsidR="00C37C29" w:rsidRPr="00154BB7" w:rsidRDefault="00C37C29" w:rsidP="00C37C29">
      <w:pPr>
        <w:ind w:left="720"/>
        <w:rPr>
          <w:rStyle w:val="Emphasis"/>
          <w:i w:val="0"/>
          <w:iCs w:val="0"/>
        </w:rPr>
      </w:pPr>
    </w:p>
    <w:p w14:paraId="58FA1F8B" w14:textId="454D5AC4" w:rsidR="007717AA" w:rsidRDefault="002827BE">
      <w:pPr>
        <w:suppressAutoHyphens w:val="0"/>
        <w:spacing w:after="200"/>
        <w:rPr>
          <w:rStyle w:val="Emphasis"/>
          <w:rFonts w:asciiTheme="majorHAnsi" w:eastAsiaTheme="majorEastAsia" w:hAnsiTheme="majorHAnsi" w:cstheme="majorBidi"/>
          <w:b/>
          <w:i w:val="0"/>
          <w:iCs w:val="0"/>
          <w:szCs w:val="24"/>
        </w:rPr>
      </w:pPr>
      <w:r>
        <w:rPr>
          <w:noProof/>
        </w:rPr>
        <mc:AlternateContent>
          <mc:Choice Requires="wps">
            <w:drawing>
              <wp:anchor distT="0" distB="0" distL="114300" distR="114300" simplePos="0" relativeHeight="251658256" behindDoc="1" locked="0" layoutInCell="1" allowOverlap="1" wp14:anchorId="67381C7B" wp14:editId="3173269F">
                <wp:simplePos x="0" y="0"/>
                <wp:positionH relativeFrom="column">
                  <wp:posOffset>3015615</wp:posOffset>
                </wp:positionH>
                <wp:positionV relativeFrom="paragraph">
                  <wp:posOffset>2219097</wp:posOffset>
                </wp:positionV>
                <wp:extent cx="2490470" cy="635"/>
                <wp:effectExtent l="0" t="0" r="0" b="0"/>
                <wp:wrapTight wrapText="bothSides">
                  <wp:wrapPolygon edited="0">
                    <wp:start x="0" y="0"/>
                    <wp:lineTo x="0" y="21600"/>
                    <wp:lineTo x="21600" y="21600"/>
                    <wp:lineTo x="21600" y="0"/>
                  </wp:wrapPolygon>
                </wp:wrapTight>
                <wp:docPr id="1702740716" name="Text Box 1"/>
                <wp:cNvGraphicFramePr/>
                <a:graphic xmlns:a="http://schemas.openxmlformats.org/drawingml/2006/main">
                  <a:graphicData uri="http://schemas.microsoft.com/office/word/2010/wordprocessingShape">
                    <wps:wsp>
                      <wps:cNvSpPr txBox="1"/>
                      <wps:spPr>
                        <a:xfrm>
                          <a:off x="0" y="0"/>
                          <a:ext cx="2490470" cy="635"/>
                        </a:xfrm>
                        <a:prstGeom prst="rect">
                          <a:avLst/>
                        </a:prstGeom>
                        <a:solidFill>
                          <a:prstClr val="white"/>
                        </a:solidFill>
                        <a:ln>
                          <a:noFill/>
                        </a:ln>
                      </wps:spPr>
                      <wps:txbx>
                        <w:txbxContent>
                          <w:p w14:paraId="3ED9E248" w14:textId="72700138" w:rsidR="007D7AEA" w:rsidRPr="00676D36" w:rsidRDefault="007D7AEA" w:rsidP="007D7AEA">
                            <w:pPr>
                              <w:pStyle w:val="Caption"/>
                              <w:rPr>
                                <w:sz w:val="20"/>
                              </w:rPr>
                            </w:pPr>
                            <w:r>
                              <w:t xml:space="preserve">Figure </w:t>
                            </w:r>
                            <w:r>
                              <w:fldChar w:fldCharType="begin"/>
                            </w:r>
                            <w:r>
                              <w:instrText xml:space="preserve"> SEQ Figure \* ARABIC </w:instrText>
                            </w:r>
                            <w:r>
                              <w:fldChar w:fldCharType="separate"/>
                            </w:r>
                            <w:r w:rsidR="006F6CD6">
                              <w:rPr>
                                <w:noProof/>
                              </w:rPr>
                              <w:t>3</w:t>
                            </w:r>
                            <w:r>
                              <w:fldChar w:fldCharType="end"/>
                            </w:r>
                            <w:r>
                              <w:t xml:space="preserve">: </w:t>
                            </w:r>
                            <w:r w:rsidRPr="00851C4A">
                              <w:t xml:space="preserve">EKS deployed on Node </w:t>
                            </w:r>
                            <w:r w:rsidR="00CA3B91">
                              <w:t xml:space="preserve">with </w:t>
                            </w:r>
                            <w:r>
                              <w:t>Dual Subnets</w:t>
                            </w:r>
                            <w:r w:rsidR="002827BE">
                              <w:t xml:space="preserve"> (EC2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81C7B" id="_x0000_s1028" type="#_x0000_t202" style="position:absolute;margin-left:237.45pt;margin-top:174.75pt;width:196.1pt;height:.05pt;z-index:-25165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JvpGgIAAD8EAAAOAAAAZHJzL2Uyb0RvYy54bWysU99v0zAQfkfif7D8TtOWMU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" stroked="f">
                <v:textbox style="mso-fit-shape-to-text:t" inset="0,0,0,0">
                  <w:txbxContent>
                    <w:p w14:paraId="3ED9E248" w14:textId="72700138" w:rsidR="007D7AEA" w:rsidRPr="00676D36" w:rsidRDefault="007D7AEA" w:rsidP="007D7AEA">
                      <w:pPr>
                        <w:pStyle w:val="Caption"/>
                        <w:rPr>
                          <w:sz w:val="20"/>
                        </w:rPr>
                      </w:pPr>
                      <w:r>
                        <w:t xml:space="preserve">Figure </w:t>
                      </w:r>
                      <w:r>
                        <w:fldChar w:fldCharType="begin"/>
                      </w:r>
                      <w:r>
                        <w:instrText xml:space="preserve"> SEQ Figure \* ARABIC </w:instrText>
                      </w:r>
                      <w:r>
                        <w:fldChar w:fldCharType="separate"/>
                      </w:r>
                      <w:r w:rsidR="006F6CD6">
                        <w:rPr>
                          <w:noProof/>
                        </w:rPr>
                        <w:t>3</w:t>
                      </w:r>
                      <w:r>
                        <w:fldChar w:fldCharType="end"/>
                      </w:r>
                      <w:r>
                        <w:t xml:space="preserve">: </w:t>
                      </w:r>
                      <w:r w:rsidRPr="00851C4A">
                        <w:t xml:space="preserve">EKS deployed on Node </w:t>
                      </w:r>
                      <w:r w:rsidR="00CA3B91">
                        <w:t xml:space="preserve">with </w:t>
                      </w:r>
                      <w:r>
                        <w:t>Dual Subnets</w:t>
                      </w:r>
                      <w:r w:rsidR="002827BE">
                        <w:t xml:space="preserve"> (EC2 View)</w:t>
                      </w:r>
                    </w:p>
                  </w:txbxContent>
                </v:textbox>
                <w10:wrap type="tight"/>
              </v:shape>
            </w:pict>
          </mc:Fallback>
        </mc:AlternateContent>
      </w:r>
      <w:r>
        <w:rPr>
          <w:noProof/>
        </w:rPr>
        <mc:AlternateContent>
          <mc:Choice Requires="wps">
            <w:drawing>
              <wp:anchor distT="0" distB="0" distL="114300" distR="114300" simplePos="0" relativeHeight="251658257" behindDoc="1" locked="0" layoutInCell="1" allowOverlap="1" wp14:anchorId="5F2CE54D" wp14:editId="692BE66D">
                <wp:simplePos x="0" y="0"/>
                <wp:positionH relativeFrom="column">
                  <wp:posOffset>47853</wp:posOffset>
                </wp:positionH>
                <wp:positionV relativeFrom="paragraph">
                  <wp:posOffset>2222964</wp:posOffset>
                </wp:positionV>
                <wp:extent cx="2481580" cy="635"/>
                <wp:effectExtent l="0" t="0" r="0" b="0"/>
                <wp:wrapTight wrapText="bothSides">
                  <wp:wrapPolygon edited="0">
                    <wp:start x="0" y="0"/>
                    <wp:lineTo x="0" y="21600"/>
                    <wp:lineTo x="21600" y="21600"/>
                    <wp:lineTo x="21600" y="0"/>
                  </wp:wrapPolygon>
                </wp:wrapTight>
                <wp:docPr id="1858471361" name="Text Box 1"/>
                <wp:cNvGraphicFramePr/>
                <a:graphic xmlns:a="http://schemas.openxmlformats.org/drawingml/2006/main">
                  <a:graphicData uri="http://schemas.microsoft.com/office/word/2010/wordprocessingShape">
                    <wps:wsp>
                      <wps:cNvSpPr txBox="1"/>
                      <wps:spPr>
                        <a:xfrm>
                          <a:off x="0" y="0"/>
                          <a:ext cx="2481580" cy="635"/>
                        </a:xfrm>
                        <a:prstGeom prst="rect">
                          <a:avLst/>
                        </a:prstGeom>
                        <a:solidFill>
                          <a:prstClr val="white"/>
                        </a:solidFill>
                        <a:ln>
                          <a:noFill/>
                        </a:ln>
                      </wps:spPr>
                      <wps:txbx>
                        <w:txbxContent>
                          <w:p w14:paraId="5CE08F46" w14:textId="1BC3D6E3" w:rsidR="007D7AEA" w:rsidRPr="00677C15" w:rsidRDefault="007D7AEA" w:rsidP="007D7AEA">
                            <w:pPr>
                              <w:pStyle w:val="Caption"/>
                              <w:rPr>
                                <w:sz w:val="20"/>
                              </w:rPr>
                            </w:pPr>
                            <w:r>
                              <w:t xml:space="preserve">Figure </w:t>
                            </w:r>
                            <w:r>
                              <w:fldChar w:fldCharType="begin"/>
                            </w:r>
                            <w:r>
                              <w:instrText xml:space="preserve"> SEQ Figure \* ARABIC </w:instrText>
                            </w:r>
                            <w:r>
                              <w:fldChar w:fldCharType="separate"/>
                            </w:r>
                            <w:r w:rsidR="006F6CD6">
                              <w:rPr>
                                <w:noProof/>
                              </w:rPr>
                              <w:t>4</w:t>
                            </w:r>
                            <w:r>
                              <w:fldChar w:fldCharType="end"/>
                            </w:r>
                            <w:r>
                              <w:t>:</w:t>
                            </w:r>
                            <w:r w:rsidRPr="006F31FD">
                              <w:t xml:space="preserve"> EKS deployed on Node </w:t>
                            </w:r>
                            <w:r w:rsidR="002827BE">
                              <w:t xml:space="preserve">with </w:t>
                            </w:r>
                            <w:r w:rsidRPr="006F31FD">
                              <w:t>Dual Subnets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2CE54D" id="_x0000_s1029" type="#_x0000_t202" style="position:absolute;margin-left:3.75pt;margin-top:175.05pt;width:195.4pt;height:.05pt;z-index:-2516582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tAkGgIAAD8EAAAOAAAAZHJzL2Uyb0RvYy54bWysU8Fu2zAMvQ/YPwi6L07StQi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f082xyO6OQpNjd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" stroked="f">
                <v:textbox style="mso-fit-shape-to-text:t" inset="0,0,0,0">
                  <w:txbxContent>
                    <w:p w14:paraId="5CE08F46" w14:textId="1BC3D6E3" w:rsidR="007D7AEA" w:rsidRPr="00677C15" w:rsidRDefault="007D7AEA" w:rsidP="007D7AEA">
                      <w:pPr>
                        <w:pStyle w:val="Caption"/>
                        <w:rPr>
                          <w:sz w:val="20"/>
                        </w:rPr>
                      </w:pPr>
                      <w:r>
                        <w:t xml:space="preserve">Figure </w:t>
                      </w:r>
                      <w:r>
                        <w:fldChar w:fldCharType="begin"/>
                      </w:r>
                      <w:r>
                        <w:instrText xml:space="preserve"> SEQ Figure \* ARABIC </w:instrText>
                      </w:r>
                      <w:r>
                        <w:fldChar w:fldCharType="separate"/>
                      </w:r>
                      <w:r w:rsidR="006F6CD6">
                        <w:rPr>
                          <w:noProof/>
                        </w:rPr>
                        <w:t>4</w:t>
                      </w:r>
                      <w:r>
                        <w:fldChar w:fldCharType="end"/>
                      </w:r>
                      <w:r>
                        <w:t>:</w:t>
                      </w:r>
                      <w:r w:rsidRPr="006F31FD">
                        <w:t xml:space="preserve"> EKS deployed on Node </w:t>
                      </w:r>
                      <w:r w:rsidR="002827BE">
                        <w:t xml:space="preserve">with </w:t>
                      </w:r>
                      <w:r w:rsidRPr="006F31FD">
                        <w:t>Dual Subnets</w:t>
                      </w:r>
                    </w:p>
                  </w:txbxContent>
                </v:textbox>
                <w10:wrap type="tight"/>
              </v:shape>
            </w:pict>
          </mc:Fallback>
        </mc:AlternateContent>
      </w:r>
      <w:r w:rsidR="007D7AEA" w:rsidRPr="00AB0456">
        <w:rPr>
          <w:rStyle w:val="Emphasis"/>
          <w:i w:val="0"/>
          <w:iCs w:val="0"/>
          <w:noProof/>
        </w:rPr>
        <w:drawing>
          <wp:anchor distT="0" distB="0" distL="114300" distR="114300" simplePos="0" relativeHeight="251658255" behindDoc="1" locked="0" layoutInCell="1" allowOverlap="1" wp14:anchorId="490BB280" wp14:editId="7E77E197">
            <wp:simplePos x="0" y="0"/>
            <wp:positionH relativeFrom="column">
              <wp:posOffset>2988945</wp:posOffset>
            </wp:positionH>
            <wp:positionV relativeFrom="paragraph">
              <wp:posOffset>781599</wp:posOffset>
            </wp:positionV>
            <wp:extent cx="2481580" cy="1350645"/>
            <wp:effectExtent l="0" t="0" r="0" b="1905"/>
            <wp:wrapTight wrapText="bothSides">
              <wp:wrapPolygon edited="0">
                <wp:start x="0" y="0"/>
                <wp:lineTo x="0" y="21326"/>
                <wp:lineTo x="21390" y="21326"/>
                <wp:lineTo x="21390" y="0"/>
                <wp:lineTo x="0" y="0"/>
              </wp:wrapPolygon>
            </wp:wrapTight>
            <wp:docPr id="21313164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6412" name="Picture 1" descr="A screenshot of a computer&#10;&#10;Description automatically generated"/>
                    <pic:cNvPicPr/>
                  </pic:nvPicPr>
                  <pic:blipFill>
                    <a:blip r:embed="rId22"/>
                    <a:stretch>
                      <a:fillRect/>
                    </a:stretch>
                  </pic:blipFill>
                  <pic:spPr>
                    <a:xfrm>
                      <a:off x="0" y="0"/>
                      <a:ext cx="2481580" cy="1350645"/>
                    </a:xfrm>
                    <a:prstGeom prst="rect">
                      <a:avLst/>
                    </a:prstGeom>
                  </pic:spPr>
                </pic:pic>
              </a:graphicData>
            </a:graphic>
            <wp14:sizeRelH relativeFrom="page">
              <wp14:pctWidth>0</wp14:pctWidth>
            </wp14:sizeRelH>
            <wp14:sizeRelV relativeFrom="page">
              <wp14:pctHeight>0</wp14:pctHeight>
            </wp14:sizeRelV>
          </wp:anchor>
        </w:drawing>
      </w:r>
      <w:r w:rsidR="007D7AEA" w:rsidRPr="00B27D76">
        <w:rPr>
          <w:rStyle w:val="Emphasis"/>
          <w:i w:val="0"/>
          <w:iCs w:val="0"/>
          <w:noProof/>
        </w:rPr>
        <w:drawing>
          <wp:anchor distT="0" distB="0" distL="114300" distR="114300" simplePos="0" relativeHeight="251658254" behindDoc="1" locked="0" layoutInCell="1" allowOverlap="1" wp14:anchorId="60A5DB0A" wp14:editId="4FAFF04A">
            <wp:simplePos x="0" y="0"/>
            <wp:positionH relativeFrom="column">
              <wp:posOffset>88265</wp:posOffset>
            </wp:positionH>
            <wp:positionV relativeFrom="paragraph">
              <wp:posOffset>801436</wp:posOffset>
            </wp:positionV>
            <wp:extent cx="2490470" cy="1381125"/>
            <wp:effectExtent l="0" t="0" r="5080" b="9525"/>
            <wp:wrapTight wrapText="bothSides">
              <wp:wrapPolygon edited="0">
                <wp:start x="0" y="0"/>
                <wp:lineTo x="0" y="21451"/>
                <wp:lineTo x="21479" y="21451"/>
                <wp:lineTo x="21479" y="0"/>
                <wp:lineTo x="0" y="0"/>
              </wp:wrapPolygon>
            </wp:wrapTight>
            <wp:docPr id="141379018"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9018" name="Picture 1" descr="A diagram of a network&#10;&#10;Description automatically generated"/>
                    <pic:cNvPicPr/>
                  </pic:nvPicPr>
                  <pic:blipFill>
                    <a:blip r:embed="rId23"/>
                    <a:stretch>
                      <a:fillRect/>
                    </a:stretch>
                  </pic:blipFill>
                  <pic:spPr>
                    <a:xfrm>
                      <a:off x="0" y="0"/>
                      <a:ext cx="2490470" cy="1381125"/>
                    </a:xfrm>
                    <a:prstGeom prst="rect">
                      <a:avLst/>
                    </a:prstGeom>
                  </pic:spPr>
                </pic:pic>
              </a:graphicData>
            </a:graphic>
            <wp14:sizeRelH relativeFrom="page">
              <wp14:pctWidth>0</wp14:pctWidth>
            </wp14:sizeRelH>
            <wp14:sizeRelV relativeFrom="page">
              <wp14:pctHeight>0</wp14:pctHeight>
            </wp14:sizeRelV>
          </wp:anchor>
        </w:drawing>
      </w:r>
      <w:r w:rsidR="007717AA">
        <w:rPr>
          <w:rStyle w:val="Emphasis"/>
          <w:i w:val="0"/>
          <w:iCs w:val="0"/>
        </w:rPr>
        <w:br w:type="page"/>
      </w:r>
    </w:p>
    <w:p w14:paraId="4699307E" w14:textId="64061901" w:rsidR="00C37C29" w:rsidRPr="00154BB7" w:rsidRDefault="00C37C29" w:rsidP="00C37C29">
      <w:pPr>
        <w:pStyle w:val="Heading3"/>
        <w:rPr>
          <w:rStyle w:val="Emphasis"/>
          <w:i w:val="0"/>
          <w:iCs w:val="0"/>
        </w:rPr>
      </w:pPr>
      <w:bookmarkStart w:id="129" w:name="_Ref165546348"/>
      <w:bookmarkStart w:id="130" w:name="_Toc166063868"/>
      <w:bookmarkStart w:id="131" w:name="_Toc168572049"/>
      <w:r w:rsidRPr="00154BB7">
        <w:rPr>
          <w:rStyle w:val="Emphasis"/>
          <w:i w:val="0"/>
          <w:iCs w:val="0"/>
        </w:rPr>
        <w:lastRenderedPageBreak/>
        <w:t>Non-Routable Nodes and Containers with controlled access outside the VPC</w:t>
      </w:r>
      <w:bookmarkEnd w:id="129"/>
      <w:bookmarkEnd w:id="130"/>
      <w:bookmarkEnd w:id="131"/>
    </w:p>
    <w:p w14:paraId="28BC81D6" w14:textId="2EE38E31" w:rsidR="001C3DDD" w:rsidRDefault="00323702" w:rsidP="001C3DDD">
      <w:pPr>
        <w:rPr>
          <w:rStyle w:val="Emphasis"/>
          <w:i w:val="0"/>
          <w:iCs w:val="0"/>
        </w:rPr>
      </w:pPr>
      <w:r w:rsidRPr="007717AA">
        <w:rPr>
          <w:rStyle w:val="Emphasis"/>
          <w:i w:val="0"/>
          <w:iCs w:val="0"/>
          <w:noProof/>
        </w:rPr>
        <w:drawing>
          <wp:anchor distT="0" distB="0" distL="114300" distR="114300" simplePos="0" relativeHeight="251658242" behindDoc="1" locked="0" layoutInCell="1" allowOverlap="1" wp14:anchorId="0EF03AD1" wp14:editId="6B690E1F">
            <wp:simplePos x="0" y="0"/>
            <wp:positionH relativeFrom="page">
              <wp:posOffset>4517039</wp:posOffset>
            </wp:positionH>
            <wp:positionV relativeFrom="paragraph">
              <wp:posOffset>1035050</wp:posOffset>
            </wp:positionV>
            <wp:extent cx="2142490" cy="2016760"/>
            <wp:effectExtent l="0" t="0" r="0" b="2540"/>
            <wp:wrapTight wrapText="bothSides">
              <wp:wrapPolygon edited="0">
                <wp:start x="0" y="0"/>
                <wp:lineTo x="0" y="21423"/>
                <wp:lineTo x="21318" y="21423"/>
                <wp:lineTo x="21318" y="0"/>
                <wp:lineTo x="0" y="0"/>
              </wp:wrapPolygon>
            </wp:wrapTight>
            <wp:docPr id="133312677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26772" name="Picture 1" descr="A diagram of a network&#10;&#10;Description automatically generated"/>
                    <pic:cNvPicPr/>
                  </pic:nvPicPr>
                  <pic:blipFill>
                    <a:blip r:embed="rId24"/>
                    <a:stretch>
                      <a:fillRect/>
                    </a:stretch>
                  </pic:blipFill>
                  <pic:spPr>
                    <a:xfrm>
                      <a:off x="0" y="0"/>
                      <a:ext cx="2142490" cy="2016760"/>
                    </a:xfrm>
                    <a:prstGeom prst="rect">
                      <a:avLst/>
                    </a:prstGeom>
                  </pic:spPr>
                </pic:pic>
              </a:graphicData>
            </a:graphic>
            <wp14:sizeRelH relativeFrom="page">
              <wp14:pctWidth>0</wp14:pctWidth>
            </wp14:sizeRelH>
            <wp14:sizeRelV relativeFrom="page">
              <wp14:pctHeight>0</wp14:pctHeight>
            </wp14:sizeRelV>
          </wp:anchor>
        </w:drawing>
      </w:r>
      <w:r w:rsidR="001C3DDD">
        <w:rPr>
          <w:rStyle w:val="Emphasis"/>
          <w:i w:val="0"/>
          <w:iCs w:val="0"/>
        </w:rPr>
        <w:t>In this model, the EKS Worker Nodes and Containers are installed on private</w:t>
      </w:r>
      <w:r w:rsidR="000337E0">
        <w:rPr>
          <w:rStyle w:val="Emphasis"/>
          <w:i w:val="0"/>
          <w:iCs w:val="0"/>
        </w:rPr>
        <w:t>, non-routable</w:t>
      </w:r>
      <w:r w:rsidR="001C3DDD">
        <w:rPr>
          <w:rStyle w:val="Emphasis"/>
          <w:i w:val="0"/>
          <w:iCs w:val="0"/>
        </w:rPr>
        <w:t xml:space="preserve"> subnets as in the previous example</w:t>
      </w:r>
      <w:r w:rsidR="0033445A">
        <w:rPr>
          <w:rStyle w:val="Emphasis"/>
          <w:i w:val="0"/>
          <w:iCs w:val="0"/>
        </w:rPr>
        <w:t>.  These resources a</w:t>
      </w:r>
      <w:r w:rsidR="001C3DDD">
        <w:rPr>
          <w:rStyle w:val="Emphasis"/>
          <w:i w:val="0"/>
          <w:iCs w:val="0"/>
        </w:rPr>
        <w:t xml:space="preserve">re isolated to the VPC where the cluster is deployed.  </w:t>
      </w:r>
      <w:r w:rsidR="00BC66DB">
        <w:rPr>
          <w:rStyle w:val="Emphasis"/>
          <w:i w:val="0"/>
          <w:iCs w:val="0"/>
        </w:rPr>
        <w:t>Other than AWS resources reachable over VPC Endpoints, t</w:t>
      </w:r>
      <w:r w:rsidR="001C3DDD">
        <w:rPr>
          <w:rStyle w:val="Emphasis"/>
          <w:i w:val="0"/>
          <w:iCs w:val="0"/>
        </w:rPr>
        <w:t>hese resources cannot reach any resources outside the VPC</w:t>
      </w:r>
      <w:r w:rsidR="0033445A">
        <w:rPr>
          <w:rStyle w:val="Emphasis"/>
          <w:i w:val="0"/>
          <w:iCs w:val="0"/>
        </w:rPr>
        <w:t xml:space="preserve"> </w:t>
      </w:r>
      <w:r w:rsidR="0033445A" w:rsidRPr="000337E0">
        <w:rPr>
          <w:rStyle w:val="Emphasis"/>
          <w:b/>
          <w:bCs/>
          <w:i w:val="0"/>
          <w:iCs w:val="0"/>
        </w:rPr>
        <w:t>directly</w:t>
      </w:r>
      <w:r w:rsidR="00BC66DB">
        <w:rPr>
          <w:rStyle w:val="Emphasis"/>
          <w:i w:val="0"/>
          <w:iCs w:val="0"/>
        </w:rPr>
        <w:t>.  This model does, however</w:t>
      </w:r>
      <w:r w:rsidR="00A6612F">
        <w:rPr>
          <w:rStyle w:val="Emphasis"/>
          <w:i w:val="0"/>
          <w:iCs w:val="0"/>
        </w:rPr>
        <w:t>,</w:t>
      </w:r>
      <w:r w:rsidR="00BC66DB">
        <w:rPr>
          <w:rStyle w:val="Emphasis"/>
          <w:i w:val="0"/>
          <w:iCs w:val="0"/>
        </w:rPr>
        <w:t xml:space="preserve"> offer the ability to allow communication to/from other Aegon networks</w:t>
      </w:r>
      <w:r w:rsidR="008E3959">
        <w:rPr>
          <w:rStyle w:val="Emphasis"/>
          <w:i w:val="0"/>
          <w:iCs w:val="0"/>
        </w:rPr>
        <w:t xml:space="preserve"> with the use of additional network resources</w:t>
      </w:r>
      <w:r w:rsidR="00BC66DB">
        <w:rPr>
          <w:rStyle w:val="Emphasis"/>
          <w:i w:val="0"/>
          <w:iCs w:val="0"/>
        </w:rPr>
        <w:t xml:space="preserve">.  In this model we deploy two separate </w:t>
      </w:r>
      <w:r w:rsidR="00EF21A9">
        <w:rPr>
          <w:rStyle w:val="Emphasis"/>
          <w:i w:val="0"/>
          <w:iCs w:val="0"/>
        </w:rPr>
        <w:t>network resources to facilitate this communication.</w:t>
      </w:r>
    </w:p>
    <w:p w14:paraId="5333B757" w14:textId="77777777" w:rsidR="00AA6268" w:rsidRDefault="00AA6268" w:rsidP="001C3DDD">
      <w:pPr>
        <w:rPr>
          <w:rStyle w:val="Emphasis"/>
          <w:i w:val="0"/>
          <w:iCs w:val="0"/>
        </w:rPr>
      </w:pPr>
    </w:p>
    <w:p w14:paraId="565A482C" w14:textId="77777777" w:rsidR="00AA6268" w:rsidRDefault="00AA6268" w:rsidP="001C3DDD">
      <w:pPr>
        <w:rPr>
          <w:rStyle w:val="Emphasis"/>
          <w:i w:val="0"/>
          <w:iCs w:val="0"/>
        </w:rPr>
      </w:pPr>
    </w:p>
    <w:p w14:paraId="4CCFACBE" w14:textId="3FD19D1F" w:rsidR="00A6612F" w:rsidRDefault="00323702" w:rsidP="001C3DDD">
      <w:pPr>
        <w:rPr>
          <w:noProof/>
        </w:rPr>
      </w:pPr>
      <w:r w:rsidRPr="008E3959">
        <w:rPr>
          <w:b/>
          <w:bCs/>
          <w:noProof/>
        </w:rPr>
        <mc:AlternateContent>
          <mc:Choice Requires="wps">
            <w:drawing>
              <wp:anchor distT="0" distB="0" distL="114300" distR="114300" simplePos="0" relativeHeight="251658244" behindDoc="1" locked="0" layoutInCell="1" allowOverlap="1" wp14:anchorId="3F974F06" wp14:editId="647EA57F">
                <wp:simplePos x="0" y="0"/>
                <wp:positionH relativeFrom="column">
                  <wp:posOffset>3616609</wp:posOffset>
                </wp:positionH>
                <wp:positionV relativeFrom="paragraph">
                  <wp:posOffset>1651000</wp:posOffset>
                </wp:positionV>
                <wp:extent cx="2142490" cy="635"/>
                <wp:effectExtent l="0" t="0" r="0" b="0"/>
                <wp:wrapTight wrapText="bothSides">
                  <wp:wrapPolygon edited="0">
                    <wp:start x="0" y="0"/>
                    <wp:lineTo x="0" y="21600"/>
                    <wp:lineTo x="21600" y="21600"/>
                    <wp:lineTo x="21600" y="0"/>
                  </wp:wrapPolygon>
                </wp:wrapTight>
                <wp:docPr id="1676217056" name="Text Box 1"/>
                <wp:cNvGraphicFramePr/>
                <a:graphic xmlns:a="http://schemas.openxmlformats.org/drawingml/2006/main">
                  <a:graphicData uri="http://schemas.microsoft.com/office/word/2010/wordprocessingShape">
                    <wps:wsp>
                      <wps:cNvSpPr txBox="1"/>
                      <wps:spPr>
                        <a:xfrm>
                          <a:off x="0" y="0"/>
                          <a:ext cx="2142490" cy="635"/>
                        </a:xfrm>
                        <a:prstGeom prst="rect">
                          <a:avLst/>
                        </a:prstGeom>
                        <a:solidFill>
                          <a:prstClr val="white"/>
                        </a:solidFill>
                        <a:ln>
                          <a:noFill/>
                        </a:ln>
                      </wps:spPr>
                      <wps:txbx>
                        <w:txbxContent>
                          <w:p w14:paraId="7FBDDD0F" w14:textId="17ACFACE" w:rsidR="00AA6268" w:rsidRPr="004F5CB2" w:rsidRDefault="00AA6268" w:rsidP="00AA6268">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5</w:t>
                            </w:r>
                            <w:r w:rsidR="007D7AEA">
                              <w:fldChar w:fldCharType="end"/>
                            </w:r>
                            <w:r>
                              <w:t>: EKS Access using NATGW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74F06" id="_x0000_s1030" type="#_x0000_t202" style="position:absolute;margin-left:284.75pt;margin-top:130pt;width:168.7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RqEGgIAAD8EAAAOAAAAZHJzL2Uyb0RvYy54bWysU8Fu2zAMvQ/YPwi6L06yrNi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" stroked="f">
                <v:textbox style="mso-fit-shape-to-text:t" inset="0,0,0,0">
                  <w:txbxContent>
                    <w:p w14:paraId="7FBDDD0F" w14:textId="17ACFACE" w:rsidR="00AA6268" w:rsidRPr="004F5CB2" w:rsidRDefault="00AA6268" w:rsidP="00AA6268">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5</w:t>
                      </w:r>
                      <w:r w:rsidR="007D7AEA">
                        <w:fldChar w:fldCharType="end"/>
                      </w:r>
                      <w:r>
                        <w:t>: EKS Access using NATGW</w:t>
                      </w:r>
                    </w:p>
                  </w:txbxContent>
                </v:textbox>
                <w10:wrap type="tight"/>
              </v:shape>
            </w:pict>
          </mc:Fallback>
        </mc:AlternateContent>
      </w:r>
      <w:r w:rsidR="008E3959" w:rsidRPr="008E3959">
        <w:rPr>
          <w:rStyle w:val="Emphasis"/>
          <w:b/>
          <w:bCs/>
          <w:i w:val="0"/>
          <w:iCs w:val="0"/>
        </w:rPr>
        <w:t xml:space="preserve">Egress: </w:t>
      </w:r>
      <w:r w:rsidR="00A6612F">
        <w:rPr>
          <w:rStyle w:val="Emphasis"/>
          <w:i w:val="0"/>
          <w:iCs w:val="0"/>
        </w:rPr>
        <w:t>For access to resource</w:t>
      </w:r>
      <w:r w:rsidR="00E00506">
        <w:rPr>
          <w:rStyle w:val="Emphasis"/>
          <w:i w:val="0"/>
          <w:iCs w:val="0"/>
        </w:rPr>
        <w:t>s</w:t>
      </w:r>
      <w:r w:rsidR="00A6612F">
        <w:rPr>
          <w:rStyle w:val="Emphasis"/>
          <w:i w:val="0"/>
          <w:iCs w:val="0"/>
        </w:rPr>
        <w:t xml:space="preserve"> outside the VPC, a NAT Gateway is deployed on a routable subnet in each availability zone.  The route table of the </w:t>
      </w:r>
      <w:r w:rsidR="00572A79">
        <w:rPr>
          <w:rStyle w:val="Emphasis"/>
          <w:i w:val="0"/>
          <w:iCs w:val="0"/>
        </w:rPr>
        <w:t>EKS Subnets are modified to use the NAT Gateway as the route to all resources outside the VPC.</w:t>
      </w:r>
      <w:r w:rsidR="009F1DB0">
        <w:rPr>
          <w:rStyle w:val="Emphasis"/>
          <w:i w:val="0"/>
          <w:iCs w:val="0"/>
        </w:rPr>
        <w:t xml:space="preserve">  </w:t>
      </w:r>
      <w:r w:rsidR="0016359F">
        <w:rPr>
          <w:rStyle w:val="Emphasis"/>
          <w:i w:val="0"/>
          <w:iCs w:val="0"/>
        </w:rPr>
        <w:t xml:space="preserve">With the routes in place, all traffic destined to the Aegon network </w:t>
      </w:r>
      <w:r w:rsidR="008E3959">
        <w:rPr>
          <w:rStyle w:val="Emphasis"/>
          <w:i w:val="0"/>
          <w:iCs w:val="0"/>
        </w:rPr>
        <w:t xml:space="preserve">(or Internet) </w:t>
      </w:r>
      <w:r w:rsidR="0016359F">
        <w:rPr>
          <w:rStyle w:val="Emphasis"/>
          <w:i w:val="0"/>
          <w:iCs w:val="0"/>
        </w:rPr>
        <w:t xml:space="preserve">is NATed to the NAT Gateway IP Address.  </w:t>
      </w:r>
      <w:r w:rsidR="009F1DB0">
        <w:rPr>
          <w:rStyle w:val="Emphasis"/>
          <w:i w:val="0"/>
          <w:iCs w:val="0"/>
        </w:rPr>
        <w:t xml:space="preserve">When </w:t>
      </w:r>
      <w:r w:rsidR="00646D0D">
        <w:rPr>
          <w:rStyle w:val="Emphasis"/>
          <w:i w:val="0"/>
          <w:iCs w:val="0"/>
        </w:rPr>
        <w:t xml:space="preserve">all </w:t>
      </w:r>
      <w:r w:rsidR="009F1DB0">
        <w:rPr>
          <w:rStyle w:val="Emphasis"/>
          <w:i w:val="0"/>
          <w:iCs w:val="0"/>
        </w:rPr>
        <w:t>these resources are in place the EKS resource</w:t>
      </w:r>
      <w:r w:rsidR="00646D0D">
        <w:rPr>
          <w:rStyle w:val="Emphasis"/>
          <w:i w:val="0"/>
          <w:iCs w:val="0"/>
        </w:rPr>
        <w:t>s</w:t>
      </w:r>
      <w:r w:rsidR="009F1DB0">
        <w:rPr>
          <w:rStyle w:val="Emphasis"/>
          <w:i w:val="0"/>
          <w:iCs w:val="0"/>
        </w:rPr>
        <w:t xml:space="preserve"> can </w:t>
      </w:r>
      <w:r w:rsidR="00C23CA6">
        <w:rPr>
          <w:rStyle w:val="Emphasis"/>
          <w:i w:val="0"/>
          <w:iCs w:val="0"/>
        </w:rPr>
        <w:t xml:space="preserve">route over the Aegon network where segmentation policies can be applied to </w:t>
      </w:r>
      <w:r w:rsidR="00646D0D">
        <w:rPr>
          <w:rStyle w:val="Emphasis"/>
          <w:i w:val="0"/>
          <w:iCs w:val="0"/>
        </w:rPr>
        <w:t xml:space="preserve">the NAT Gateways </w:t>
      </w:r>
      <w:r w:rsidR="00D17B45">
        <w:rPr>
          <w:rStyle w:val="Emphasis"/>
          <w:i w:val="0"/>
          <w:iCs w:val="0"/>
        </w:rPr>
        <w:t>to</w:t>
      </w:r>
      <w:r w:rsidR="00646D0D">
        <w:rPr>
          <w:rStyle w:val="Emphasis"/>
          <w:i w:val="0"/>
          <w:iCs w:val="0"/>
        </w:rPr>
        <w:t xml:space="preserve"> inspect/</w:t>
      </w:r>
      <w:r w:rsidR="00C23CA6">
        <w:rPr>
          <w:rStyle w:val="Emphasis"/>
          <w:i w:val="0"/>
          <w:iCs w:val="0"/>
        </w:rPr>
        <w:t>restrict access as necessary</w:t>
      </w:r>
      <w:r w:rsidR="0016359F">
        <w:rPr>
          <w:rStyle w:val="Emphasis"/>
          <w:i w:val="0"/>
          <w:iCs w:val="0"/>
        </w:rPr>
        <w:t>.</w:t>
      </w:r>
      <w:r w:rsidR="007717AA" w:rsidRPr="007717AA">
        <w:rPr>
          <w:noProof/>
        </w:rPr>
        <w:t xml:space="preserve"> </w:t>
      </w:r>
    </w:p>
    <w:p w14:paraId="1302BBFB" w14:textId="5AAF21C8" w:rsidR="00AA6268" w:rsidRDefault="00AA6268" w:rsidP="001C3DDD">
      <w:pPr>
        <w:rPr>
          <w:noProof/>
        </w:rPr>
      </w:pPr>
    </w:p>
    <w:p w14:paraId="31446C63" w14:textId="5830BF26" w:rsidR="00AA6268" w:rsidRDefault="00323702" w:rsidP="001C3DDD">
      <w:pPr>
        <w:rPr>
          <w:rStyle w:val="Emphasis"/>
          <w:i w:val="0"/>
          <w:iCs w:val="0"/>
        </w:rPr>
      </w:pPr>
      <w:r w:rsidRPr="00AA6268">
        <w:rPr>
          <w:rStyle w:val="Emphasis"/>
          <w:i w:val="0"/>
          <w:iCs w:val="0"/>
          <w:noProof/>
        </w:rPr>
        <w:drawing>
          <wp:anchor distT="0" distB="0" distL="114300" distR="114300" simplePos="0" relativeHeight="251658243" behindDoc="1" locked="0" layoutInCell="1" allowOverlap="1" wp14:anchorId="7522C4D2" wp14:editId="3FDE6865">
            <wp:simplePos x="0" y="0"/>
            <wp:positionH relativeFrom="margin">
              <wp:posOffset>0</wp:posOffset>
            </wp:positionH>
            <wp:positionV relativeFrom="paragraph">
              <wp:posOffset>183477</wp:posOffset>
            </wp:positionV>
            <wp:extent cx="2063750" cy="1889760"/>
            <wp:effectExtent l="0" t="0" r="0" b="0"/>
            <wp:wrapTight wrapText="bothSides">
              <wp:wrapPolygon edited="0">
                <wp:start x="0" y="0"/>
                <wp:lineTo x="0" y="21339"/>
                <wp:lineTo x="21334" y="21339"/>
                <wp:lineTo x="21334" y="0"/>
                <wp:lineTo x="0" y="0"/>
              </wp:wrapPolygon>
            </wp:wrapTight>
            <wp:docPr id="1863526423"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26423" name="Picture 1" descr="A diagram of a network&#10;&#10;Description automatically generated"/>
                    <pic:cNvPicPr/>
                  </pic:nvPicPr>
                  <pic:blipFill>
                    <a:blip r:embed="rId25"/>
                    <a:stretch>
                      <a:fillRect/>
                    </a:stretch>
                  </pic:blipFill>
                  <pic:spPr>
                    <a:xfrm>
                      <a:off x="0" y="0"/>
                      <a:ext cx="2063750" cy="1889760"/>
                    </a:xfrm>
                    <a:prstGeom prst="rect">
                      <a:avLst/>
                    </a:prstGeom>
                  </pic:spPr>
                </pic:pic>
              </a:graphicData>
            </a:graphic>
            <wp14:sizeRelH relativeFrom="page">
              <wp14:pctWidth>0</wp14:pctWidth>
            </wp14:sizeRelH>
            <wp14:sizeRelV relativeFrom="page">
              <wp14:pctHeight>0</wp14:pctHeight>
            </wp14:sizeRelV>
          </wp:anchor>
        </w:drawing>
      </w:r>
    </w:p>
    <w:p w14:paraId="4BE0D338" w14:textId="3FB9C32B" w:rsidR="00AA6268" w:rsidRDefault="00AA6268" w:rsidP="001C3DDD">
      <w:pPr>
        <w:rPr>
          <w:rStyle w:val="Emphasis"/>
          <w:i w:val="0"/>
          <w:iCs w:val="0"/>
        </w:rPr>
      </w:pPr>
    </w:p>
    <w:p w14:paraId="3B313452" w14:textId="0A2C1FF2" w:rsidR="00323702" w:rsidRDefault="00323702" w:rsidP="001C3DDD">
      <w:pPr>
        <w:rPr>
          <w:rStyle w:val="Emphasis"/>
          <w:i w:val="0"/>
          <w:iCs w:val="0"/>
        </w:rPr>
      </w:pPr>
    </w:p>
    <w:p w14:paraId="4E7E49C6" w14:textId="723BA099" w:rsidR="002A2FD5" w:rsidRDefault="008E3959" w:rsidP="001C3DDD">
      <w:pPr>
        <w:rPr>
          <w:rStyle w:val="Emphasis"/>
          <w:i w:val="0"/>
          <w:iCs w:val="0"/>
        </w:rPr>
      </w:pPr>
      <w:r w:rsidRPr="008E3959">
        <w:rPr>
          <w:rStyle w:val="Emphasis"/>
          <w:b/>
          <w:bCs/>
          <w:i w:val="0"/>
          <w:iCs w:val="0"/>
        </w:rPr>
        <w:t>Ingress</w:t>
      </w:r>
      <w:r>
        <w:rPr>
          <w:rStyle w:val="Emphasis"/>
          <w:i w:val="0"/>
          <w:iCs w:val="0"/>
        </w:rPr>
        <w:t xml:space="preserve">: </w:t>
      </w:r>
      <w:r w:rsidR="002A2FD5">
        <w:rPr>
          <w:rStyle w:val="Emphasis"/>
          <w:i w:val="0"/>
          <w:iCs w:val="0"/>
        </w:rPr>
        <w:t xml:space="preserve">For access </w:t>
      </w:r>
      <w:r w:rsidR="004D7E8C">
        <w:rPr>
          <w:rStyle w:val="Emphasis"/>
          <w:i w:val="0"/>
          <w:iCs w:val="0"/>
        </w:rPr>
        <w:t>from resources outside the VPC to the applications hosted in the EK</w:t>
      </w:r>
      <w:r w:rsidR="00ED6911">
        <w:rPr>
          <w:rStyle w:val="Emphasis"/>
          <w:i w:val="0"/>
          <w:iCs w:val="0"/>
        </w:rPr>
        <w:t>S</w:t>
      </w:r>
      <w:r w:rsidR="004D7E8C">
        <w:rPr>
          <w:rStyle w:val="Emphasis"/>
          <w:i w:val="0"/>
          <w:iCs w:val="0"/>
        </w:rPr>
        <w:t xml:space="preserve"> cluster a</w:t>
      </w:r>
      <w:r w:rsidR="00ED6911">
        <w:rPr>
          <w:rStyle w:val="Emphasis"/>
          <w:i w:val="0"/>
          <w:iCs w:val="0"/>
        </w:rPr>
        <w:t>n</w:t>
      </w:r>
      <w:r w:rsidR="004D7E8C">
        <w:rPr>
          <w:rStyle w:val="Emphasis"/>
          <w:i w:val="0"/>
          <w:iCs w:val="0"/>
        </w:rPr>
        <w:t xml:space="preserve"> Application Load Balancer is installed with a</w:t>
      </w:r>
      <w:r w:rsidR="005B67E4">
        <w:rPr>
          <w:rStyle w:val="Emphasis"/>
          <w:i w:val="0"/>
          <w:iCs w:val="0"/>
        </w:rPr>
        <w:t xml:space="preserve">n ENI on a routable subnet in each availability zone.  This </w:t>
      </w:r>
      <w:r w:rsidR="005A7DB9">
        <w:rPr>
          <w:rStyle w:val="Emphasis"/>
          <w:i w:val="0"/>
          <w:iCs w:val="0"/>
        </w:rPr>
        <w:t>E</w:t>
      </w:r>
      <w:r w:rsidR="005B67E4">
        <w:rPr>
          <w:rStyle w:val="Emphasis"/>
          <w:i w:val="0"/>
          <w:iCs w:val="0"/>
        </w:rPr>
        <w:t xml:space="preserve">LB can use any of the EKS resources as the “target” in the </w:t>
      </w:r>
      <w:r w:rsidR="005A7DB9">
        <w:rPr>
          <w:rStyle w:val="Emphasis"/>
          <w:i w:val="0"/>
          <w:iCs w:val="0"/>
        </w:rPr>
        <w:t>E</w:t>
      </w:r>
      <w:r w:rsidR="005B67E4">
        <w:rPr>
          <w:rStyle w:val="Emphasis"/>
          <w:i w:val="0"/>
          <w:iCs w:val="0"/>
        </w:rPr>
        <w:t xml:space="preserve">LB definition.  When the </w:t>
      </w:r>
      <w:r w:rsidR="0073501A">
        <w:rPr>
          <w:rStyle w:val="Emphasis"/>
          <w:i w:val="0"/>
          <w:iCs w:val="0"/>
        </w:rPr>
        <w:t>E</w:t>
      </w:r>
      <w:r w:rsidR="005B67E4">
        <w:rPr>
          <w:rStyle w:val="Emphasis"/>
          <w:i w:val="0"/>
          <w:iCs w:val="0"/>
        </w:rPr>
        <w:t xml:space="preserve">LB is in place and the targets are healthy, the EKS resources </w:t>
      </w:r>
      <w:r w:rsidR="00ED6911">
        <w:rPr>
          <w:rStyle w:val="Emphasis"/>
          <w:i w:val="0"/>
          <w:iCs w:val="0"/>
        </w:rPr>
        <w:t xml:space="preserve">(targets) </w:t>
      </w:r>
      <w:r w:rsidR="005B67E4">
        <w:rPr>
          <w:rStyle w:val="Emphasis"/>
          <w:i w:val="0"/>
          <w:iCs w:val="0"/>
        </w:rPr>
        <w:t xml:space="preserve">are reachable over the Aegon network where segmentation policies can be applied to the </w:t>
      </w:r>
      <w:r w:rsidR="0073501A">
        <w:rPr>
          <w:rStyle w:val="Emphasis"/>
          <w:i w:val="0"/>
          <w:iCs w:val="0"/>
        </w:rPr>
        <w:t>E</w:t>
      </w:r>
      <w:r w:rsidR="005B67E4">
        <w:rPr>
          <w:rStyle w:val="Emphasis"/>
          <w:i w:val="0"/>
          <w:iCs w:val="0"/>
        </w:rPr>
        <w:t>LB to inspect/restrict access as necessary.</w:t>
      </w:r>
    </w:p>
    <w:p w14:paraId="2C3B59D1" w14:textId="6122093E" w:rsidR="00D17B45" w:rsidRDefault="00323702" w:rsidP="001C3DDD">
      <w:pPr>
        <w:rPr>
          <w:rStyle w:val="Emphasis"/>
          <w:i w:val="0"/>
          <w:iCs w:val="0"/>
        </w:rPr>
      </w:pPr>
      <w:r>
        <w:rPr>
          <w:noProof/>
        </w:rPr>
        <mc:AlternateContent>
          <mc:Choice Requires="wps">
            <w:drawing>
              <wp:anchor distT="0" distB="0" distL="114300" distR="114300" simplePos="0" relativeHeight="251658245" behindDoc="1" locked="0" layoutInCell="1" allowOverlap="1" wp14:anchorId="33B4916F" wp14:editId="0C748313">
                <wp:simplePos x="0" y="0"/>
                <wp:positionH relativeFrom="column">
                  <wp:posOffset>68580</wp:posOffset>
                </wp:positionH>
                <wp:positionV relativeFrom="paragraph">
                  <wp:posOffset>78702</wp:posOffset>
                </wp:positionV>
                <wp:extent cx="2063750" cy="635"/>
                <wp:effectExtent l="0" t="0" r="0" b="0"/>
                <wp:wrapTight wrapText="bothSides">
                  <wp:wrapPolygon edited="0">
                    <wp:start x="0" y="0"/>
                    <wp:lineTo x="0" y="21600"/>
                    <wp:lineTo x="21600" y="21600"/>
                    <wp:lineTo x="21600" y="0"/>
                  </wp:wrapPolygon>
                </wp:wrapTight>
                <wp:docPr id="456622680" name="Text Box 1"/>
                <wp:cNvGraphicFramePr/>
                <a:graphic xmlns:a="http://schemas.openxmlformats.org/drawingml/2006/main">
                  <a:graphicData uri="http://schemas.microsoft.com/office/word/2010/wordprocessingShape">
                    <wps:wsp>
                      <wps:cNvSpPr txBox="1"/>
                      <wps:spPr>
                        <a:xfrm>
                          <a:off x="0" y="0"/>
                          <a:ext cx="2063750" cy="635"/>
                        </a:xfrm>
                        <a:prstGeom prst="rect">
                          <a:avLst/>
                        </a:prstGeom>
                        <a:solidFill>
                          <a:prstClr val="white"/>
                        </a:solidFill>
                        <a:ln>
                          <a:noFill/>
                        </a:ln>
                      </wps:spPr>
                      <wps:txbx>
                        <w:txbxContent>
                          <w:p w14:paraId="7DCE8874" w14:textId="5DAB574D" w:rsidR="00AA6268" w:rsidRPr="002168EA" w:rsidRDefault="00AA6268" w:rsidP="00AA6268">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6</w:t>
                            </w:r>
                            <w:r w:rsidR="007D7AEA">
                              <w:fldChar w:fldCharType="end"/>
                            </w:r>
                            <w:r>
                              <w:t xml:space="preserve">: EKS Access using </w:t>
                            </w:r>
                            <w:r w:rsidR="0073501A">
                              <w:t>E</w:t>
                            </w:r>
                            <w:r>
                              <w:t>LB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B4916F" id="_x0000_s1031" type="#_x0000_t202" style="position:absolute;margin-left:5.4pt;margin-top:6.2pt;width:162.5pt;height:.05pt;z-index:-2516582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AcqGAIAAD8EAAAOAAAAZHJzL2Uyb0RvYy54bWysU8Fu2zAMvQ/YPwi6L05SNBu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75dHHz8ZZCkmKLm9u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" stroked="f">
                <v:textbox style="mso-fit-shape-to-text:t" inset="0,0,0,0">
                  <w:txbxContent>
                    <w:p w14:paraId="7DCE8874" w14:textId="5DAB574D" w:rsidR="00AA6268" w:rsidRPr="002168EA" w:rsidRDefault="00AA6268" w:rsidP="00AA6268">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6</w:t>
                      </w:r>
                      <w:r w:rsidR="007D7AEA">
                        <w:fldChar w:fldCharType="end"/>
                      </w:r>
                      <w:r>
                        <w:t xml:space="preserve">: EKS Access using </w:t>
                      </w:r>
                      <w:r w:rsidR="0073501A">
                        <w:t>E</w:t>
                      </w:r>
                      <w:r>
                        <w:t>LB</w:t>
                      </w:r>
                    </w:p>
                  </w:txbxContent>
                </v:textbox>
                <w10:wrap type="tight"/>
              </v:shape>
            </w:pict>
          </mc:Fallback>
        </mc:AlternateContent>
      </w:r>
    </w:p>
    <w:p w14:paraId="0FDC6621" w14:textId="4AC4589A" w:rsidR="00AA6268" w:rsidRDefault="00AA6268" w:rsidP="001C3DDD">
      <w:pPr>
        <w:rPr>
          <w:rStyle w:val="Emphasis"/>
          <w:i w:val="0"/>
          <w:iCs w:val="0"/>
        </w:rPr>
      </w:pPr>
    </w:p>
    <w:p w14:paraId="3CC46D1D" w14:textId="77777777" w:rsidR="00AA6268" w:rsidRDefault="00AA6268" w:rsidP="001C3DDD">
      <w:pPr>
        <w:rPr>
          <w:rStyle w:val="Emphasis"/>
          <w:i w:val="0"/>
          <w:iCs w:val="0"/>
        </w:rPr>
      </w:pPr>
    </w:p>
    <w:p w14:paraId="0AA078CC" w14:textId="030F6E98" w:rsidR="001C3DDD" w:rsidRDefault="00D17B45" w:rsidP="001C3DDD">
      <w:pPr>
        <w:rPr>
          <w:rStyle w:val="Emphasis"/>
          <w:i w:val="0"/>
          <w:iCs w:val="0"/>
        </w:rPr>
      </w:pPr>
      <w:r>
        <w:rPr>
          <w:rStyle w:val="Emphasis"/>
          <w:i w:val="0"/>
          <w:iCs w:val="0"/>
        </w:rPr>
        <w:t>Consideration should still be given to th</w:t>
      </w:r>
      <w:r w:rsidR="001C3DDD">
        <w:rPr>
          <w:rStyle w:val="Emphasis"/>
          <w:i w:val="0"/>
          <w:iCs w:val="0"/>
        </w:rPr>
        <w:t>e accessibility of other resources in the VPC to the EKS environment</w:t>
      </w:r>
      <w:r w:rsidR="00A02C1F">
        <w:rPr>
          <w:rStyle w:val="Emphasis"/>
          <w:i w:val="0"/>
          <w:iCs w:val="0"/>
        </w:rPr>
        <w:t xml:space="preserve"> using the same controls document in the previous section: </w:t>
      </w:r>
      <w:r w:rsidR="00A02C1F" w:rsidRPr="00A02C1F">
        <w:rPr>
          <w:rStyle w:val="Emphasis"/>
          <w:i w:val="0"/>
          <w:iCs w:val="0"/>
          <w:u w:val="single"/>
        </w:rPr>
        <w:fldChar w:fldCharType="begin"/>
      </w:r>
      <w:r w:rsidR="00A02C1F" w:rsidRPr="00A02C1F">
        <w:rPr>
          <w:rStyle w:val="Emphasis"/>
          <w:i w:val="0"/>
          <w:iCs w:val="0"/>
          <w:u w:val="single"/>
        </w:rPr>
        <w:instrText xml:space="preserve"> REF _Ref165467396 \h  \* MERGEFORMAT </w:instrText>
      </w:r>
      <w:r w:rsidR="00A02C1F" w:rsidRPr="00A02C1F">
        <w:rPr>
          <w:rStyle w:val="Emphasis"/>
          <w:i w:val="0"/>
          <w:iCs w:val="0"/>
          <w:u w:val="single"/>
        </w:rPr>
      </w:r>
      <w:r w:rsidR="00A02C1F" w:rsidRPr="00A02C1F">
        <w:rPr>
          <w:rStyle w:val="Emphasis"/>
          <w:i w:val="0"/>
          <w:iCs w:val="0"/>
          <w:u w:val="single"/>
        </w:rPr>
        <w:fldChar w:fldCharType="separate"/>
      </w:r>
      <w:r w:rsidR="00A02C1F" w:rsidRPr="00A02C1F">
        <w:rPr>
          <w:rStyle w:val="Emphasis"/>
          <w:i w:val="0"/>
          <w:iCs w:val="0"/>
          <w:u w:val="single"/>
        </w:rPr>
        <w:t>Non-Routable Nodes and Containers Isolated to the VPC</w:t>
      </w:r>
      <w:r w:rsidR="00A02C1F" w:rsidRPr="00A02C1F">
        <w:rPr>
          <w:rStyle w:val="Emphasis"/>
          <w:i w:val="0"/>
          <w:iCs w:val="0"/>
          <w:u w:val="single"/>
        </w:rPr>
        <w:fldChar w:fldCharType="end"/>
      </w:r>
      <w:r w:rsidR="00A02C1F" w:rsidRPr="00A02C1F">
        <w:rPr>
          <w:rStyle w:val="Emphasis"/>
          <w:i w:val="0"/>
          <w:iCs w:val="0"/>
        </w:rPr>
        <w:t>.</w:t>
      </w:r>
    </w:p>
    <w:p w14:paraId="5D308072" w14:textId="77777777" w:rsidR="001C3DDD" w:rsidRDefault="001C3DDD" w:rsidP="00C37C29">
      <w:pPr>
        <w:ind w:left="720"/>
        <w:rPr>
          <w:rStyle w:val="Emphasis"/>
          <w:i w:val="0"/>
          <w:iCs w:val="0"/>
        </w:rPr>
      </w:pPr>
    </w:p>
    <w:p w14:paraId="1210B58D" w14:textId="77777777" w:rsidR="00C37C29" w:rsidRDefault="00C37C29" w:rsidP="00C37C29">
      <w:pPr>
        <w:ind w:left="720"/>
        <w:rPr>
          <w:rStyle w:val="Emphasis"/>
          <w:i w:val="0"/>
          <w:iCs w:val="0"/>
        </w:rPr>
      </w:pPr>
    </w:p>
    <w:p w14:paraId="6DC5C0E1" w14:textId="77777777" w:rsidR="00323702" w:rsidRDefault="00323702">
      <w:pPr>
        <w:suppressAutoHyphens w:val="0"/>
        <w:spacing w:after="200"/>
        <w:rPr>
          <w:rStyle w:val="Emphasis"/>
          <w:rFonts w:asciiTheme="majorHAnsi" w:eastAsiaTheme="majorEastAsia" w:hAnsiTheme="majorHAnsi" w:cstheme="majorBidi"/>
          <w:b/>
          <w:i w:val="0"/>
          <w:iCs w:val="0"/>
          <w:szCs w:val="24"/>
        </w:rPr>
      </w:pPr>
      <w:r>
        <w:rPr>
          <w:rStyle w:val="Emphasis"/>
          <w:i w:val="0"/>
          <w:iCs w:val="0"/>
        </w:rPr>
        <w:br w:type="page"/>
      </w:r>
    </w:p>
    <w:p w14:paraId="2611AAAE" w14:textId="0C888E3F" w:rsidR="00C37C29" w:rsidRPr="00154BB7" w:rsidRDefault="00C37C29" w:rsidP="00C37C29">
      <w:pPr>
        <w:pStyle w:val="Heading3"/>
        <w:rPr>
          <w:rStyle w:val="Emphasis"/>
          <w:i w:val="0"/>
          <w:iCs w:val="0"/>
        </w:rPr>
      </w:pPr>
      <w:bookmarkStart w:id="132" w:name="_Toc166063869"/>
      <w:bookmarkStart w:id="133" w:name="_Toc168572050"/>
      <w:r w:rsidRPr="00154BB7">
        <w:rPr>
          <w:rStyle w:val="Emphasis"/>
          <w:i w:val="0"/>
          <w:iCs w:val="0"/>
        </w:rPr>
        <w:lastRenderedPageBreak/>
        <w:t>Routable Nodes with non-routable containers</w:t>
      </w:r>
      <w:bookmarkEnd w:id="132"/>
      <w:bookmarkEnd w:id="133"/>
    </w:p>
    <w:p w14:paraId="122789D4" w14:textId="09C45B3A" w:rsidR="005B1A89" w:rsidRDefault="00CA3B91" w:rsidP="009F562B">
      <w:pPr>
        <w:rPr>
          <w:rStyle w:val="Emphasis"/>
          <w:i w:val="0"/>
          <w:iCs w:val="0"/>
        </w:rPr>
      </w:pPr>
      <w:r w:rsidRPr="00D1355C">
        <w:rPr>
          <w:rStyle w:val="Emphasis"/>
          <w:i w:val="0"/>
          <w:iCs w:val="0"/>
          <w:noProof/>
        </w:rPr>
        <w:drawing>
          <wp:anchor distT="0" distB="0" distL="114300" distR="114300" simplePos="0" relativeHeight="251658246" behindDoc="1" locked="0" layoutInCell="1" allowOverlap="1" wp14:anchorId="6E46618B" wp14:editId="68C89400">
            <wp:simplePos x="0" y="0"/>
            <wp:positionH relativeFrom="margin">
              <wp:posOffset>2955925</wp:posOffset>
            </wp:positionH>
            <wp:positionV relativeFrom="paragraph">
              <wp:posOffset>1892243</wp:posOffset>
            </wp:positionV>
            <wp:extent cx="2568493" cy="2128473"/>
            <wp:effectExtent l="0" t="0" r="3810" b="5715"/>
            <wp:wrapTight wrapText="bothSides">
              <wp:wrapPolygon edited="0">
                <wp:start x="0" y="0"/>
                <wp:lineTo x="0" y="21465"/>
                <wp:lineTo x="21472" y="21465"/>
                <wp:lineTo x="21472" y="0"/>
                <wp:lineTo x="0" y="0"/>
              </wp:wrapPolygon>
            </wp:wrapTight>
            <wp:docPr id="122976510" name="Picture 1" descr="A diagram of a private rout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6510" name="Picture 1" descr="A diagram of a private routtable&#10;&#10;Description automatically generated"/>
                    <pic:cNvPicPr/>
                  </pic:nvPicPr>
                  <pic:blipFill>
                    <a:blip r:embed="rId26"/>
                    <a:stretch>
                      <a:fillRect/>
                    </a:stretch>
                  </pic:blipFill>
                  <pic:spPr>
                    <a:xfrm>
                      <a:off x="0" y="0"/>
                      <a:ext cx="2568493" cy="2128473"/>
                    </a:xfrm>
                    <a:prstGeom prst="rect">
                      <a:avLst/>
                    </a:prstGeom>
                  </pic:spPr>
                </pic:pic>
              </a:graphicData>
            </a:graphic>
            <wp14:sizeRelH relativeFrom="page">
              <wp14:pctWidth>0</wp14:pctWidth>
            </wp14:sizeRelH>
            <wp14:sizeRelV relativeFrom="page">
              <wp14:pctHeight>0</wp14:pctHeight>
            </wp14:sizeRelV>
          </wp:anchor>
        </w:drawing>
      </w:r>
      <w:r w:rsidR="005B1A89">
        <w:rPr>
          <w:rStyle w:val="Emphasis"/>
          <w:i w:val="0"/>
          <w:iCs w:val="0"/>
        </w:rPr>
        <w:t xml:space="preserve">In this model, the EKS Worker Nodes are installed on </w:t>
      </w:r>
      <w:r w:rsidR="00E31CA4">
        <w:rPr>
          <w:rStyle w:val="Emphasis"/>
          <w:i w:val="0"/>
          <w:iCs w:val="0"/>
        </w:rPr>
        <w:t xml:space="preserve">private, routable subnets and are reachable to/from the Aegon </w:t>
      </w:r>
      <w:r w:rsidR="006F4744">
        <w:rPr>
          <w:rStyle w:val="Emphasis"/>
          <w:i w:val="0"/>
          <w:iCs w:val="0"/>
        </w:rPr>
        <w:t>network if</w:t>
      </w:r>
      <w:r w:rsidR="00E31CA4">
        <w:rPr>
          <w:rStyle w:val="Emphasis"/>
          <w:i w:val="0"/>
          <w:iCs w:val="0"/>
        </w:rPr>
        <w:t xml:space="preserve"> the proper segmentation policies are </w:t>
      </w:r>
      <w:r w:rsidR="004762C3">
        <w:rPr>
          <w:rStyle w:val="Emphasis"/>
          <w:i w:val="0"/>
          <w:iCs w:val="0"/>
        </w:rPr>
        <w:t xml:space="preserve">implemented.  The </w:t>
      </w:r>
      <w:r w:rsidR="005B1A89">
        <w:rPr>
          <w:rStyle w:val="Emphasis"/>
          <w:i w:val="0"/>
          <w:iCs w:val="0"/>
        </w:rPr>
        <w:t>Containers</w:t>
      </w:r>
      <w:r w:rsidR="004762C3">
        <w:rPr>
          <w:rStyle w:val="Emphasis"/>
          <w:i w:val="0"/>
          <w:iCs w:val="0"/>
        </w:rPr>
        <w:t xml:space="preserve">, however, </w:t>
      </w:r>
      <w:r w:rsidR="005B1A89">
        <w:rPr>
          <w:rStyle w:val="Emphasis"/>
          <w:i w:val="0"/>
          <w:iCs w:val="0"/>
        </w:rPr>
        <w:t>are installed on private</w:t>
      </w:r>
      <w:r w:rsidR="004762C3">
        <w:rPr>
          <w:rStyle w:val="Emphasis"/>
          <w:i w:val="0"/>
          <w:iCs w:val="0"/>
        </w:rPr>
        <w:t>, non-routable</w:t>
      </w:r>
      <w:r w:rsidR="005B1A89">
        <w:rPr>
          <w:rStyle w:val="Emphasis"/>
          <w:i w:val="0"/>
          <w:iCs w:val="0"/>
        </w:rPr>
        <w:t xml:space="preserve"> subnets as in the previous </w:t>
      </w:r>
      <w:r w:rsidR="004762C3">
        <w:rPr>
          <w:rStyle w:val="Emphasis"/>
          <w:i w:val="0"/>
          <w:iCs w:val="0"/>
        </w:rPr>
        <w:t xml:space="preserve">two </w:t>
      </w:r>
      <w:r w:rsidR="005B1A89">
        <w:rPr>
          <w:rStyle w:val="Emphasis"/>
          <w:i w:val="0"/>
          <w:iCs w:val="0"/>
        </w:rPr>
        <w:t>example</w:t>
      </w:r>
      <w:r w:rsidR="004762C3">
        <w:rPr>
          <w:rStyle w:val="Emphasis"/>
          <w:i w:val="0"/>
          <w:iCs w:val="0"/>
        </w:rPr>
        <w:t>s</w:t>
      </w:r>
      <w:r w:rsidR="005B1A89">
        <w:rPr>
          <w:rStyle w:val="Emphasis"/>
          <w:i w:val="0"/>
          <w:iCs w:val="0"/>
        </w:rPr>
        <w:t xml:space="preserve">.  </w:t>
      </w:r>
      <w:r w:rsidR="005D6C01">
        <w:rPr>
          <w:rStyle w:val="Emphasis"/>
          <w:i w:val="0"/>
          <w:iCs w:val="0"/>
        </w:rPr>
        <w:t xml:space="preserve">The node has two ENIs in this model, with one ENI associated with each of the two subnets in the AZ. </w:t>
      </w:r>
      <w:r w:rsidR="005B1A89">
        <w:rPr>
          <w:rStyle w:val="Emphasis"/>
          <w:i w:val="0"/>
          <w:iCs w:val="0"/>
        </w:rPr>
        <w:t>The</w:t>
      </w:r>
      <w:r w:rsidR="00F16B7F">
        <w:rPr>
          <w:rStyle w:val="Emphasis"/>
          <w:i w:val="0"/>
          <w:iCs w:val="0"/>
        </w:rPr>
        <w:t xml:space="preserve"> container</w:t>
      </w:r>
      <w:r w:rsidR="005B1A89">
        <w:rPr>
          <w:rStyle w:val="Emphasis"/>
          <w:i w:val="0"/>
          <w:iCs w:val="0"/>
        </w:rPr>
        <w:t xml:space="preserve"> resources are isolated </w:t>
      </w:r>
      <w:r w:rsidR="708B278C" w:rsidRPr="5655C0E2">
        <w:rPr>
          <w:rStyle w:val="Emphasis"/>
          <w:i w:val="0"/>
          <w:iCs w:val="0"/>
        </w:rPr>
        <w:t>from</w:t>
      </w:r>
      <w:r w:rsidR="005B1A89">
        <w:rPr>
          <w:rStyle w:val="Emphasis"/>
          <w:i w:val="0"/>
          <w:iCs w:val="0"/>
        </w:rPr>
        <w:t xml:space="preserve"> the VPC where the cluster is deployed.  Other than AWS resources reachable over VPC Endpoints, these resources cannot reach any resources outside the VPC </w:t>
      </w:r>
      <w:r w:rsidR="005B1A89" w:rsidRPr="008C30BB">
        <w:rPr>
          <w:rStyle w:val="Emphasis"/>
          <w:b/>
          <w:bCs/>
          <w:i w:val="0"/>
          <w:iCs w:val="0"/>
        </w:rPr>
        <w:t>directly</w:t>
      </w:r>
      <w:r w:rsidR="005B1A89">
        <w:rPr>
          <w:rStyle w:val="Emphasis"/>
          <w:i w:val="0"/>
          <w:iCs w:val="0"/>
        </w:rPr>
        <w:t xml:space="preserve">.  This model, </w:t>
      </w:r>
      <w:r w:rsidR="00BF591B">
        <w:rPr>
          <w:rStyle w:val="Emphasis"/>
          <w:i w:val="0"/>
          <w:iCs w:val="0"/>
        </w:rPr>
        <w:t>like the previous model</w:t>
      </w:r>
      <w:r w:rsidR="005B1A89">
        <w:rPr>
          <w:rStyle w:val="Emphasis"/>
          <w:i w:val="0"/>
          <w:iCs w:val="0"/>
        </w:rPr>
        <w:t>, offer</w:t>
      </w:r>
      <w:r w:rsidR="00296BDF">
        <w:rPr>
          <w:rStyle w:val="Emphasis"/>
          <w:i w:val="0"/>
          <w:iCs w:val="0"/>
        </w:rPr>
        <w:t>s</w:t>
      </w:r>
      <w:r w:rsidR="005B1A89">
        <w:rPr>
          <w:rStyle w:val="Emphasis"/>
          <w:i w:val="0"/>
          <w:iCs w:val="0"/>
        </w:rPr>
        <w:t xml:space="preserve"> the ability to allow communication to/from other Aegon networks</w:t>
      </w:r>
      <w:r w:rsidR="00BF591B">
        <w:rPr>
          <w:rStyle w:val="Emphasis"/>
          <w:i w:val="0"/>
          <w:iCs w:val="0"/>
        </w:rPr>
        <w:t xml:space="preserve"> for the isolated containers</w:t>
      </w:r>
      <w:r w:rsidR="005B1A89">
        <w:rPr>
          <w:rStyle w:val="Emphasis"/>
          <w:i w:val="0"/>
          <w:iCs w:val="0"/>
        </w:rPr>
        <w:t>.  In this model we deploy two separate network resources to facilitate communication</w:t>
      </w:r>
      <w:r w:rsidR="00F16B7F">
        <w:rPr>
          <w:rStyle w:val="Emphasis"/>
          <w:i w:val="0"/>
          <w:iCs w:val="0"/>
        </w:rPr>
        <w:t xml:space="preserve"> for the containers</w:t>
      </w:r>
      <w:r w:rsidR="005B1A89">
        <w:rPr>
          <w:rStyle w:val="Emphasis"/>
          <w:i w:val="0"/>
          <w:iCs w:val="0"/>
        </w:rPr>
        <w:t>.</w:t>
      </w:r>
      <w:r w:rsidR="008749E9">
        <w:rPr>
          <w:rStyle w:val="Emphasis"/>
          <w:i w:val="0"/>
          <w:iCs w:val="0"/>
        </w:rPr>
        <w:t xml:space="preserve">  Communication to/from the containers is the same as </w:t>
      </w:r>
      <w:r w:rsidR="00670861">
        <w:rPr>
          <w:rStyle w:val="Emphasis"/>
          <w:i w:val="0"/>
          <w:iCs w:val="0"/>
        </w:rPr>
        <w:t xml:space="preserve">documented in the previous section: </w:t>
      </w:r>
      <w:r w:rsidR="004D6ED1" w:rsidRPr="004D6ED1">
        <w:rPr>
          <w:rStyle w:val="Emphasis"/>
          <w:i w:val="0"/>
          <w:iCs w:val="0"/>
          <w:u w:val="single"/>
        </w:rPr>
        <w:fldChar w:fldCharType="begin"/>
      </w:r>
      <w:r w:rsidR="004D6ED1" w:rsidRPr="004D6ED1">
        <w:rPr>
          <w:rStyle w:val="Emphasis"/>
          <w:i w:val="0"/>
          <w:iCs w:val="0"/>
          <w:u w:val="single"/>
        </w:rPr>
        <w:instrText xml:space="preserve"> REF _Ref165546348 \h </w:instrText>
      </w:r>
      <w:r w:rsidR="004D6ED1">
        <w:rPr>
          <w:rStyle w:val="Emphasis"/>
          <w:i w:val="0"/>
          <w:iCs w:val="0"/>
          <w:u w:val="single"/>
        </w:rPr>
        <w:instrText xml:space="preserve"> \* MERGEFORMAT </w:instrText>
      </w:r>
      <w:r w:rsidR="004D6ED1" w:rsidRPr="004D6ED1">
        <w:rPr>
          <w:rStyle w:val="Emphasis"/>
          <w:i w:val="0"/>
          <w:iCs w:val="0"/>
          <w:u w:val="single"/>
        </w:rPr>
      </w:r>
      <w:r w:rsidR="004D6ED1" w:rsidRPr="004D6ED1">
        <w:rPr>
          <w:rStyle w:val="Emphasis"/>
          <w:i w:val="0"/>
          <w:iCs w:val="0"/>
          <w:u w:val="single"/>
        </w:rPr>
        <w:fldChar w:fldCharType="separate"/>
      </w:r>
      <w:r w:rsidR="004D6ED1" w:rsidRPr="004D6ED1">
        <w:rPr>
          <w:rStyle w:val="Emphasis"/>
          <w:i w:val="0"/>
          <w:iCs w:val="0"/>
          <w:u w:val="single"/>
        </w:rPr>
        <w:t>Non-Routable Nodes and Containers with controlled access outside the VPC</w:t>
      </w:r>
      <w:r w:rsidR="004D6ED1" w:rsidRPr="004D6ED1">
        <w:rPr>
          <w:rStyle w:val="Emphasis"/>
          <w:i w:val="0"/>
          <w:iCs w:val="0"/>
          <w:u w:val="single"/>
        </w:rPr>
        <w:fldChar w:fldCharType="end"/>
      </w:r>
      <w:r w:rsidR="004D6ED1" w:rsidRPr="004D6ED1">
        <w:rPr>
          <w:rStyle w:val="Emphasis"/>
          <w:i w:val="0"/>
          <w:iCs w:val="0"/>
        </w:rPr>
        <w:t>.</w:t>
      </w:r>
    </w:p>
    <w:p w14:paraId="3ECD9F59" w14:textId="56CD5FD0" w:rsidR="005B1A89" w:rsidRDefault="005B1A89" w:rsidP="00C37C29">
      <w:pPr>
        <w:ind w:left="720"/>
        <w:rPr>
          <w:rStyle w:val="Emphasis"/>
          <w:i w:val="0"/>
          <w:iCs w:val="0"/>
        </w:rPr>
      </w:pPr>
    </w:p>
    <w:p w14:paraId="6B0459E7" w14:textId="4471E099" w:rsidR="00E00506" w:rsidRDefault="00E00506" w:rsidP="00E00506">
      <w:pPr>
        <w:rPr>
          <w:noProof/>
        </w:rPr>
      </w:pPr>
      <w:r>
        <w:rPr>
          <w:rStyle w:val="Emphasis"/>
          <w:b/>
          <w:bCs/>
          <w:i w:val="0"/>
          <w:iCs w:val="0"/>
        </w:rPr>
        <w:t xml:space="preserve">Node </w:t>
      </w:r>
      <w:r w:rsidRPr="008E3959">
        <w:rPr>
          <w:rStyle w:val="Emphasis"/>
          <w:b/>
          <w:bCs/>
          <w:i w:val="0"/>
          <w:iCs w:val="0"/>
        </w:rPr>
        <w:t xml:space="preserve">Egress: </w:t>
      </w:r>
      <w:r>
        <w:rPr>
          <w:rStyle w:val="Emphasis"/>
          <w:i w:val="0"/>
          <w:iCs w:val="0"/>
        </w:rPr>
        <w:t xml:space="preserve">For node (EC2) access to resources outside the VPC, </w:t>
      </w:r>
      <w:r w:rsidR="00545F82">
        <w:rPr>
          <w:rStyle w:val="Emphasis"/>
          <w:i w:val="0"/>
          <w:iCs w:val="0"/>
        </w:rPr>
        <w:t>native routing in the VPC is us</w:t>
      </w:r>
      <w:r w:rsidR="00A908CD">
        <w:rPr>
          <w:rStyle w:val="Emphasis"/>
          <w:i w:val="0"/>
          <w:iCs w:val="0"/>
        </w:rPr>
        <w:t>e</w:t>
      </w:r>
      <w:r w:rsidR="00545F82">
        <w:rPr>
          <w:rStyle w:val="Emphasis"/>
          <w:i w:val="0"/>
          <w:iCs w:val="0"/>
        </w:rPr>
        <w:t>d.  Since the node is on a routable subnet, the route table of the subnet knows about the rest of the Aegon network and Internet.  Therefore, the node can route traffic</w:t>
      </w:r>
      <w:r w:rsidR="00302B55">
        <w:rPr>
          <w:rStyle w:val="Emphasis"/>
          <w:i w:val="0"/>
          <w:iCs w:val="0"/>
        </w:rPr>
        <w:t xml:space="preserve"> without the need for an intermediary device, like a NAT Gateway. Normal network segmentation policies apply to traffic leaving the VPC. </w:t>
      </w:r>
      <w:r w:rsidRPr="007717AA">
        <w:rPr>
          <w:noProof/>
        </w:rPr>
        <w:t xml:space="preserve"> </w:t>
      </w:r>
    </w:p>
    <w:p w14:paraId="20F9E99B" w14:textId="44701518" w:rsidR="00E00506" w:rsidRDefault="00E00506" w:rsidP="00E00506">
      <w:pPr>
        <w:rPr>
          <w:noProof/>
        </w:rPr>
      </w:pPr>
    </w:p>
    <w:p w14:paraId="2E83AE5C" w14:textId="1AE6137C" w:rsidR="00E00506" w:rsidRDefault="00CA3B91" w:rsidP="00E00506">
      <w:pPr>
        <w:rPr>
          <w:rStyle w:val="Emphasis"/>
          <w:i w:val="0"/>
          <w:iCs w:val="0"/>
        </w:rPr>
      </w:pPr>
      <w:r>
        <w:rPr>
          <w:noProof/>
        </w:rPr>
        <mc:AlternateContent>
          <mc:Choice Requires="wps">
            <w:drawing>
              <wp:anchor distT="0" distB="0" distL="114300" distR="114300" simplePos="0" relativeHeight="251658248" behindDoc="1" locked="0" layoutInCell="1" allowOverlap="1" wp14:anchorId="6F349A43" wp14:editId="1E410D9B">
                <wp:simplePos x="0" y="0"/>
                <wp:positionH relativeFrom="margin">
                  <wp:posOffset>2750185</wp:posOffset>
                </wp:positionH>
                <wp:positionV relativeFrom="paragraph">
                  <wp:posOffset>99638</wp:posOffset>
                </wp:positionV>
                <wp:extent cx="3004185" cy="635"/>
                <wp:effectExtent l="0" t="0" r="5715" b="8255"/>
                <wp:wrapTight wrapText="bothSides">
                  <wp:wrapPolygon edited="0">
                    <wp:start x="0" y="0"/>
                    <wp:lineTo x="0" y="20698"/>
                    <wp:lineTo x="21504" y="20698"/>
                    <wp:lineTo x="21504" y="0"/>
                    <wp:lineTo x="0" y="0"/>
                  </wp:wrapPolygon>
                </wp:wrapTight>
                <wp:docPr id="1361666277" name="Text Box 1"/>
                <wp:cNvGraphicFramePr/>
                <a:graphic xmlns:a="http://schemas.openxmlformats.org/drawingml/2006/main">
                  <a:graphicData uri="http://schemas.microsoft.com/office/word/2010/wordprocessingShape">
                    <wps:wsp>
                      <wps:cNvSpPr txBox="1"/>
                      <wps:spPr>
                        <a:xfrm>
                          <a:off x="0" y="0"/>
                          <a:ext cx="3004185" cy="635"/>
                        </a:xfrm>
                        <a:prstGeom prst="rect">
                          <a:avLst/>
                        </a:prstGeom>
                        <a:solidFill>
                          <a:prstClr val="white"/>
                        </a:solidFill>
                        <a:ln>
                          <a:noFill/>
                        </a:ln>
                      </wps:spPr>
                      <wps:txbx>
                        <w:txbxContent>
                          <w:p w14:paraId="04C9EF84" w14:textId="08BC7271" w:rsidR="00EA7EDA" w:rsidRPr="00DB686F" w:rsidRDefault="00EA7EDA" w:rsidP="00EA7EDA">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7</w:t>
                            </w:r>
                            <w:r w:rsidR="007D7AEA">
                              <w:fldChar w:fldCharType="end"/>
                            </w:r>
                            <w:r>
                              <w:t>: EKS Node access to resources outside the VPC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349A43" id="_x0000_s1032" type="#_x0000_t202" style="position:absolute;margin-left:216.55pt;margin-top:7.85pt;width:236.55pt;height:.05pt;z-index:-251658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" stroked="f">
                <v:textbox style="mso-fit-shape-to-text:t" inset="0,0,0,0">
                  <w:txbxContent>
                    <w:p w14:paraId="04C9EF84" w14:textId="08BC7271" w:rsidR="00EA7EDA" w:rsidRPr="00DB686F" w:rsidRDefault="00EA7EDA" w:rsidP="00EA7EDA">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7</w:t>
                      </w:r>
                      <w:r w:rsidR="007D7AEA">
                        <w:fldChar w:fldCharType="end"/>
                      </w:r>
                      <w:r>
                        <w:t>: EKS Node access to resources outside the VPC</w:t>
                      </w:r>
                    </w:p>
                  </w:txbxContent>
                </v:textbox>
                <w10:wrap type="tight" anchorx="margin"/>
              </v:shape>
            </w:pict>
          </mc:Fallback>
        </mc:AlternateContent>
      </w:r>
      <w:r w:rsidR="00EA7EDA" w:rsidRPr="00EA7EDA">
        <w:rPr>
          <w:noProof/>
        </w:rPr>
        <w:t xml:space="preserve"> </w:t>
      </w:r>
    </w:p>
    <w:p w14:paraId="7C163616" w14:textId="44955465" w:rsidR="00EA7EDA" w:rsidRDefault="00EA7EDA" w:rsidP="00E00506">
      <w:pPr>
        <w:rPr>
          <w:rStyle w:val="Emphasis"/>
          <w:b/>
          <w:bCs/>
          <w:i w:val="0"/>
          <w:iCs w:val="0"/>
        </w:rPr>
      </w:pPr>
    </w:p>
    <w:p w14:paraId="789EF198" w14:textId="211AFFDE" w:rsidR="00EA7EDA" w:rsidRDefault="00EA7EDA" w:rsidP="00E00506">
      <w:pPr>
        <w:rPr>
          <w:rStyle w:val="Emphasis"/>
          <w:b/>
          <w:bCs/>
          <w:i w:val="0"/>
          <w:iCs w:val="0"/>
        </w:rPr>
      </w:pPr>
    </w:p>
    <w:p w14:paraId="228C82EA" w14:textId="702A16DC" w:rsidR="00EA7EDA" w:rsidRDefault="00CA3B91" w:rsidP="00E00506">
      <w:pPr>
        <w:rPr>
          <w:rStyle w:val="Emphasis"/>
          <w:b/>
          <w:bCs/>
          <w:i w:val="0"/>
          <w:iCs w:val="0"/>
        </w:rPr>
      </w:pPr>
      <w:r>
        <w:rPr>
          <w:noProof/>
        </w:rPr>
        <mc:AlternateContent>
          <mc:Choice Requires="wps">
            <w:drawing>
              <wp:anchor distT="0" distB="0" distL="114300" distR="114300" simplePos="0" relativeHeight="251658249" behindDoc="1" locked="0" layoutInCell="1" allowOverlap="1" wp14:anchorId="161B208C" wp14:editId="48CE2911">
                <wp:simplePos x="0" y="0"/>
                <wp:positionH relativeFrom="column">
                  <wp:posOffset>2695575</wp:posOffset>
                </wp:positionH>
                <wp:positionV relativeFrom="paragraph">
                  <wp:posOffset>2088515</wp:posOffset>
                </wp:positionV>
                <wp:extent cx="3077210" cy="635"/>
                <wp:effectExtent l="0" t="0" r="8890" b="8255"/>
                <wp:wrapTight wrapText="bothSides">
                  <wp:wrapPolygon edited="0">
                    <wp:start x="0" y="0"/>
                    <wp:lineTo x="0" y="20698"/>
                    <wp:lineTo x="21529" y="20698"/>
                    <wp:lineTo x="21529" y="0"/>
                    <wp:lineTo x="0" y="0"/>
                  </wp:wrapPolygon>
                </wp:wrapTight>
                <wp:docPr id="1442269642" name="Text Box 1"/>
                <wp:cNvGraphicFramePr/>
                <a:graphic xmlns:a="http://schemas.openxmlformats.org/drawingml/2006/main">
                  <a:graphicData uri="http://schemas.microsoft.com/office/word/2010/wordprocessingShape">
                    <wps:wsp>
                      <wps:cNvSpPr txBox="1"/>
                      <wps:spPr>
                        <a:xfrm>
                          <a:off x="0" y="0"/>
                          <a:ext cx="3077210" cy="635"/>
                        </a:xfrm>
                        <a:prstGeom prst="rect">
                          <a:avLst/>
                        </a:prstGeom>
                        <a:solidFill>
                          <a:prstClr val="white"/>
                        </a:solidFill>
                        <a:ln>
                          <a:noFill/>
                        </a:ln>
                      </wps:spPr>
                      <wps:txbx>
                        <w:txbxContent>
                          <w:p w14:paraId="172FD7ED" w14:textId="03C2D2A1" w:rsidR="00EA7EDA" w:rsidRPr="00C44318" w:rsidRDefault="00EA7EDA" w:rsidP="00EA7EDA">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8</w:t>
                            </w:r>
                            <w:r w:rsidR="007D7AEA">
                              <w:fldChar w:fldCharType="end"/>
                            </w:r>
                            <w:r>
                              <w:t>: EKS Node access from resources outside the VPC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1B208C" id="_x0000_s1033" type="#_x0000_t202" style="position:absolute;margin-left:212.25pt;margin-top:164.45pt;width:242.3pt;height:.05pt;z-index:-25165823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" stroked="f">
                <v:textbox style="mso-fit-shape-to-text:t" inset="0,0,0,0">
                  <w:txbxContent>
                    <w:p w14:paraId="172FD7ED" w14:textId="03C2D2A1" w:rsidR="00EA7EDA" w:rsidRPr="00C44318" w:rsidRDefault="00EA7EDA" w:rsidP="00EA7EDA">
                      <w:pPr>
                        <w:pStyle w:val="Caption"/>
                        <w:rPr>
                          <w:sz w:val="20"/>
                        </w:rPr>
                      </w:pPr>
                      <w:r>
                        <w:t xml:space="preserve">Figure </w:t>
                      </w:r>
                      <w:r w:rsidR="007D7AEA">
                        <w:fldChar w:fldCharType="begin"/>
                      </w:r>
                      <w:r w:rsidR="007D7AEA">
                        <w:instrText xml:space="preserve"> SEQ Figure \* ARABIC </w:instrText>
                      </w:r>
                      <w:r w:rsidR="007D7AEA">
                        <w:fldChar w:fldCharType="separate"/>
                      </w:r>
                      <w:r w:rsidR="006F6CD6">
                        <w:rPr>
                          <w:noProof/>
                        </w:rPr>
                        <w:t>8</w:t>
                      </w:r>
                      <w:r w:rsidR="007D7AEA">
                        <w:fldChar w:fldCharType="end"/>
                      </w:r>
                      <w:r>
                        <w:t>: EKS Node access from resources outside the VPC</w:t>
                      </w:r>
                    </w:p>
                  </w:txbxContent>
                </v:textbox>
                <w10:wrap type="tight"/>
              </v:shape>
            </w:pict>
          </mc:Fallback>
        </mc:AlternateContent>
      </w:r>
      <w:r w:rsidRPr="00EA7EDA">
        <w:rPr>
          <w:rStyle w:val="Emphasis"/>
          <w:i w:val="0"/>
          <w:iCs w:val="0"/>
          <w:noProof/>
        </w:rPr>
        <w:drawing>
          <wp:anchor distT="0" distB="0" distL="114300" distR="114300" simplePos="0" relativeHeight="251658247" behindDoc="1" locked="0" layoutInCell="1" allowOverlap="1" wp14:anchorId="0D1D7998" wp14:editId="550C02A4">
            <wp:simplePos x="0" y="0"/>
            <wp:positionH relativeFrom="column">
              <wp:posOffset>2954020</wp:posOffset>
            </wp:positionH>
            <wp:positionV relativeFrom="paragraph">
              <wp:posOffset>10795</wp:posOffset>
            </wp:positionV>
            <wp:extent cx="2599690" cy="2030730"/>
            <wp:effectExtent l="0" t="0" r="0" b="7620"/>
            <wp:wrapTight wrapText="bothSides">
              <wp:wrapPolygon edited="0">
                <wp:start x="0" y="0"/>
                <wp:lineTo x="0" y="21478"/>
                <wp:lineTo x="21368" y="21478"/>
                <wp:lineTo x="21368" y="0"/>
                <wp:lineTo x="0" y="0"/>
              </wp:wrapPolygon>
            </wp:wrapTight>
            <wp:docPr id="1325859672" name="Picture 1" descr="A diagram of a private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59672" name="Picture 1" descr="A diagram of a private network&#10;&#10;Description automatically generated"/>
                    <pic:cNvPicPr/>
                  </pic:nvPicPr>
                  <pic:blipFill>
                    <a:blip r:embed="rId27"/>
                    <a:stretch>
                      <a:fillRect/>
                    </a:stretch>
                  </pic:blipFill>
                  <pic:spPr>
                    <a:xfrm>
                      <a:off x="0" y="0"/>
                      <a:ext cx="2599690" cy="2030730"/>
                    </a:xfrm>
                    <a:prstGeom prst="rect">
                      <a:avLst/>
                    </a:prstGeom>
                  </pic:spPr>
                </pic:pic>
              </a:graphicData>
            </a:graphic>
            <wp14:sizeRelH relativeFrom="page">
              <wp14:pctWidth>0</wp14:pctWidth>
            </wp14:sizeRelH>
            <wp14:sizeRelV relativeFrom="page">
              <wp14:pctHeight>0</wp14:pctHeight>
            </wp14:sizeRelV>
          </wp:anchor>
        </w:drawing>
      </w:r>
    </w:p>
    <w:p w14:paraId="68B172DC" w14:textId="1F3C77D9" w:rsidR="00EA7EDA" w:rsidRDefault="00EA7EDA" w:rsidP="00E00506">
      <w:pPr>
        <w:rPr>
          <w:rStyle w:val="Emphasis"/>
          <w:b/>
          <w:bCs/>
          <w:i w:val="0"/>
          <w:iCs w:val="0"/>
        </w:rPr>
      </w:pPr>
    </w:p>
    <w:p w14:paraId="2ECA6C25" w14:textId="10C174FB" w:rsidR="00E00506" w:rsidRDefault="00E00506" w:rsidP="00E00506">
      <w:pPr>
        <w:rPr>
          <w:rStyle w:val="Emphasis"/>
          <w:i w:val="0"/>
          <w:iCs w:val="0"/>
        </w:rPr>
      </w:pPr>
      <w:r>
        <w:rPr>
          <w:rStyle w:val="Emphasis"/>
          <w:b/>
          <w:bCs/>
          <w:i w:val="0"/>
          <w:iCs w:val="0"/>
        </w:rPr>
        <w:t xml:space="preserve">Node </w:t>
      </w:r>
      <w:r w:rsidRPr="008E3959">
        <w:rPr>
          <w:rStyle w:val="Emphasis"/>
          <w:b/>
          <w:bCs/>
          <w:i w:val="0"/>
          <w:iCs w:val="0"/>
        </w:rPr>
        <w:t>Ingress</w:t>
      </w:r>
      <w:r>
        <w:rPr>
          <w:rStyle w:val="Emphasis"/>
          <w:i w:val="0"/>
          <w:iCs w:val="0"/>
        </w:rPr>
        <w:t xml:space="preserve">: For access from resources outside the VPC to the </w:t>
      </w:r>
      <w:r w:rsidR="00302B55">
        <w:rPr>
          <w:rStyle w:val="Emphasis"/>
          <w:i w:val="0"/>
          <w:iCs w:val="0"/>
        </w:rPr>
        <w:t>node (EC2)</w:t>
      </w:r>
      <w:r w:rsidR="00A908CD">
        <w:rPr>
          <w:rStyle w:val="Emphasis"/>
          <w:i w:val="0"/>
          <w:iCs w:val="0"/>
        </w:rPr>
        <w:t xml:space="preserve">, native routing in the VPC is used.  Since the node is on a routable subnet, the Aegon network and Internet proxies know about the VPC network and can </w:t>
      </w:r>
      <w:r w:rsidR="00CD51D0">
        <w:rPr>
          <w:rStyle w:val="Emphasis"/>
          <w:i w:val="0"/>
          <w:iCs w:val="0"/>
        </w:rPr>
        <w:t>reach it without the need for an intermediary device, like an Application Load Balancer.</w:t>
      </w:r>
      <w:r w:rsidR="00A908CD">
        <w:rPr>
          <w:rStyle w:val="Emphasis"/>
          <w:i w:val="0"/>
          <w:iCs w:val="0"/>
        </w:rPr>
        <w:t xml:space="preserve"> Normal network segmentation policies apply to traffic </w:t>
      </w:r>
      <w:r w:rsidR="00D1355C">
        <w:rPr>
          <w:rStyle w:val="Emphasis"/>
          <w:i w:val="0"/>
          <w:iCs w:val="0"/>
        </w:rPr>
        <w:t>entering</w:t>
      </w:r>
      <w:r w:rsidR="00A908CD">
        <w:rPr>
          <w:rStyle w:val="Emphasis"/>
          <w:i w:val="0"/>
          <w:iCs w:val="0"/>
        </w:rPr>
        <w:t xml:space="preserve"> the VPC.</w:t>
      </w:r>
    </w:p>
    <w:p w14:paraId="26A39B96" w14:textId="6867C7DE" w:rsidR="00E00506" w:rsidRDefault="00E00506" w:rsidP="00E00506">
      <w:pPr>
        <w:rPr>
          <w:rStyle w:val="Emphasis"/>
          <w:i w:val="0"/>
          <w:iCs w:val="0"/>
        </w:rPr>
      </w:pPr>
    </w:p>
    <w:p w14:paraId="3CB33539" w14:textId="757DA4D9" w:rsidR="00E00506" w:rsidRDefault="00E00506" w:rsidP="00533C5E">
      <w:pPr>
        <w:rPr>
          <w:rStyle w:val="Emphasis"/>
          <w:i w:val="0"/>
          <w:iCs w:val="0"/>
        </w:rPr>
      </w:pPr>
    </w:p>
    <w:p w14:paraId="44DECBFB" w14:textId="1A5D0DC0" w:rsidR="00533C5E" w:rsidRDefault="00533C5E" w:rsidP="00533C5E">
      <w:pPr>
        <w:rPr>
          <w:rStyle w:val="Emphasis"/>
          <w:i w:val="0"/>
          <w:iCs w:val="0"/>
        </w:rPr>
      </w:pPr>
      <w:r>
        <w:rPr>
          <w:rStyle w:val="Emphasis"/>
          <w:i w:val="0"/>
          <w:iCs w:val="0"/>
        </w:rPr>
        <w:t xml:space="preserve">Consideration should still be given to the accessibility of other resources in the VPC to the EKS environment using the same controls document in the </w:t>
      </w:r>
      <w:r w:rsidR="008C30BB">
        <w:rPr>
          <w:rStyle w:val="Emphasis"/>
          <w:i w:val="0"/>
          <w:iCs w:val="0"/>
        </w:rPr>
        <w:t>earlier</w:t>
      </w:r>
      <w:r>
        <w:rPr>
          <w:rStyle w:val="Emphasis"/>
          <w:i w:val="0"/>
          <w:iCs w:val="0"/>
        </w:rPr>
        <w:t xml:space="preserve"> section: </w:t>
      </w:r>
      <w:r w:rsidRPr="00A02C1F">
        <w:rPr>
          <w:rStyle w:val="Emphasis"/>
          <w:i w:val="0"/>
          <w:iCs w:val="0"/>
          <w:u w:val="single"/>
        </w:rPr>
        <w:fldChar w:fldCharType="begin"/>
      </w:r>
      <w:r w:rsidRPr="00A02C1F">
        <w:rPr>
          <w:rStyle w:val="Emphasis"/>
          <w:i w:val="0"/>
          <w:iCs w:val="0"/>
          <w:u w:val="single"/>
        </w:rPr>
        <w:instrText xml:space="preserve"> REF _Ref165467396 \h  \* MERGEFORMAT </w:instrText>
      </w:r>
      <w:r w:rsidRPr="00A02C1F">
        <w:rPr>
          <w:rStyle w:val="Emphasis"/>
          <w:i w:val="0"/>
          <w:iCs w:val="0"/>
          <w:u w:val="single"/>
        </w:rPr>
      </w:r>
      <w:r w:rsidRPr="00A02C1F">
        <w:rPr>
          <w:rStyle w:val="Emphasis"/>
          <w:i w:val="0"/>
          <w:iCs w:val="0"/>
          <w:u w:val="single"/>
        </w:rPr>
        <w:fldChar w:fldCharType="separate"/>
      </w:r>
      <w:r w:rsidRPr="00A02C1F">
        <w:rPr>
          <w:rStyle w:val="Emphasis"/>
          <w:i w:val="0"/>
          <w:iCs w:val="0"/>
          <w:u w:val="single"/>
        </w:rPr>
        <w:t>Non-Routable Nodes and Containers Isolated to the VPC</w:t>
      </w:r>
      <w:r w:rsidRPr="00A02C1F">
        <w:rPr>
          <w:rStyle w:val="Emphasis"/>
          <w:i w:val="0"/>
          <w:iCs w:val="0"/>
          <w:u w:val="single"/>
        </w:rPr>
        <w:fldChar w:fldCharType="end"/>
      </w:r>
      <w:r w:rsidRPr="00A02C1F">
        <w:rPr>
          <w:rStyle w:val="Emphasis"/>
          <w:i w:val="0"/>
          <w:iCs w:val="0"/>
        </w:rPr>
        <w:t>.</w:t>
      </w:r>
    </w:p>
    <w:p w14:paraId="149B0AFA" w14:textId="77777777" w:rsidR="00E4267C" w:rsidRDefault="00E4267C" w:rsidP="00533C5E">
      <w:pPr>
        <w:rPr>
          <w:rStyle w:val="Emphasis"/>
          <w:i w:val="0"/>
          <w:iCs w:val="0"/>
        </w:rPr>
      </w:pPr>
    </w:p>
    <w:p w14:paraId="6CC81D42" w14:textId="4A6251D7" w:rsidR="00E4267C" w:rsidRPr="000C2891" w:rsidRDefault="00E4267C" w:rsidP="00E4267C">
      <w:pPr>
        <w:rPr>
          <w:rStyle w:val="Emphasis"/>
        </w:rPr>
      </w:pPr>
      <w:r w:rsidRPr="000C2891">
        <w:rPr>
          <w:rStyle w:val="Emphasis"/>
        </w:rPr>
        <w:t xml:space="preserve">The default behavior for the containers to NAT traffic through the primary interface of the node </w:t>
      </w:r>
      <w:r w:rsidR="00BD69EC" w:rsidRPr="000C2891">
        <w:rPr>
          <w:rStyle w:val="Emphasis"/>
        </w:rPr>
        <w:t>should be</w:t>
      </w:r>
      <w:r w:rsidRPr="000C2891">
        <w:rPr>
          <w:rStyle w:val="Emphasis"/>
        </w:rPr>
        <w:t xml:space="preserve"> disabled.  If this behavior is NOT disabled, and exception is required</w:t>
      </w:r>
      <w:r w:rsidR="73893A80" w:rsidRPr="000C2891">
        <w:rPr>
          <w:rStyle w:val="Emphasis"/>
        </w:rPr>
        <w:t>,</w:t>
      </w:r>
      <w:r w:rsidRPr="000C2891">
        <w:rPr>
          <w:rStyle w:val="Emphasis"/>
        </w:rPr>
        <w:t xml:space="preserve"> and the environment needs to be treated like </w:t>
      </w:r>
      <w:r w:rsidR="00BD69EC" w:rsidRPr="000C2891">
        <w:rPr>
          <w:rStyle w:val="Emphasis"/>
          <w:u w:val="single"/>
        </w:rPr>
        <w:fldChar w:fldCharType="begin"/>
      </w:r>
      <w:r w:rsidR="00BD69EC" w:rsidRPr="000C2891">
        <w:rPr>
          <w:rStyle w:val="Emphasis"/>
          <w:u w:val="single"/>
        </w:rPr>
        <w:instrText xml:space="preserve"> REF _Ref165973153 \h  \* MERGEFORMAT </w:instrText>
      </w:r>
      <w:r w:rsidR="00BD69EC" w:rsidRPr="000C2891">
        <w:rPr>
          <w:rStyle w:val="Emphasis"/>
          <w:u w:val="single"/>
        </w:rPr>
      </w:r>
      <w:r w:rsidR="00BD69EC" w:rsidRPr="000C2891">
        <w:rPr>
          <w:rStyle w:val="Emphasis"/>
          <w:u w:val="single"/>
        </w:rPr>
        <w:fldChar w:fldCharType="separate"/>
      </w:r>
      <w:r w:rsidR="00BD69EC" w:rsidRPr="000C2891">
        <w:rPr>
          <w:rStyle w:val="Emphasis"/>
          <w:u w:val="single"/>
        </w:rPr>
        <w:t>Routable Nodes and Containers</w:t>
      </w:r>
      <w:r w:rsidR="00BD69EC" w:rsidRPr="000C2891">
        <w:rPr>
          <w:rStyle w:val="Emphasis"/>
          <w:u w:val="single"/>
        </w:rPr>
        <w:fldChar w:fldCharType="end"/>
      </w:r>
      <w:r w:rsidRPr="000C2891">
        <w:rPr>
          <w:rStyle w:val="Emphasis"/>
        </w:rPr>
        <w:t>.</w:t>
      </w:r>
    </w:p>
    <w:p w14:paraId="70D1A079" w14:textId="77777777" w:rsidR="00C37C29" w:rsidRDefault="00C37C29" w:rsidP="00C37C29">
      <w:pPr>
        <w:ind w:left="720"/>
        <w:rPr>
          <w:rStyle w:val="Emphasis"/>
          <w:i w:val="0"/>
          <w:iCs w:val="0"/>
        </w:rPr>
      </w:pPr>
    </w:p>
    <w:p w14:paraId="4B1190A7" w14:textId="77777777" w:rsidR="00CA3B91" w:rsidRDefault="00CA3B91">
      <w:pPr>
        <w:suppressAutoHyphens w:val="0"/>
        <w:spacing w:after="200"/>
        <w:rPr>
          <w:rStyle w:val="Emphasis"/>
          <w:rFonts w:asciiTheme="majorHAnsi" w:eastAsiaTheme="majorEastAsia" w:hAnsiTheme="majorHAnsi" w:cstheme="majorBidi"/>
          <w:b/>
          <w:i w:val="0"/>
          <w:iCs w:val="0"/>
          <w:szCs w:val="24"/>
        </w:rPr>
      </w:pPr>
      <w:r>
        <w:rPr>
          <w:rStyle w:val="Emphasis"/>
          <w:i w:val="0"/>
          <w:iCs w:val="0"/>
        </w:rPr>
        <w:br w:type="page"/>
      </w:r>
    </w:p>
    <w:p w14:paraId="35063041" w14:textId="40B3C176" w:rsidR="00C37C29" w:rsidRPr="00154BB7" w:rsidRDefault="00C37C29" w:rsidP="00C37C29">
      <w:pPr>
        <w:pStyle w:val="Heading3"/>
        <w:rPr>
          <w:rStyle w:val="Emphasis"/>
          <w:i w:val="0"/>
          <w:iCs w:val="0"/>
        </w:rPr>
      </w:pPr>
      <w:bookmarkStart w:id="134" w:name="_Ref165973153"/>
      <w:bookmarkStart w:id="135" w:name="_Toc166063870"/>
      <w:bookmarkStart w:id="136" w:name="_Toc168572051"/>
      <w:r w:rsidRPr="00154BB7">
        <w:rPr>
          <w:rStyle w:val="Emphasis"/>
          <w:i w:val="0"/>
          <w:iCs w:val="0"/>
        </w:rPr>
        <w:lastRenderedPageBreak/>
        <w:t>Routable Nodes and Containers</w:t>
      </w:r>
      <w:bookmarkEnd w:id="134"/>
      <w:bookmarkEnd w:id="135"/>
      <w:bookmarkEnd w:id="136"/>
    </w:p>
    <w:p w14:paraId="24771CC7" w14:textId="1C5A0242" w:rsidR="00990CAB" w:rsidRDefault="006F6CD6" w:rsidP="009F562B">
      <w:pPr>
        <w:rPr>
          <w:rStyle w:val="Emphasis"/>
          <w:i w:val="0"/>
          <w:iCs w:val="0"/>
        </w:rPr>
      </w:pPr>
      <w:r>
        <w:rPr>
          <w:noProof/>
        </w:rPr>
        <mc:AlternateContent>
          <mc:Choice Requires="wps">
            <w:drawing>
              <wp:anchor distT="0" distB="0" distL="114300" distR="114300" simplePos="0" relativeHeight="251658262" behindDoc="1" locked="0" layoutInCell="1" allowOverlap="1" wp14:anchorId="4415617D" wp14:editId="1C759A5F">
                <wp:simplePos x="0" y="0"/>
                <wp:positionH relativeFrom="column">
                  <wp:posOffset>2885440</wp:posOffset>
                </wp:positionH>
                <wp:positionV relativeFrom="paragraph">
                  <wp:posOffset>3562985</wp:posOffset>
                </wp:positionV>
                <wp:extent cx="2730500" cy="635"/>
                <wp:effectExtent l="0" t="0" r="0" b="0"/>
                <wp:wrapTight wrapText="bothSides">
                  <wp:wrapPolygon edited="0">
                    <wp:start x="0" y="0"/>
                    <wp:lineTo x="0" y="21600"/>
                    <wp:lineTo x="21600" y="21600"/>
                    <wp:lineTo x="21600" y="0"/>
                  </wp:wrapPolygon>
                </wp:wrapTight>
                <wp:docPr id="1407681669" name="Text Box 1"/>
                <wp:cNvGraphicFramePr/>
                <a:graphic xmlns:a="http://schemas.openxmlformats.org/drawingml/2006/main">
                  <a:graphicData uri="http://schemas.microsoft.com/office/word/2010/wordprocessingShape">
                    <wps:wsp>
                      <wps:cNvSpPr txBox="1"/>
                      <wps:spPr>
                        <a:xfrm>
                          <a:off x="0" y="0"/>
                          <a:ext cx="2730500" cy="635"/>
                        </a:xfrm>
                        <a:prstGeom prst="rect">
                          <a:avLst/>
                        </a:prstGeom>
                        <a:solidFill>
                          <a:prstClr val="white"/>
                        </a:solidFill>
                        <a:ln>
                          <a:noFill/>
                        </a:ln>
                      </wps:spPr>
                      <wps:txbx>
                        <w:txbxContent>
                          <w:p w14:paraId="3F3F40D0" w14:textId="361577FC" w:rsidR="006F6CD6" w:rsidRPr="00906FA9" w:rsidRDefault="006F6CD6" w:rsidP="006F6CD6">
                            <w:pPr>
                              <w:pStyle w:val="Caption"/>
                              <w:rPr>
                                <w:b/>
                                <w:bCs/>
                                <w:noProof/>
                                <w:sz w:val="20"/>
                              </w:rPr>
                            </w:pPr>
                            <w:r>
                              <w:t xml:space="preserve">Figure </w:t>
                            </w:r>
                            <w:r>
                              <w:fldChar w:fldCharType="begin"/>
                            </w:r>
                            <w:r>
                              <w:instrText xml:space="preserve"> SEQ Figure \* ARABIC </w:instrText>
                            </w:r>
                            <w:r>
                              <w:fldChar w:fldCharType="separate"/>
                            </w:r>
                            <w:r>
                              <w:rPr>
                                <w:noProof/>
                              </w:rPr>
                              <w:t>9</w:t>
                            </w:r>
                            <w:r>
                              <w:fldChar w:fldCharType="end"/>
                            </w:r>
                            <w:r>
                              <w:t xml:space="preserve"> : EKS Traffic Egressing the VPC to Aegon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15617D" id="_x0000_s1034" type="#_x0000_t202" style="position:absolute;margin-left:227.2pt;margin-top:280.55pt;width:215pt;height:.05pt;z-index:-2516582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" stroked="f">
                <v:textbox style="mso-fit-shape-to-text:t" inset="0,0,0,0">
                  <w:txbxContent>
                    <w:p w14:paraId="3F3F40D0" w14:textId="361577FC" w:rsidR="006F6CD6" w:rsidRPr="00906FA9" w:rsidRDefault="006F6CD6" w:rsidP="006F6CD6">
                      <w:pPr>
                        <w:pStyle w:val="Caption"/>
                        <w:rPr>
                          <w:b/>
                          <w:bCs/>
                          <w:noProof/>
                          <w:sz w:val="20"/>
                        </w:rPr>
                      </w:pPr>
                      <w:r>
                        <w:t xml:space="preserve">Figure </w:t>
                      </w:r>
                      <w:r>
                        <w:fldChar w:fldCharType="begin"/>
                      </w:r>
                      <w:r>
                        <w:instrText xml:space="preserve"> SEQ Figure \* ARABIC </w:instrText>
                      </w:r>
                      <w:r>
                        <w:fldChar w:fldCharType="separate"/>
                      </w:r>
                      <w:r>
                        <w:rPr>
                          <w:noProof/>
                        </w:rPr>
                        <w:t>9</w:t>
                      </w:r>
                      <w:r>
                        <w:fldChar w:fldCharType="end"/>
                      </w:r>
                      <w:r>
                        <w:t xml:space="preserve"> : EKS Traffic Egressing the VPC to Aegon</w:t>
                      </w:r>
                    </w:p>
                  </w:txbxContent>
                </v:textbox>
                <w10:wrap type="tight"/>
              </v:shape>
            </w:pict>
          </mc:Fallback>
        </mc:AlternateContent>
      </w:r>
      <w:r w:rsidR="004502CA" w:rsidRPr="004502CA">
        <w:rPr>
          <w:rStyle w:val="Emphasis"/>
          <w:b/>
          <w:bCs/>
          <w:i w:val="0"/>
          <w:iCs w:val="0"/>
          <w:noProof/>
        </w:rPr>
        <w:drawing>
          <wp:anchor distT="0" distB="0" distL="114300" distR="114300" simplePos="0" relativeHeight="251658259" behindDoc="1" locked="0" layoutInCell="1" allowOverlap="1" wp14:anchorId="216AB299" wp14:editId="74ED00E0">
            <wp:simplePos x="0" y="0"/>
            <wp:positionH relativeFrom="column">
              <wp:posOffset>2885763</wp:posOffset>
            </wp:positionH>
            <wp:positionV relativeFrom="paragraph">
              <wp:posOffset>1365686</wp:posOffset>
            </wp:positionV>
            <wp:extent cx="2730500" cy="2140585"/>
            <wp:effectExtent l="0" t="0" r="0" b="0"/>
            <wp:wrapTight wrapText="bothSides">
              <wp:wrapPolygon edited="0">
                <wp:start x="0" y="0"/>
                <wp:lineTo x="0" y="21337"/>
                <wp:lineTo x="21399" y="21337"/>
                <wp:lineTo x="21399" y="0"/>
                <wp:lineTo x="0" y="0"/>
              </wp:wrapPolygon>
            </wp:wrapTight>
            <wp:docPr id="503762201" name="Picture 1" descr="A diagram of a private routable subn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2201" name="Picture 1" descr="A diagram of a private routable subnet&#10;&#10;Description automatically generated"/>
                    <pic:cNvPicPr/>
                  </pic:nvPicPr>
                  <pic:blipFill>
                    <a:blip r:embed="rId28"/>
                    <a:stretch>
                      <a:fillRect/>
                    </a:stretch>
                  </pic:blipFill>
                  <pic:spPr>
                    <a:xfrm>
                      <a:off x="0" y="0"/>
                      <a:ext cx="2730500" cy="2140585"/>
                    </a:xfrm>
                    <a:prstGeom prst="rect">
                      <a:avLst/>
                    </a:prstGeom>
                  </pic:spPr>
                </pic:pic>
              </a:graphicData>
            </a:graphic>
            <wp14:sizeRelH relativeFrom="page">
              <wp14:pctWidth>0</wp14:pctWidth>
            </wp14:sizeRelH>
            <wp14:sizeRelV relativeFrom="page">
              <wp14:pctHeight>0</wp14:pctHeight>
            </wp14:sizeRelV>
          </wp:anchor>
        </w:drawing>
      </w:r>
      <w:r w:rsidR="00990CAB">
        <w:rPr>
          <w:rStyle w:val="Emphasis"/>
          <w:i w:val="0"/>
          <w:iCs w:val="0"/>
        </w:rPr>
        <w:t>In this model the nodes and containers are all deployed on private</w:t>
      </w:r>
      <w:r w:rsidR="000C2891">
        <w:rPr>
          <w:rStyle w:val="Emphasis"/>
          <w:i w:val="0"/>
          <w:iCs w:val="0"/>
        </w:rPr>
        <w:t xml:space="preserve"> yet</w:t>
      </w:r>
      <w:r w:rsidR="00990CAB">
        <w:rPr>
          <w:rStyle w:val="Emphasis"/>
          <w:i w:val="0"/>
          <w:iCs w:val="0"/>
        </w:rPr>
        <w:t xml:space="preserve"> routable subnets and are reachable to/from the Aegon </w:t>
      </w:r>
      <w:r w:rsidR="006F4744">
        <w:rPr>
          <w:rStyle w:val="Emphasis"/>
          <w:i w:val="0"/>
          <w:iCs w:val="0"/>
        </w:rPr>
        <w:t>network if</w:t>
      </w:r>
      <w:r w:rsidR="00990CAB">
        <w:rPr>
          <w:rStyle w:val="Emphasis"/>
          <w:i w:val="0"/>
          <w:iCs w:val="0"/>
        </w:rPr>
        <w:t xml:space="preserve"> the proper segmentation policies are implemented.  </w:t>
      </w:r>
      <w:r w:rsidR="00641B59">
        <w:rPr>
          <w:rStyle w:val="Emphasis"/>
          <w:i w:val="0"/>
          <w:iCs w:val="0"/>
        </w:rPr>
        <w:t>There is no need for intermediary devices (NATGW or ALB) to broker the communication.  This</w:t>
      </w:r>
      <w:r w:rsidR="00047CC7">
        <w:rPr>
          <w:rStyle w:val="Emphasis"/>
          <w:i w:val="0"/>
          <w:iCs w:val="0"/>
        </w:rPr>
        <w:t xml:space="preserve"> model has the largest demand for routable IP Address as the container subnet typically needs to be </w:t>
      </w:r>
      <w:r w:rsidR="00774F3E">
        <w:rPr>
          <w:rStyle w:val="Emphasis"/>
          <w:i w:val="0"/>
          <w:iCs w:val="0"/>
        </w:rPr>
        <w:t xml:space="preserve">large to account for autoscaling.  While it is possible to implement this model with a single ENI on the node, a second </w:t>
      </w:r>
      <w:r w:rsidR="00A55E22">
        <w:rPr>
          <w:rStyle w:val="Emphasis"/>
          <w:i w:val="0"/>
          <w:iCs w:val="0"/>
        </w:rPr>
        <w:t>ENI/subnet</w:t>
      </w:r>
      <w:r w:rsidR="00774F3E">
        <w:rPr>
          <w:rStyle w:val="Emphasis"/>
          <w:i w:val="0"/>
          <w:iCs w:val="0"/>
        </w:rPr>
        <w:t xml:space="preserve"> is recommended to allow the containers to scale</w:t>
      </w:r>
      <w:r w:rsidR="001E46B1">
        <w:rPr>
          <w:rStyle w:val="Emphasis"/>
          <w:i w:val="0"/>
          <w:iCs w:val="0"/>
        </w:rPr>
        <w:t xml:space="preserve"> into a subnet separate from the nodes primary ENI.  This will allow the container subnet to be resized over time, without forcing the </w:t>
      </w:r>
      <w:r w:rsidR="006F4744">
        <w:rPr>
          <w:rStyle w:val="Emphasis"/>
          <w:i w:val="0"/>
          <w:iCs w:val="0"/>
        </w:rPr>
        <w:t>complete rebuild of the node.</w:t>
      </w:r>
    </w:p>
    <w:p w14:paraId="0CFC3BB2" w14:textId="77777777" w:rsidR="00EC034F" w:rsidRDefault="00EC034F" w:rsidP="009F562B">
      <w:pPr>
        <w:rPr>
          <w:rStyle w:val="Emphasis"/>
          <w:i w:val="0"/>
          <w:iCs w:val="0"/>
        </w:rPr>
      </w:pPr>
    </w:p>
    <w:p w14:paraId="4B2340E4" w14:textId="76ABFDFC" w:rsidR="00FE3B81" w:rsidRDefault="00FE3B81" w:rsidP="009F562B">
      <w:pPr>
        <w:rPr>
          <w:rStyle w:val="Emphasis"/>
          <w:i w:val="0"/>
          <w:iCs w:val="0"/>
        </w:rPr>
      </w:pPr>
    </w:p>
    <w:p w14:paraId="4A711A0F" w14:textId="50324682" w:rsidR="00FE3B81" w:rsidRDefault="00FE3B81" w:rsidP="00FE3B81">
      <w:pPr>
        <w:rPr>
          <w:noProof/>
        </w:rPr>
      </w:pPr>
      <w:r w:rsidRPr="008E3959">
        <w:rPr>
          <w:rStyle w:val="Emphasis"/>
          <w:b/>
          <w:bCs/>
          <w:i w:val="0"/>
          <w:iCs w:val="0"/>
        </w:rPr>
        <w:t xml:space="preserve">Egress: </w:t>
      </w:r>
      <w:r>
        <w:rPr>
          <w:rStyle w:val="Emphasis"/>
          <w:i w:val="0"/>
          <w:iCs w:val="0"/>
        </w:rPr>
        <w:t>For EKS node/container access to resources outside the VPC, native routing in the VPC is used.  Since all the EKS resources are on routable subnets, the route table</w:t>
      </w:r>
      <w:r w:rsidR="00764E88">
        <w:rPr>
          <w:rStyle w:val="Emphasis"/>
          <w:i w:val="0"/>
          <w:iCs w:val="0"/>
        </w:rPr>
        <w:t>s</w:t>
      </w:r>
      <w:r>
        <w:rPr>
          <w:rStyle w:val="Emphasis"/>
          <w:i w:val="0"/>
          <w:iCs w:val="0"/>
        </w:rPr>
        <w:t xml:space="preserve"> of the subnet</w:t>
      </w:r>
      <w:r w:rsidR="00764E88">
        <w:rPr>
          <w:rStyle w:val="Emphasis"/>
          <w:i w:val="0"/>
          <w:iCs w:val="0"/>
        </w:rPr>
        <w:t>s</w:t>
      </w:r>
      <w:r>
        <w:rPr>
          <w:rStyle w:val="Emphasis"/>
          <w:i w:val="0"/>
          <w:iCs w:val="0"/>
        </w:rPr>
        <w:t xml:space="preserve"> know about the rest of the Aegon network and Internet.  Therefore, the </w:t>
      </w:r>
      <w:r w:rsidR="00764E88">
        <w:rPr>
          <w:rStyle w:val="Emphasis"/>
          <w:i w:val="0"/>
          <w:iCs w:val="0"/>
        </w:rPr>
        <w:t>EKS resources</w:t>
      </w:r>
      <w:r>
        <w:rPr>
          <w:rStyle w:val="Emphasis"/>
          <w:i w:val="0"/>
          <w:iCs w:val="0"/>
        </w:rPr>
        <w:t xml:space="preserve"> can route traffic without the need for an intermediary device, like a NAT Gateway. Normal network segmentation policies apply to traffic leaving the VPC. </w:t>
      </w:r>
      <w:r w:rsidRPr="007717AA">
        <w:rPr>
          <w:noProof/>
        </w:rPr>
        <w:t xml:space="preserve"> </w:t>
      </w:r>
    </w:p>
    <w:p w14:paraId="700182AB" w14:textId="77777777" w:rsidR="00FE3B81" w:rsidRDefault="00FE3B81" w:rsidP="00FE3B81">
      <w:pPr>
        <w:rPr>
          <w:noProof/>
        </w:rPr>
      </w:pPr>
    </w:p>
    <w:p w14:paraId="04FED66E" w14:textId="77777777" w:rsidR="00FE3B81" w:rsidRDefault="00FE3B81" w:rsidP="00FE3B81">
      <w:pPr>
        <w:rPr>
          <w:rStyle w:val="Emphasis"/>
          <w:i w:val="0"/>
          <w:iCs w:val="0"/>
        </w:rPr>
      </w:pPr>
      <w:r w:rsidRPr="00EA7EDA">
        <w:rPr>
          <w:noProof/>
        </w:rPr>
        <w:t xml:space="preserve"> </w:t>
      </w:r>
    </w:p>
    <w:p w14:paraId="22E77692" w14:textId="5B577536" w:rsidR="00FE3B81" w:rsidRDefault="006F6CD6" w:rsidP="00FE3B81">
      <w:pPr>
        <w:rPr>
          <w:rStyle w:val="Emphasis"/>
          <w:b/>
          <w:bCs/>
          <w:i w:val="0"/>
          <w:iCs w:val="0"/>
        </w:rPr>
      </w:pPr>
      <w:r>
        <w:rPr>
          <w:noProof/>
        </w:rPr>
        <mc:AlternateContent>
          <mc:Choice Requires="wps">
            <w:drawing>
              <wp:anchor distT="0" distB="0" distL="114300" distR="114300" simplePos="0" relativeHeight="251658263" behindDoc="1" locked="0" layoutInCell="1" allowOverlap="1" wp14:anchorId="45387976" wp14:editId="07FBA453">
                <wp:simplePos x="0" y="0"/>
                <wp:positionH relativeFrom="column">
                  <wp:posOffset>2922905</wp:posOffset>
                </wp:positionH>
                <wp:positionV relativeFrom="paragraph">
                  <wp:posOffset>2199640</wp:posOffset>
                </wp:positionV>
                <wp:extent cx="2686685" cy="635"/>
                <wp:effectExtent l="0" t="0" r="0" b="0"/>
                <wp:wrapTight wrapText="bothSides">
                  <wp:wrapPolygon edited="0">
                    <wp:start x="0" y="0"/>
                    <wp:lineTo x="0" y="21600"/>
                    <wp:lineTo x="21600" y="21600"/>
                    <wp:lineTo x="21600" y="0"/>
                  </wp:wrapPolygon>
                </wp:wrapTight>
                <wp:docPr id="1005126083" name="Text Box 1"/>
                <wp:cNvGraphicFramePr/>
                <a:graphic xmlns:a="http://schemas.openxmlformats.org/drawingml/2006/main">
                  <a:graphicData uri="http://schemas.microsoft.com/office/word/2010/wordprocessingShape">
                    <wps:wsp>
                      <wps:cNvSpPr txBox="1"/>
                      <wps:spPr>
                        <a:xfrm>
                          <a:off x="0" y="0"/>
                          <a:ext cx="2686685" cy="635"/>
                        </a:xfrm>
                        <a:prstGeom prst="rect">
                          <a:avLst/>
                        </a:prstGeom>
                        <a:solidFill>
                          <a:prstClr val="white"/>
                        </a:solidFill>
                        <a:ln>
                          <a:noFill/>
                        </a:ln>
                      </wps:spPr>
                      <wps:txbx>
                        <w:txbxContent>
                          <w:p w14:paraId="12C7F2A1" w14:textId="6036826E" w:rsidR="006F6CD6" w:rsidRPr="003B0110" w:rsidRDefault="006F6CD6" w:rsidP="006F6CD6">
                            <w:pPr>
                              <w:pStyle w:val="Caption"/>
                              <w:rPr>
                                <w:noProof/>
                                <w:sz w:val="20"/>
                              </w:rPr>
                            </w:pPr>
                            <w:r>
                              <w:t xml:space="preserve">Figure </w:t>
                            </w:r>
                            <w:r>
                              <w:fldChar w:fldCharType="begin"/>
                            </w:r>
                            <w:r>
                              <w:instrText xml:space="preserve"> SEQ Figure \* ARABIC </w:instrText>
                            </w:r>
                            <w:r>
                              <w:fldChar w:fldCharType="separate"/>
                            </w:r>
                            <w:r>
                              <w:rPr>
                                <w:noProof/>
                              </w:rPr>
                              <w:t>10</w:t>
                            </w:r>
                            <w:r>
                              <w:fldChar w:fldCharType="end"/>
                            </w:r>
                            <w:r>
                              <w:t xml:space="preserve"> : Aegon traffic Ingress to the EKS VPC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387976" id="_x0000_s1035" type="#_x0000_t202" style="position:absolute;margin-left:230.15pt;margin-top:173.2pt;width:211.55pt;height:.05pt;z-index:-2516582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uhGGgIAAD8EAAAOAAAAZHJzL2Uyb0RvYy54bWysU1GP2jAMfp+0/xDlfRSYDr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" stroked="f">
                <v:textbox style="mso-fit-shape-to-text:t" inset="0,0,0,0">
                  <w:txbxContent>
                    <w:p w14:paraId="12C7F2A1" w14:textId="6036826E" w:rsidR="006F6CD6" w:rsidRPr="003B0110" w:rsidRDefault="006F6CD6" w:rsidP="006F6CD6">
                      <w:pPr>
                        <w:pStyle w:val="Caption"/>
                        <w:rPr>
                          <w:noProof/>
                          <w:sz w:val="20"/>
                        </w:rPr>
                      </w:pPr>
                      <w:r>
                        <w:t xml:space="preserve">Figure </w:t>
                      </w:r>
                      <w:r>
                        <w:fldChar w:fldCharType="begin"/>
                      </w:r>
                      <w:r>
                        <w:instrText xml:space="preserve"> SEQ Figure \* ARABIC </w:instrText>
                      </w:r>
                      <w:r>
                        <w:fldChar w:fldCharType="separate"/>
                      </w:r>
                      <w:r>
                        <w:rPr>
                          <w:noProof/>
                        </w:rPr>
                        <w:t>10</w:t>
                      </w:r>
                      <w:r>
                        <w:fldChar w:fldCharType="end"/>
                      </w:r>
                      <w:r>
                        <w:t xml:space="preserve"> : Aegon traffic Ingress to the EKS VPC</w:t>
                      </w:r>
                    </w:p>
                  </w:txbxContent>
                </v:textbox>
                <w10:wrap type="tight"/>
              </v:shape>
            </w:pict>
          </mc:Fallback>
        </mc:AlternateContent>
      </w:r>
      <w:r w:rsidR="004502CA" w:rsidRPr="00DF7E42">
        <w:rPr>
          <w:rStyle w:val="Emphasis"/>
          <w:i w:val="0"/>
          <w:iCs w:val="0"/>
          <w:noProof/>
        </w:rPr>
        <w:drawing>
          <wp:anchor distT="0" distB="0" distL="114300" distR="114300" simplePos="0" relativeHeight="251658258" behindDoc="1" locked="0" layoutInCell="1" allowOverlap="1" wp14:anchorId="2E69EC01" wp14:editId="4CED8C75">
            <wp:simplePos x="0" y="0"/>
            <wp:positionH relativeFrom="column">
              <wp:posOffset>2923389</wp:posOffset>
            </wp:positionH>
            <wp:positionV relativeFrom="paragraph">
              <wp:posOffset>6985</wp:posOffset>
            </wp:positionV>
            <wp:extent cx="2686685" cy="2135505"/>
            <wp:effectExtent l="0" t="0" r="0" b="0"/>
            <wp:wrapTight wrapText="bothSides">
              <wp:wrapPolygon edited="0">
                <wp:start x="0" y="0"/>
                <wp:lineTo x="0" y="21388"/>
                <wp:lineTo x="21442" y="21388"/>
                <wp:lineTo x="21442" y="0"/>
                <wp:lineTo x="0" y="0"/>
              </wp:wrapPolygon>
            </wp:wrapTight>
            <wp:docPr id="622807631" name="Picture 1" descr="A diagram of a private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07631" name="Picture 1" descr="A diagram of a private network&#10;&#10;Description automatically generated"/>
                    <pic:cNvPicPr/>
                  </pic:nvPicPr>
                  <pic:blipFill>
                    <a:blip r:embed="rId29"/>
                    <a:stretch>
                      <a:fillRect/>
                    </a:stretch>
                  </pic:blipFill>
                  <pic:spPr>
                    <a:xfrm>
                      <a:off x="0" y="0"/>
                      <a:ext cx="2686685" cy="2135505"/>
                    </a:xfrm>
                    <a:prstGeom prst="rect">
                      <a:avLst/>
                    </a:prstGeom>
                  </pic:spPr>
                </pic:pic>
              </a:graphicData>
            </a:graphic>
            <wp14:sizeRelH relativeFrom="page">
              <wp14:pctWidth>0</wp14:pctWidth>
            </wp14:sizeRelH>
            <wp14:sizeRelV relativeFrom="page">
              <wp14:pctHeight>0</wp14:pctHeight>
            </wp14:sizeRelV>
          </wp:anchor>
        </w:drawing>
      </w:r>
    </w:p>
    <w:p w14:paraId="24BC827A" w14:textId="142EE78F" w:rsidR="00FE3B81" w:rsidRDefault="00FE3B81" w:rsidP="00FE3B81">
      <w:pPr>
        <w:rPr>
          <w:rStyle w:val="Emphasis"/>
          <w:b/>
          <w:bCs/>
          <w:i w:val="0"/>
          <w:iCs w:val="0"/>
        </w:rPr>
      </w:pPr>
    </w:p>
    <w:p w14:paraId="6EE64813" w14:textId="42660B16" w:rsidR="00FE3B81" w:rsidRDefault="00FE3B81" w:rsidP="00FE3B81">
      <w:pPr>
        <w:rPr>
          <w:rStyle w:val="Emphasis"/>
          <w:i w:val="0"/>
          <w:iCs w:val="0"/>
        </w:rPr>
      </w:pPr>
      <w:r w:rsidRPr="008E3959">
        <w:rPr>
          <w:rStyle w:val="Emphasis"/>
          <w:b/>
          <w:bCs/>
          <w:i w:val="0"/>
          <w:iCs w:val="0"/>
        </w:rPr>
        <w:t>Ingress</w:t>
      </w:r>
      <w:r>
        <w:rPr>
          <w:rStyle w:val="Emphasis"/>
          <w:i w:val="0"/>
          <w:iCs w:val="0"/>
        </w:rPr>
        <w:t xml:space="preserve">: For access from resources outside the VPC to the </w:t>
      </w:r>
      <w:r w:rsidR="00764E88">
        <w:rPr>
          <w:rStyle w:val="Emphasis"/>
          <w:i w:val="0"/>
          <w:iCs w:val="0"/>
        </w:rPr>
        <w:t xml:space="preserve">EKS </w:t>
      </w:r>
      <w:r>
        <w:rPr>
          <w:rStyle w:val="Emphasis"/>
          <w:i w:val="0"/>
          <w:iCs w:val="0"/>
        </w:rPr>
        <w:t>node</w:t>
      </w:r>
      <w:r w:rsidR="00764E88">
        <w:rPr>
          <w:rStyle w:val="Emphasis"/>
          <w:i w:val="0"/>
          <w:iCs w:val="0"/>
        </w:rPr>
        <w:t>/container</w:t>
      </w:r>
      <w:r>
        <w:rPr>
          <w:rStyle w:val="Emphasis"/>
          <w:i w:val="0"/>
          <w:iCs w:val="0"/>
        </w:rPr>
        <w:t xml:space="preserve">, native routing in the VPC is used.  Since the </w:t>
      </w:r>
      <w:r w:rsidR="00764E88">
        <w:rPr>
          <w:rStyle w:val="Emphasis"/>
          <w:i w:val="0"/>
          <w:iCs w:val="0"/>
        </w:rPr>
        <w:t xml:space="preserve">EKS resources are </w:t>
      </w:r>
      <w:r>
        <w:rPr>
          <w:rStyle w:val="Emphasis"/>
          <w:i w:val="0"/>
          <w:iCs w:val="0"/>
        </w:rPr>
        <w:t>on routable subnet</w:t>
      </w:r>
      <w:r w:rsidR="00764E88">
        <w:rPr>
          <w:rStyle w:val="Emphasis"/>
          <w:i w:val="0"/>
          <w:iCs w:val="0"/>
        </w:rPr>
        <w:t>s</w:t>
      </w:r>
      <w:r>
        <w:rPr>
          <w:rStyle w:val="Emphasis"/>
          <w:i w:val="0"/>
          <w:iCs w:val="0"/>
        </w:rPr>
        <w:t xml:space="preserve">, the Aegon network and Internet proxies know about the VPC network and can reach </w:t>
      </w:r>
      <w:r w:rsidR="00764E88">
        <w:rPr>
          <w:rStyle w:val="Emphasis"/>
          <w:i w:val="0"/>
          <w:iCs w:val="0"/>
        </w:rPr>
        <w:t>the resources</w:t>
      </w:r>
      <w:r>
        <w:rPr>
          <w:rStyle w:val="Emphasis"/>
          <w:i w:val="0"/>
          <w:iCs w:val="0"/>
        </w:rPr>
        <w:t xml:space="preserve"> without the need for an intermediary device, like an Application Load Balancer. Normal network segmentation policies apply to traffic entering the VPC</w:t>
      </w:r>
    </w:p>
    <w:p w14:paraId="3F187DE7" w14:textId="77777777" w:rsidR="00990CAB" w:rsidRDefault="00990CAB" w:rsidP="009F562B">
      <w:pPr>
        <w:rPr>
          <w:rStyle w:val="Emphasis"/>
          <w:i w:val="0"/>
          <w:iCs w:val="0"/>
        </w:rPr>
      </w:pPr>
    </w:p>
    <w:p w14:paraId="708E61E6" w14:textId="77777777" w:rsidR="004502CA" w:rsidRDefault="004502CA" w:rsidP="00CA3B91">
      <w:pPr>
        <w:rPr>
          <w:rStyle w:val="Emphasis"/>
          <w:i w:val="0"/>
          <w:iCs w:val="0"/>
        </w:rPr>
      </w:pPr>
    </w:p>
    <w:p w14:paraId="6DC70DB5" w14:textId="500A653B" w:rsidR="00CA3B91" w:rsidRDefault="00CA3B91" w:rsidP="00CA3B91">
      <w:pPr>
        <w:rPr>
          <w:rStyle w:val="Emphasis"/>
          <w:i w:val="0"/>
          <w:iCs w:val="0"/>
        </w:rPr>
      </w:pPr>
      <w:r>
        <w:rPr>
          <w:rStyle w:val="Emphasis"/>
          <w:i w:val="0"/>
          <w:iCs w:val="0"/>
        </w:rPr>
        <w:t xml:space="preserve">Consideration should still be given to the accessibility of other resources in the VPC to the EKS environment using the same controls document in the earlier section: </w:t>
      </w:r>
      <w:r w:rsidRPr="00A02C1F">
        <w:rPr>
          <w:rStyle w:val="Emphasis"/>
          <w:i w:val="0"/>
          <w:iCs w:val="0"/>
          <w:u w:val="single"/>
        </w:rPr>
        <w:fldChar w:fldCharType="begin"/>
      </w:r>
      <w:r w:rsidRPr="00A02C1F">
        <w:rPr>
          <w:rStyle w:val="Emphasis"/>
          <w:i w:val="0"/>
          <w:iCs w:val="0"/>
          <w:u w:val="single"/>
        </w:rPr>
        <w:instrText xml:space="preserve"> REF _Ref165467396 \h  \* MERGEFORMAT </w:instrText>
      </w:r>
      <w:r w:rsidRPr="00A02C1F">
        <w:rPr>
          <w:rStyle w:val="Emphasis"/>
          <w:i w:val="0"/>
          <w:iCs w:val="0"/>
          <w:u w:val="single"/>
        </w:rPr>
      </w:r>
      <w:r w:rsidRPr="00A02C1F">
        <w:rPr>
          <w:rStyle w:val="Emphasis"/>
          <w:i w:val="0"/>
          <w:iCs w:val="0"/>
          <w:u w:val="single"/>
        </w:rPr>
        <w:fldChar w:fldCharType="separate"/>
      </w:r>
      <w:r w:rsidRPr="00A02C1F">
        <w:rPr>
          <w:rStyle w:val="Emphasis"/>
          <w:i w:val="0"/>
          <w:iCs w:val="0"/>
          <w:u w:val="single"/>
        </w:rPr>
        <w:t>Non-Routable Nodes and Containers Isolated to the VPC</w:t>
      </w:r>
      <w:r w:rsidRPr="00A02C1F">
        <w:rPr>
          <w:rStyle w:val="Emphasis"/>
          <w:i w:val="0"/>
          <w:iCs w:val="0"/>
          <w:u w:val="single"/>
        </w:rPr>
        <w:fldChar w:fldCharType="end"/>
      </w:r>
      <w:r w:rsidRPr="00A02C1F">
        <w:rPr>
          <w:rStyle w:val="Emphasis"/>
          <w:i w:val="0"/>
          <w:iCs w:val="0"/>
        </w:rPr>
        <w:t>.</w:t>
      </w:r>
    </w:p>
    <w:p w14:paraId="21856F17" w14:textId="77777777" w:rsidR="005B7CBB" w:rsidRDefault="005B7CBB" w:rsidP="00CA3B91">
      <w:pPr>
        <w:rPr>
          <w:rStyle w:val="Emphasis"/>
          <w:i w:val="0"/>
          <w:iCs w:val="0"/>
        </w:rPr>
      </w:pPr>
    </w:p>
    <w:p w14:paraId="7B6D52FA" w14:textId="5992B869" w:rsidR="005B7CBB" w:rsidRPr="000C3B0B" w:rsidRDefault="005B7CBB" w:rsidP="00CA3B91">
      <w:pPr>
        <w:rPr>
          <w:rStyle w:val="Emphasis"/>
        </w:rPr>
      </w:pPr>
      <w:r w:rsidRPr="000C3B0B">
        <w:rPr>
          <w:rStyle w:val="Emphasis"/>
        </w:rPr>
        <w:t>Note: An exception is required to use this pattern as i</w:t>
      </w:r>
      <w:r w:rsidR="00124A18">
        <w:rPr>
          <w:rStyle w:val="Emphasis"/>
        </w:rPr>
        <w:t>t</w:t>
      </w:r>
      <w:r w:rsidRPr="000C3B0B">
        <w:rPr>
          <w:rStyle w:val="Emphasis"/>
        </w:rPr>
        <w:t xml:space="preserve"> offers the least </w:t>
      </w:r>
      <w:r w:rsidR="000C3B0B" w:rsidRPr="000C3B0B">
        <w:rPr>
          <w:rStyle w:val="Emphasis"/>
        </w:rPr>
        <w:t>security control and has the largest impact on routable IP Address consumption.</w:t>
      </w:r>
    </w:p>
    <w:p w14:paraId="689F1E47" w14:textId="64EFE9E2" w:rsidR="0096377B" w:rsidRDefault="0096377B" w:rsidP="0096377B">
      <w:pPr>
        <w:rPr>
          <w:ins w:id="137" w:author="Kerbachi, Mohamed - GTS Global ENG &amp; ARCH" w:date="2025-03-18T14:52:00Z" w16du:dateUtc="2025-03-18T18:52:00Z"/>
          <w:rStyle w:val="Emphasis"/>
          <w:i w:val="0"/>
          <w:iCs w:val="0"/>
        </w:rPr>
      </w:pPr>
    </w:p>
    <w:p w14:paraId="6C301BE4" w14:textId="77777777" w:rsidR="00EC0C4C" w:rsidRDefault="00EC0C4C" w:rsidP="0096377B">
      <w:pPr>
        <w:rPr>
          <w:ins w:id="138" w:author="Kerbachi, Mohamed - GTS Global ENG &amp; ARCH" w:date="2025-03-18T14:52:00Z" w16du:dateUtc="2025-03-18T18:52:00Z"/>
          <w:rStyle w:val="Emphasis"/>
          <w:i w:val="0"/>
          <w:iCs w:val="0"/>
        </w:rPr>
      </w:pPr>
    </w:p>
    <w:p w14:paraId="128E9444" w14:textId="77777777" w:rsidR="00EC0C4C" w:rsidRDefault="00EC0C4C" w:rsidP="0096377B">
      <w:pPr>
        <w:rPr>
          <w:ins w:id="139" w:author="Kerbachi, Mohamed - GTS Global ENG &amp; ARCH" w:date="2025-03-18T14:52:00Z" w16du:dateUtc="2025-03-18T18:52:00Z"/>
          <w:rStyle w:val="Emphasis"/>
          <w:i w:val="0"/>
          <w:iCs w:val="0"/>
        </w:rPr>
      </w:pPr>
    </w:p>
    <w:p w14:paraId="54E00A5C" w14:textId="77777777" w:rsidR="00EC0C4C" w:rsidRDefault="00EC0C4C" w:rsidP="0096377B">
      <w:pPr>
        <w:rPr>
          <w:ins w:id="140" w:author="Kerbachi, Mohamed - GTS Global ENG &amp; ARCH" w:date="2025-03-18T14:52:00Z" w16du:dateUtc="2025-03-18T18:52:00Z"/>
          <w:rStyle w:val="Emphasis"/>
          <w:i w:val="0"/>
          <w:iCs w:val="0"/>
        </w:rPr>
      </w:pPr>
    </w:p>
    <w:p w14:paraId="05B7E42F" w14:textId="77777777" w:rsidR="00EC0C4C" w:rsidRDefault="00EC0C4C" w:rsidP="0096377B">
      <w:pPr>
        <w:rPr>
          <w:ins w:id="141" w:author="Kerbachi, Mohamed - GTS Global ENG &amp; ARCH" w:date="2025-03-18T14:52:00Z" w16du:dateUtc="2025-03-18T18:52:00Z"/>
          <w:rStyle w:val="Emphasis"/>
          <w:i w:val="0"/>
          <w:iCs w:val="0"/>
        </w:rPr>
      </w:pPr>
    </w:p>
    <w:p w14:paraId="5605B8F3" w14:textId="4B41F515" w:rsidR="00EC0C4C" w:rsidRDefault="00EC0C4C" w:rsidP="00EC0C4C">
      <w:pPr>
        <w:pStyle w:val="Heading3"/>
        <w:rPr>
          <w:ins w:id="142" w:author="Kerbachi, Mohamed - GTS Global ENG &amp; ARCH" w:date="2025-03-18T14:52:00Z" w16du:dateUtc="2025-03-18T18:52:00Z"/>
        </w:rPr>
      </w:pPr>
      <w:ins w:id="143" w:author="Kerbachi, Mohamed - GTS Global ENG &amp; ARCH" w:date="2025-03-18T14:52:00Z" w16du:dateUtc="2025-03-18T18:52:00Z">
        <w:r>
          <w:lastRenderedPageBreak/>
          <w:t>Karpenter for</w:t>
        </w:r>
      </w:ins>
      <w:ins w:id="144" w:author="Kerbachi, Mohamed - GTS Global ENG &amp; ARCH" w:date="2025-03-21T10:17:00Z" w16du:dateUtc="2025-03-21T14:17:00Z">
        <w:r w:rsidR="002B12FB">
          <w:t xml:space="preserve"> EKS</w:t>
        </w:r>
      </w:ins>
      <w:ins w:id="145" w:author="Kerbachi, Mohamed - GTS Global ENG &amp; ARCH" w:date="2025-03-18T14:52:00Z" w16du:dateUtc="2025-03-18T18:52:00Z">
        <w:r>
          <w:t xml:space="preserve"> autoscaling</w:t>
        </w:r>
      </w:ins>
    </w:p>
    <w:p w14:paraId="4F7E1B93" w14:textId="2E8F2659" w:rsidR="00EC0C4C" w:rsidRDefault="00EC0C4C" w:rsidP="00EC0C4C">
      <w:pPr>
        <w:rPr>
          <w:ins w:id="146" w:author="Kerbachi, Mohamed - GTS Global ENG &amp; ARCH" w:date="2025-03-18T15:49:00Z" w16du:dateUtc="2025-03-18T19:49:00Z"/>
          <w:rStyle w:val="Emphasis"/>
          <w:i w:val="0"/>
          <w:iCs w:val="0"/>
        </w:rPr>
      </w:pPr>
      <w:ins w:id="147" w:author="Kerbachi, Mohamed - GTS Global ENG &amp; ARCH" w:date="2025-03-18T14:56:00Z" w16du:dateUtc="2025-03-18T18:56:00Z">
        <w:r>
          <w:rPr>
            <w:rStyle w:val="Emphasis"/>
            <w:i w:val="0"/>
            <w:iCs w:val="0"/>
          </w:rPr>
          <w:t xml:space="preserve">Karpenter is </w:t>
        </w:r>
      </w:ins>
      <w:ins w:id="148" w:author="Kerbachi, Mohamed - GTS Global ENG &amp; ARCH" w:date="2025-03-21T10:27:00Z" w16du:dateUtc="2025-03-21T14:27:00Z">
        <w:r w:rsidR="00A7570B">
          <w:rPr>
            <w:rStyle w:val="Emphasis"/>
            <w:i w:val="0"/>
            <w:iCs w:val="0"/>
          </w:rPr>
          <w:t xml:space="preserve">an open source cluster autoscaling solution specifically built for Kubernetes, and it </w:t>
        </w:r>
      </w:ins>
      <w:ins w:id="149" w:author="Kerbachi, Mohamed - GTS Global ENG &amp; ARCH" w:date="2025-03-21T10:28:00Z" w16du:dateUtc="2025-03-21T14:28:00Z">
        <w:r w:rsidR="00A7570B">
          <w:rPr>
            <w:rStyle w:val="Emphasis"/>
            <w:i w:val="0"/>
            <w:iCs w:val="0"/>
          </w:rPr>
          <w:t xml:space="preserve">is fully supported and actively maintained by Amazon Web </w:t>
        </w:r>
      </w:ins>
      <w:ins w:id="150" w:author="Kerbachi, Mohamed - GTS Global ENG &amp; ARCH" w:date="2025-03-21T10:29:00Z" w16du:dateUtc="2025-03-21T14:29:00Z">
        <w:r w:rsidR="00A7570B">
          <w:rPr>
            <w:rStyle w:val="Emphasis"/>
            <w:i w:val="0"/>
            <w:iCs w:val="0"/>
          </w:rPr>
          <w:t>Services</w:t>
        </w:r>
      </w:ins>
      <w:ins w:id="151" w:author="Kerbachi, Mohamed - GTS Global ENG &amp; ARCH" w:date="2025-03-21T10:28:00Z" w16du:dateUtc="2025-03-21T14:28:00Z">
        <w:r w:rsidR="00A7570B">
          <w:rPr>
            <w:rStyle w:val="Emphasis"/>
            <w:i w:val="0"/>
            <w:iCs w:val="0"/>
          </w:rPr>
          <w:t>. Karpenter</w:t>
        </w:r>
      </w:ins>
      <w:ins w:id="152" w:author="Kerbachi, Mohamed - GTS Global ENG &amp; ARCH" w:date="2025-03-18T14:57:00Z" w16du:dateUtc="2025-03-18T18:57:00Z">
        <w:r>
          <w:rPr>
            <w:rStyle w:val="Emphasis"/>
            <w:i w:val="0"/>
            <w:iCs w:val="0"/>
          </w:rPr>
          <w:t xml:space="preserve"> efficiently provisions and manages compute engines. </w:t>
        </w:r>
      </w:ins>
      <w:ins w:id="153" w:author="Kerbachi, Mohamed - GTS Global ENG &amp; ARCH" w:date="2025-03-18T14:58:00Z" w16du:dateUtc="2025-03-18T18:58:00Z">
        <w:r>
          <w:rPr>
            <w:rStyle w:val="Emphasis"/>
            <w:i w:val="0"/>
            <w:iCs w:val="0"/>
          </w:rPr>
          <w:t xml:space="preserve">It automatically adjusts the number </w:t>
        </w:r>
      </w:ins>
      <w:ins w:id="154" w:author="Kerbachi, Mohamed - GTS Global ENG &amp; ARCH" w:date="2025-03-18T14:59:00Z" w16du:dateUtc="2025-03-18T18:59:00Z">
        <w:r>
          <w:rPr>
            <w:rStyle w:val="Emphasis"/>
            <w:i w:val="0"/>
            <w:iCs w:val="0"/>
          </w:rPr>
          <w:t>of nodes in a cluster based on the workload demands, optimizing resource allocation and cost</w:t>
        </w:r>
      </w:ins>
      <w:ins w:id="155" w:author="Kerbachi, Mohamed - GTS Global ENG &amp; ARCH" w:date="2025-03-18T15:02:00Z" w16du:dateUtc="2025-03-18T19:02:00Z">
        <w:r w:rsidR="00544748">
          <w:rPr>
            <w:rStyle w:val="Emphasis"/>
            <w:i w:val="0"/>
            <w:iCs w:val="0"/>
          </w:rPr>
          <w:t xml:space="preserve"> by consolidating under-utilized nodes</w:t>
        </w:r>
      </w:ins>
      <w:ins w:id="156" w:author="Kerbachi, Mohamed - GTS Global ENG &amp; ARCH" w:date="2025-03-18T14:59:00Z" w16du:dateUtc="2025-03-18T18:59:00Z">
        <w:r>
          <w:rPr>
            <w:rStyle w:val="Emphasis"/>
            <w:i w:val="0"/>
            <w:iCs w:val="0"/>
          </w:rPr>
          <w:t xml:space="preserve">. </w:t>
        </w:r>
        <w:r w:rsidR="00544748">
          <w:rPr>
            <w:rStyle w:val="Emphasis"/>
            <w:i w:val="0"/>
            <w:iCs w:val="0"/>
          </w:rPr>
          <w:t>Karpenter supports customizable node configuratio</w:t>
        </w:r>
      </w:ins>
      <w:ins w:id="157" w:author="Kerbachi, Mohamed - GTS Global ENG &amp; ARCH" w:date="2025-03-18T15:00:00Z" w16du:dateUtc="2025-03-18T19:00:00Z">
        <w:r w:rsidR="00544748">
          <w:rPr>
            <w:rStyle w:val="Emphasis"/>
            <w:i w:val="0"/>
            <w:iCs w:val="0"/>
          </w:rPr>
          <w:t>ns, enabling flexible scaling without manual intervention. This helps in managing dynamic workloads</w:t>
        </w:r>
      </w:ins>
      <w:ins w:id="158" w:author="Kerbachi, Mohamed - GTS Global ENG &amp; ARCH" w:date="2025-03-18T15:02:00Z" w16du:dateUtc="2025-03-18T19:02:00Z">
        <w:r w:rsidR="00544748">
          <w:rPr>
            <w:rStyle w:val="Emphasis"/>
            <w:i w:val="0"/>
            <w:iCs w:val="0"/>
          </w:rPr>
          <w:t xml:space="preserve"> and</w:t>
        </w:r>
      </w:ins>
      <w:ins w:id="159" w:author="Kerbachi, Mohamed - GTS Global ENG &amp; ARCH" w:date="2025-03-18T15:00:00Z" w16du:dateUtc="2025-03-18T19:00:00Z">
        <w:r w:rsidR="00544748">
          <w:rPr>
            <w:rStyle w:val="Emphasis"/>
            <w:i w:val="0"/>
            <w:iCs w:val="0"/>
          </w:rPr>
          <w:t xml:space="preserve"> improving resource utilization</w:t>
        </w:r>
      </w:ins>
      <w:ins w:id="160" w:author="Kerbachi, Mohamed - GTS Global ENG &amp; ARCH" w:date="2025-03-18T15:02:00Z" w16du:dateUtc="2025-03-18T19:02:00Z">
        <w:r w:rsidR="00544748">
          <w:rPr>
            <w:rStyle w:val="Emphasis"/>
            <w:i w:val="0"/>
            <w:iCs w:val="0"/>
          </w:rPr>
          <w:t>.</w:t>
        </w:r>
      </w:ins>
    </w:p>
    <w:p w14:paraId="6AB0E342" w14:textId="77777777" w:rsidR="008A7B1D" w:rsidRDefault="008A7B1D" w:rsidP="00EC0C4C">
      <w:pPr>
        <w:rPr>
          <w:ins w:id="161" w:author="Kerbachi, Mohamed - GTS Global ENG &amp; ARCH" w:date="2025-03-18T16:42:00Z" w16du:dateUtc="2025-03-18T20:42:00Z"/>
          <w:rStyle w:val="Emphasis"/>
          <w:i w:val="0"/>
          <w:iCs w:val="0"/>
        </w:rPr>
      </w:pPr>
    </w:p>
    <w:p w14:paraId="31023EAA" w14:textId="51F0162A" w:rsidR="00103D6F" w:rsidRDefault="00103D6F" w:rsidP="00EC0C4C">
      <w:pPr>
        <w:rPr>
          <w:ins w:id="162" w:author="Kerbachi, Mohamed - GTS Global ENG &amp; ARCH" w:date="2025-03-18T15:49:00Z" w16du:dateUtc="2025-03-18T19:49:00Z"/>
          <w:rStyle w:val="Emphasis"/>
          <w:i w:val="0"/>
          <w:iCs w:val="0"/>
        </w:rPr>
      </w:pPr>
      <w:ins w:id="163" w:author="Kerbachi, Mohamed - GTS Global ENG &amp; ARCH" w:date="2025-03-18T16:42:00Z" w16du:dateUtc="2025-03-18T20:42:00Z">
        <w:r>
          <w:rPr>
            <w:rStyle w:val="Emphasis"/>
            <w:i w:val="0"/>
            <w:iCs w:val="0"/>
          </w:rPr>
          <w:t xml:space="preserve">There are two kinds of decisions </w:t>
        </w:r>
      </w:ins>
      <w:ins w:id="164" w:author="Kerbachi, Mohamed - GTS Global ENG &amp; ARCH" w:date="2025-03-18T16:43:00Z" w16du:dateUtc="2025-03-18T20:43:00Z">
        <w:r>
          <w:rPr>
            <w:rStyle w:val="Emphasis"/>
            <w:i w:val="0"/>
            <w:iCs w:val="0"/>
          </w:rPr>
          <w:t>Karpenter makes: to provision new compute and to deprovision that compute when it’s no longer needed. Karpenter works by watching for pods that t</w:t>
        </w:r>
      </w:ins>
      <w:ins w:id="165" w:author="Kerbachi, Mohamed - GTS Global ENG &amp; ARCH" w:date="2025-03-18T16:44:00Z" w16du:dateUtc="2025-03-18T20:44:00Z">
        <w:r>
          <w:rPr>
            <w:rStyle w:val="Emphasis"/>
            <w:i w:val="0"/>
            <w:iCs w:val="0"/>
          </w:rPr>
          <w:t>he Kubernetes scheduler has marked as un</w:t>
        </w:r>
      </w:ins>
      <w:ins w:id="166" w:author="Kerbachi, Mohamed - GTS Global ENG &amp; ARCH" w:date="2025-03-18T16:51:00Z" w16du:dateUtc="2025-03-18T20:51:00Z">
        <w:r w:rsidR="00F93DC8">
          <w:rPr>
            <w:rStyle w:val="Emphasis"/>
            <w:i w:val="0"/>
            <w:iCs w:val="0"/>
          </w:rPr>
          <w:t>s</w:t>
        </w:r>
      </w:ins>
      <w:ins w:id="167" w:author="Kerbachi, Mohamed - GTS Global ENG &amp; ARCH" w:date="2025-03-18T16:44:00Z" w16du:dateUtc="2025-03-18T20:44:00Z">
        <w:r>
          <w:rPr>
            <w:rStyle w:val="Emphasis"/>
            <w:i w:val="0"/>
            <w:iCs w:val="0"/>
          </w:rPr>
          <w:t>chedulable, evaluating scheduling constraints (resource requests, node-selectors, affinities</w:t>
        </w:r>
      </w:ins>
      <w:ins w:id="168" w:author="Kerbachi, Mohamed - GTS Global ENG &amp; ARCH" w:date="2025-03-18T16:45:00Z" w16du:dateUtc="2025-03-18T20:45:00Z">
        <w:r>
          <w:rPr>
            <w:rStyle w:val="Emphasis"/>
            <w:i w:val="0"/>
            <w:iCs w:val="0"/>
          </w:rPr>
          <w:t xml:space="preserve"> and tolerations</w:t>
        </w:r>
      </w:ins>
      <w:ins w:id="169" w:author="Kerbachi, Mohamed - GTS Global ENG &amp; ARCH" w:date="2025-03-18T16:47:00Z" w16du:dateUtc="2025-03-18T20:47:00Z">
        <w:r>
          <w:rPr>
            <w:rStyle w:val="Emphasis"/>
            <w:i w:val="0"/>
            <w:iCs w:val="0"/>
          </w:rPr>
          <w:t xml:space="preserve">) requested </w:t>
        </w:r>
      </w:ins>
      <w:ins w:id="170" w:author="Kerbachi, Mohamed - GTS Global ENG &amp; ARCH" w:date="2025-03-18T16:49:00Z" w16du:dateUtc="2025-03-18T20:49:00Z">
        <w:r>
          <w:rPr>
            <w:rStyle w:val="Emphasis"/>
            <w:i w:val="0"/>
            <w:iCs w:val="0"/>
          </w:rPr>
          <w:t>by the pods.</w:t>
        </w:r>
      </w:ins>
    </w:p>
    <w:p w14:paraId="09C76471" w14:textId="77777777" w:rsidR="008A7B1D" w:rsidRDefault="008A7B1D" w:rsidP="00EC0C4C">
      <w:pPr>
        <w:rPr>
          <w:ins w:id="171" w:author="Kerbachi, Mohamed - GTS Global ENG &amp; ARCH" w:date="2025-03-18T15:49:00Z" w16du:dateUtc="2025-03-18T19:49:00Z"/>
          <w:rStyle w:val="Emphasis"/>
          <w:i w:val="0"/>
          <w:iCs w:val="0"/>
        </w:rPr>
      </w:pPr>
    </w:p>
    <w:p w14:paraId="0705F50F" w14:textId="77777777" w:rsidR="008A7B1D" w:rsidRDefault="008A7B1D" w:rsidP="00EC0C4C">
      <w:pPr>
        <w:rPr>
          <w:ins w:id="172" w:author="Kerbachi, Mohamed - GTS Global ENG &amp; ARCH" w:date="2025-03-18T15:49:00Z" w16du:dateUtc="2025-03-18T19:49:00Z"/>
          <w:rStyle w:val="Emphasis"/>
          <w:i w:val="0"/>
          <w:iCs w:val="0"/>
        </w:rPr>
      </w:pPr>
    </w:p>
    <w:p w14:paraId="5BC1E667" w14:textId="77777777" w:rsidR="008A7B1D" w:rsidRDefault="008A7B1D" w:rsidP="00EC0C4C">
      <w:pPr>
        <w:rPr>
          <w:ins w:id="173" w:author="Kerbachi, Mohamed - GTS Global ENG &amp; ARCH" w:date="2025-03-18T15:49:00Z" w16du:dateUtc="2025-03-18T19:49:00Z"/>
          <w:rStyle w:val="Emphasis"/>
          <w:i w:val="0"/>
          <w:iCs w:val="0"/>
        </w:rPr>
      </w:pPr>
    </w:p>
    <w:p w14:paraId="1F40079F" w14:textId="64EFE9E2" w:rsidR="008A7B1D" w:rsidRDefault="00C31F8B" w:rsidP="00EC0C4C">
      <w:pPr>
        <w:rPr>
          <w:ins w:id="174" w:author="Kerbachi, Mohamed - GTS Global ENG &amp; ARCH" w:date="2025-03-20T09:36:00Z" w16du:dateUtc="2025-03-20T13:36:00Z"/>
          <w:rStyle w:val="Emphasis"/>
          <w:i w:val="0"/>
          <w:iCs w:val="0"/>
        </w:rPr>
      </w:pPr>
      <w:ins w:id="175" w:author="Kerbachi, Mohamed - GTS Global ENG &amp; ARCH" w:date="2025-03-20T17:42:00Z" w16du:dateUtc="2025-03-20T21:42:00Z">
        <w:r>
          <w:rPr>
            <w:noProof/>
          </w:rPr>
          <w:drawing>
            <wp:inline distT="0" distB="0" distL="0" distR="0" wp14:anchorId="2F7A5F82" wp14:editId="3A2A426D">
              <wp:extent cx="5753100" cy="3771900"/>
              <wp:effectExtent l="0" t="0" r="0" b="0"/>
              <wp:docPr id="191015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3771900"/>
                      </a:xfrm>
                      <a:prstGeom prst="rect">
                        <a:avLst/>
                      </a:prstGeom>
                      <a:noFill/>
                      <a:ln>
                        <a:noFill/>
                      </a:ln>
                    </pic:spPr>
                  </pic:pic>
                </a:graphicData>
              </a:graphic>
            </wp:inline>
          </w:drawing>
        </w:r>
      </w:ins>
    </w:p>
    <w:p w14:paraId="2F980600" w14:textId="106F634B" w:rsidR="00696B16" w:rsidRDefault="00696B16" w:rsidP="00EC0C4C">
      <w:pPr>
        <w:rPr>
          <w:ins w:id="176" w:author="Kerbachi, Mohamed - GTS Global ENG &amp; ARCH" w:date="2025-03-20T09:36:00Z" w16du:dateUtc="2025-03-20T13:36:00Z"/>
          <w:rStyle w:val="Emphasis"/>
          <w:i w:val="0"/>
          <w:iCs w:val="0"/>
        </w:rPr>
      </w:pPr>
      <w:ins w:id="177" w:author="Kerbachi, Mohamed - GTS Global ENG &amp; ARCH" w:date="2025-03-20T09:36:00Z" w16du:dateUtc="2025-03-20T13:36:00Z">
        <w:r>
          <w:rPr>
            <w:rStyle w:val="Emphasis"/>
            <w:i w:val="0"/>
            <w:iCs w:val="0"/>
          </w:rPr>
          <w:t>Karpenter</w:t>
        </w:r>
      </w:ins>
      <w:ins w:id="178" w:author="Kerbachi, Mohamed - GTS Global ENG &amp; ARCH" w:date="2025-03-20T09:39:00Z" w16du:dateUtc="2025-03-20T13:39:00Z">
        <w:r>
          <w:rPr>
            <w:rStyle w:val="Emphasis"/>
            <w:i w:val="0"/>
            <w:iCs w:val="0"/>
          </w:rPr>
          <w:t xml:space="preserve"> provisioning and </w:t>
        </w:r>
      </w:ins>
      <w:ins w:id="179" w:author="Kerbachi, Mohamed - GTS Global ENG &amp; ARCH" w:date="2025-03-20T09:40:00Z" w16du:dateUtc="2025-03-20T13:40:00Z">
        <w:r>
          <w:rPr>
            <w:rStyle w:val="Emphasis"/>
            <w:i w:val="0"/>
            <w:iCs w:val="0"/>
          </w:rPr>
          <w:t xml:space="preserve">consolidation </w:t>
        </w:r>
      </w:ins>
      <w:ins w:id="180" w:author="Kerbachi, Mohamed - GTS Global ENG &amp; ARCH" w:date="2025-03-20T09:39:00Z" w16du:dateUtc="2025-03-20T13:39:00Z">
        <w:r>
          <w:rPr>
            <w:rStyle w:val="Emphasis"/>
            <w:i w:val="0"/>
            <w:iCs w:val="0"/>
          </w:rPr>
          <w:t>scheduler</w:t>
        </w:r>
      </w:ins>
    </w:p>
    <w:p w14:paraId="1DE5B50C" w14:textId="77777777" w:rsidR="00696B16" w:rsidRDefault="00696B16" w:rsidP="00EC0C4C">
      <w:pPr>
        <w:rPr>
          <w:ins w:id="181" w:author="Kerbachi, Mohamed - GTS Global ENG &amp; ARCH" w:date="2025-03-20T09:36:00Z" w16du:dateUtc="2025-03-20T13:36:00Z"/>
          <w:rStyle w:val="Emphasis"/>
          <w:i w:val="0"/>
          <w:iCs w:val="0"/>
        </w:rPr>
      </w:pPr>
    </w:p>
    <w:p w14:paraId="623E50FE" w14:textId="4FD2417D" w:rsidR="00696B16" w:rsidRDefault="00696B16" w:rsidP="00EC0C4C">
      <w:pPr>
        <w:rPr>
          <w:ins w:id="182" w:author="Kerbachi, Mohamed - GTS Global ENG &amp; ARCH" w:date="2025-03-20T09:38:00Z" w16du:dateUtc="2025-03-20T13:38:00Z"/>
          <w:rStyle w:val="Emphasis"/>
          <w:i w:val="0"/>
          <w:iCs w:val="0"/>
        </w:rPr>
      </w:pPr>
    </w:p>
    <w:p w14:paraId="7BEDF80F" w14:textId="2F7BD85C" w:rsidR="00696B16" w:rsidDel="00B16191" w:rsidRDefault="00696B16" w:rsidP="00EC0C4C">
      <w:pPr>
        <w:rPr>
          <w:del w:id="183" w:author="Kerbachi, Mohamed - GTS Global ENG &amp; ARCH" w:date="2025-03-21T10:17:00Z" w16du:dateUtc="2025-03-21T14:17:00Z"/>
          <w:rStyle w:val="Emphasis"/>
          <w:i w:val="0"/>
          <w:iCs w:val="0"/>
        </w:rPr>
      </w:pPr>
    </w:p>
    <w:p w14:paraId="505A7AA9" w14:textId="77777777" w:rsidR="00B16191" w:rsidRDefault="00B16191" w:rsidP="00EC0C4C">
      <w:pPr>
        <w:rPr>
          <w:ins w:id="184" w:author="Kerbachi, Mohamed - GTS Global ENG &amp; ARCH" w:date="2025-04-02T19:06:00Z" w16du:dateUtc="2025-04-02T23:06:00Z"/>
          <w:rStyle w:val="Emphasis"/>
          <w:i w:val="0"/>
          <w:iCs w:val="0"/>
        </w:rPr>
      </w:pPr>
    </w:p>
    <w:p w14:paraId="40444477" w14:textId="77777777" w:rsidR="00B16191" w:rsidRDefault="00B16191" w:rsidP="00EC0C4C">
      <w:pPr>
        <w:rPr>
          <w:ins w:id="185" w:author="Kerbachi, Mohamed - GTS Global ENG &amp; ARCH" w:date="2025-04-02T19:06:00Z" w16du:dateUtc="2025-04-02T23:06:00Z"/>
          <w:rStyle w:val="Emphasis"/>
          <w:i w:val="0"/>
          <w:iCs w:val="0"/>
        </w:rPr>
      </w:pPr>
    </w:p>
    <w:p w14:paraId="7CFB0AF4" w14:textId="77777777" w:rsidR="00B16191" w:rsidRDefault="00B16191" w:rsidP="00EC0C4C">
      <w:pPr>
        <w:rPr>
          <w:ins w:id="186" w:author="Kerbachi, Mohamed - GTS Global ENG &amp; ARCH" w:date="2025-04-02T19:06:00Z" w16du:dateUtc="2025-04-02T23:06:00Z"/>
          <w:rStyle w:val="Emphasis"/>
          <w:i w:val="0"/>
          <w:iCs w:val="0"/>
        </w:rPr>
      </w:pPr>
    </w:p>
    <w:p w14:paraId="5400D731" w14:textId="77777777" w:rsidR="00B16191" w:rsidRDefault="00B16191" w:rsidP="00EC0C4C">
      <w:pPr>
        <w:rPr>
          <w:ins w:id="187" w:author="Kerbachi, Mohamed - GTS Global ENG &amp; ARCH" w:date="2025-04-02T19:06:00Z" w16du:dateUtc="2025-04-02T23:06:00Z"/>
          <w:rStyle w:val="Emphasis"/>
          <w:i w:val="0"/>
          <w:iCs w:val="0"/>
        </w:rPr>
      </w:pPr>
    </w:p>
    <w:p w14:paraId="1EA99569" w14:textId="77777777" w:rsidR="00B16191" w:rsidRDefault="00B16191" w:rsidP="00EC0C4C">
      <w:pPr>
        <w:rPr>
          <w:ins w:id="188" w:author="Kerbachi, Mohamed - GTS Global ENG &amp; ARCH" w:date="2025-04-02T19:06:00Z" w16du:dateUtc="2025-04-02T23:06:00Z"/>
          <w:rStyle w:val="Emphasis"/>
          <w:i w:val="0"/>
          <w:iCs w:val="0"/>
        </w:rPr>
      </w:pPr>
    </w:p>
    <w:p w14:paraId="418949AA" w14:textId="77777777" w:rsidR="00B16191" w:rsidRDefault="00B16191" w:rsidP="00EC0C4C">
      <w:pPr>
        <w:rPr>
          <w:ins w:id="189" w:author="Kerbachi, Mohamed - GTS Global ENG &amp; ARCH" w:date="2025-04-02T19:06:00Z" w16du:dateUtc="2025-04-02T23:06:00Z"/>
          <w:rStyle w:val="Emphasis"/>
          <w:i w:val="0"/>
          <w:iCs w:val="0"/>
        </w:rPr>
      </w:pPr>
    </w:p>
    <w:p w14:paraId="7F072C49" w14:textId="75F48A68" w:rsidR="00B16191" w:rsidRDefault="00027293">
      <w:pPr>
        <w:pStyle w:val="Heading4"/>
        <w:rPr>
          <w:ins w:id="190" w:author="Kerbachi, Mohamed - GTS Global ENG &amp; ARCH" w:date="2025-04-02T19:26:00Z" w16du:dateUtc="2025-04-02T23:26:00Z"/>
          <w:rStyle w:val="Emphasis"/>
        </w:rPr>
        <w:pPrChange w:id="191" w:author="Kerbachi, Mohamed - GTS Global ENG &amp; ARCH" w:date="2025-04-02T19:26:00Z" w16du:dateUtc="2025-04-02T23:26:00Z">
          <w:pPr/>
        </w:pPrChange>
      </w:pPr>
      <w:ins w:id="192" w:author="Kerbachi, Mohamed - GTS Global ENG &amp; ARCH" w:date="2025-04-02T19:25:00Z" w16du:dateUtc="2025-04-02T23:25:00Z">
        <w:r>
          <w:rPr>
            <w:rStyle w:val="Emphasis"/>
            <w:i/>
            <w:iCs/>
          </w:rPr>
          <w:lastRenderedPageBreak/>
          <w:t xml:space="preserve">Comparing </w:t>
        </w:r>
      </w:ins>
      <w:ins w:id="193" w:author="Kerbachi, Mohamed - GTS Global ENG &amp; ARCH" w:date="2025-04-02T19:26:00Z" w16du:dateUtc="2025-04-02T23:26:00Z">
        <w:r>
          <w:rPr>
            <w:rStyle w:val="Emphasis"/>
            <w:i/>
            <w:iCs/>
          </w:rPr>
          <w:t>Karpenter to Auto</w:t>
        </w:r>
      </w:ins>
      <w:ins w:id="194" w:author="Kerbachi, Mohamed - GTS Global ENG &amp; ARCH" w:date="2025-04-02T19:36:00Z" w16du:dateUtc="2025-04-02T23:36:00Z">
        <w:r w:rsidR="00096056">
          <w:rPr>
            <w:rStyle w:val="Emphasis"/>
            <w:i/>
            <w:iCs/>
          </w:rPr>
          <w:t>S</w:t>
        </w:r>
      </w:ins>
      <w:ins w:id="195" w:author="Kerbachi, Mohamed - GTS Global ENG &amp; ARCH" w:date="2025-04-02T19:26:00Z" w16du:dateUtc="2025-04-02T23:26:00Z">
        <w:r>
          <w:rPr>
            <w:rStyle w:val="Emphasis"/>
            <w:i/>
            <w:iCs/>
          </w:rPr>
          <w:t>caler</w:t>
        </w:r>
      </w:ins>
      <w:ins w:id="196" w:author="Kerbachi, Mohamed - GTS Global ENG &amp; ARCH" w:date="2025-04-02T19:36:00Z" w16du:dateUtc="2025-04-02T23:36:00Z">
        <w:r w:rsidR="00096056">
          <w:rPr>
            <w:rStyle w:val="Emphasis"/>
            <w:i/>
            <w:iCs/>
          </w:rPr>
          <w:t xml:space="preserve"> Group (ASG)</w:t>
        </w:r>
      </w:ins>
    </w:p>
    <w:p w14:paraId="574A0871" w14:textId="77777777" w:rsidR="00027293" w:rsidRDefault="00027293" w:rsidP="00EC0C4C">
      <w:pPr>
        <w:rPr>
          <w:ins w:id="197" w:author="Kerbachi, Mohamed - GTS Global ENG &amp; ARCH" w:date="2025-04-02T19:28:00Z" w16du:dateUtc="2025-04-02T23:28:00Z"/>
          <w:rStyle w:val="Emphasis"/>
          <w:i w:val="0"/>
          <w:iCs w:val="0"/>
        </w:rPr>
      </w:pPr>
    </w:p>
    <w:p w14:paraId="7DB43D15" w14:textId="5B48EB05" w:rsidR="003F5AAA" w:rsidRDefault="00027293" w:rsidP="00EC0C4C">
      <w:pPr>
        <w:rPr>
          <w:ins w:id="198" w:author="Kerbachi, Mohamed - GTS Global ENG &amp; ARCH" w:date="2025-04-02T21:04:00Z" w16du:dateUtc="2025-04-03T01:04:00Z"/>
          <w:rStyle w:val="Emphasis"/>
          <w:i w:val="0"/>
          <w:iCs w:val="0"/>
        </w:rPr>
      </w:pPr>
      <w:ins w:id="199" w:author="Kerbachi, Mohamed - GTS Global ENG &amp; ARCH" w:date="2025-04-02T19:26:00Z" w16du:dateUtc="2025-04-02T23:26:00Z">
        <w:r>
          <w:rPr>
            <w:rStyle w:val="Emphasis"/>
            <w:i w:val="0"/>
            <w:iCs w:val="0"/>
          </w:rPr>
          <w:t xml:space="preserve">AWS EKS was release with EKS Autoscaler to </w:t>
        </w:r>
      </w:ins>
      <w:ins w:id="200" w:author="Kerbachi, Mohamed - GTS Global ENG &amp; ARCH" w:date="2025-04-02T19:28:00Z" w16du:dateUtc="2025-04-02T23:28:00Z">
        <w:r>
          <w:rPr>
            <w:rStyle w:val="Emphasis"/>
            <w:i w:val="0"/>
            <w:iCs w:val="0"/>
          </w:rPr>
          <w:t xml:space="preserve">automatically adjust the number of nodes autoscaling groups </w:t>
        </w:r>
      </w:ins>
      <w:ins w:id="201" w:author="Kerbachi, Mohamed - GTS Global ENG &amp; ARCH" w:date="2025-04-02T21:04:00Z" w16du:dateUtc="2025-04-03T01:04:00Z">
        <w:r w:rsidR="003F5AAA">
          <w:rPr>
            <w:rStyle w:val="Emphasis"/>
            <w:i w:val="0"/>
            <w:iCs w:val="0"/>
          </w:rPr>
          <w:t xml:space="preserve">(ASG) </w:t>
        </w:r>
      </w:ins>
      <w:ins w:id="202" w:author="Kerbachi, Mohamed - GTS Global ENG &amp; ARCH" w:date="2025-04-02T19:28:00Z" w16du:dateUtc="2025-04-02T23:28:00Z">
        <w:r>
          <w:rPr>
            <w:rStyle w:val="Emphasis"/>
            <w:i w:val="0"/>
            <w:iCs w:val="0"/>
          </w:rPr>
          <w:t xml:space="preserve">based on pod resource demands. Because of </w:t>
        </w:r>
      </w:ins>
      <w:ins w:id="203" w:author="Kerbachi, Mohamed - GTS Global ENG &amp; ARCH" w:date="2025-04-02T19:29:00Z" w16du:dateUtc="2025-04-02T23:29:00Z">
        <w:r>
          <w:rPr>
            <w:rStyle w:val="Emphasis"/>
            <w:i w:val="0"/>
            <w:iCs w:val="0"/>
          </w:rPr>
          <w:t xml:space="preserve">its lack of flexibility and the long </w:t>
        </w:r>
      </w:ins>
      <w:ins w:id="204" w:author="Kerbachi, Mohamed - GTS Global ENG &amp; ARCH" w:date="2025-04-02T19:31:00Z" w16du:dateUtc="2025-04-02T23:31:00Z">
        <w:r>
          <w:rPr>
            <w:rStyle w:val="Emphasis"/>
            <w:i w:val="0"/>
            <w:iCs w:val="0"/>
          </w:rPr>
          <w:t xml:space="preserve">delay to refresh </w:t>
        </w:r>
      </w:ins>
      <w:ins w:id="205" w:author="Kerbachi, Mohamed - GTS Global ENG &amp; ARCH" w:date="2025-04-02T21:03:00Z" w16du:dateUtc="2025-04-03T01:03:00Z">
        <w:r w:rsidR="003F5AAA">
          <w:rPr>
            <w:rStyle w:val="Emphasis"/>
            <w:i w:val="0"/>
            <w:iCs w:val="0"/>
          </w:rPr>
          <w:t>the workernodes</w:t>
        </w:r>
      </w:ins>
      <w:ins w:id="206" w:author="Kerbachi, Mohamed - GTS Global ENG &amp; ARCH" w:date="2025-04-02T19:31:00Z" w16du:dateUtc="2025-04-02T23:31:00Z">
        <w:r>
          <w:rPr>
            <w:rStyle w:val="Emphasis"/>
            <w:i w:val="0"/>
            <w:iCs w:val="0"/>
          </w:rPr>
          <w:t xml:space="preserve"> worker nodes</w:t>
        </w:r>
      </w:ins>
      <w:ins w:id="207" w:author="Kerbachi, Mohamed - GTS Global ENG &amp; ARCH" w:date="2025-04-02T19:32:00Z" w16du:dateUtc="2025-04-02T23:32:00Z">
        <w:r>
          <w:rPr>
            <w:rStyle w:val="Emphasis"/>
            <w:i w:val="0"/>
            <w:iCs w:val="0"/>
          </w:rPr>
          <w:t xml:space="preserve"> Amazon released Karpenter as an alternative</w:t>
        </w:r>
      </w:ins>
      <w:ins w:id="208" w:author="Kerbachi, Mohamed - GTS Global ENG &amp; ARCH" w:date="2025-04-02T21:04:00Z" w16du:dateUtc="2025-04-03T01:04:00Z">
        <w:r w:rsidR="003F5AAA">
          <w:rPr>
            <w:rStyle w:val="Emphasis"/>
            <w:i w:val="0"/>
            <w:iCs w:val="0"/>
          </w:rPr>
          <w:t xml:space="preserve"> solution</w:t>
        </w:r>
      </w:ins>
      <w:ins w:id="209" w:author="Kerbachi, Mohamed - GTS Global ENG &amp; ARCH" w:date="2025-04-02T19:32:00Z" w16du:dateUtc="2025-04-02T23:32:00Z">
        <w:r>
          <w:rPr>
            <w:rStyle w:val="Emphasis"/>
            <w:i w:val="0"/>
            <w:iCs w:val="0"/>
          </w:rPr>
          <w:t>.</w:t>
        </w:r>
      </w:ins>
    </w:p>
    <w:p w14:paraId="29167E23" w14:textId="0F473BC6" w:rsidR="00027293" w:rsidRDefault="00027293" w:rsidP="00EC0C4C">
      <w:pPr>
        <w:rPr>
          <w:ins w:id="210" w:author="Kerbachi, Mohamed - GTS Global ENG &amp; ARCH" w:date="2025-04-02T19:35:00Z" w16du:dateUtc="2025-04-02T23:35:00Z"/>
          <w:rStyle w:val="Emphasis"/>
          <w:i w:val="0"/>
          <w:iCs w:val="0"/>
        </w:rPr>
      </w:pPr>
      <w:ins w:id="211" w:author="Kerbachi, Mohamed - GTS Global ENG &amp; ARCH" w:date="2025-04-02T19:32:00Z" w16du:dateUtc="2025-04-02T23:32:00Z">
        <w:r>
          <w:rPr>
            <w:rStyle w:val="Emphasis"/>
            <w:i w:val="0"/>
            <w:iCs w:val="0"/>
          </w:rPr>
          <w:t xml:space="preserve">Karpenter calls </w:t>
        </w:r>
      </w:ins>
      <w:ins w:id="212" w:author="Kerbachi, Mohamed - GTS Global ENG &amp; ARCH" w:date="2025-04-02T19:34:00Z" w16du:dateUtc="2025-04-02T23:34:00Z">
        <w:r>
          <w:rPr>
            <w:rStyle w:val="Emphasis"/>
            <w:i w:val="0"/>
            <w:iCs w:val="0"/>
          </w:rPr>
          <w:t xml:space="preserve">directly </w:t>
        </w:r>
      </w:ins>
      <w:ins w:id="213" w:author="Kerbachi, Mohamed - GTS Global ENG &amp; ARCH" w:date="2025-04-02T19:32:00Z" w16du:dateUtc="2025-04-02T23:32:00Z">
        <w:r>
          <w:rPr>
            <w:rStyle w:val="Emphasis"/>
            <w:i w:val="0"/>
            <w:iCs w:val="0"/>
          </w:rPr>
          <w:t xml:space="preserve">EC2 APIs without the need to </w:t>
        </w:r>
      </w:ins>
      <w:ins w:id="214" w:author="Kerbachi, Mohamed - GTS Global ENG &amp; ARCH" w:date="2025-04-02T19:34:00Z" w16du:dateUtc="2025-04-02T23:34:00Z">
        <w:r>
          <w:rPr>
            <w:rStyle w:val="Emphasis"/>
            <w:i w:val="0"/>
            <w:iCs w:val="0"/>
          </w:rPr>
          <w:t>use of a</w:t>
        </w:r>
      </w:ins>
      <w:ins w:id="215" w:author="Kerbachi, Mohamed - GTS Global ENG &amp; ARCH" w:date="2025-04-02T19:32:00Z" w16du:dateUtc="2025-04-02T23:32:00Z">
        <w:r>
          <w:rPr>
            <w:rStyle w:val="Emphasis"/>
            <w:i w:val="0"/>
            <w:iCs w:val="0"/>
          </w:rPr>
          <w:t>u</w:t>
        </w:r>
      </w:ins>
      <w:ins w:id="216" w:author="Kerbachi, Mohamed - GTS Global ENG &amp; ARCH" w:date="2025-04-02T19:33:00Z" w16du:dateUtc="2025-04-02T23:33:00Z">
        <w:r>
          <w:rPr>
            <w:rStyle w:val="Emphasis"/>
            <w:i w:val="0"/>
            <w:iCs w:val="0"/>
          </w:rPr>
          <w:t>toscaler</w:t>
        </w:r>
      </w:ins>
      <w:ins w:id="217" w:author="Kerbachi, Mohamed - GTS Global ENG &amp; ARCH" w:date="2025-04-02T19:34:00Z" w16du:dateUtc="2025-04-02T23:34:00Z">
        <w:r>
          <w:rPr>
            <w:rStyle w:val="Emphasis"/>
            <w:i w:val="0"/>
            <w:iCs w:val="0"/>
          </w:rPr>
          <w:t xml:space="preserve"> g</w:t>
        </w:r>
      </w:ins>
      <w:ins w:id="218" w:author="Kerbachi, Mohamed - GTS Global ENG &amp; ARCH" w:date="2025-04-02T19:35:00Z" w16du:dateUtc="2025-04-02T23:35:00Z">
        <w:r>
          <w:rPr>
            <w:rStyle w:val="Emphasis"/>
            <w:i w:val="0"/>
            <w:iCs w:val="0"/>
          </w:rPr>
          <w:t>roup.</w:t>
        </w:r>
      </w:ins>
    </w:p>
    <w:p w14:paraId="4AF16293" w14:textId="5E98E7F9" w:rsidR="00027293" w:rsidRDefault="00027293" w:rsidP="00EC0C4C">
      <w:pPr>
        <w:rPr>
          <w:ins w:id="219" w:author="Kerbachi, Mohamed - GTS Global ENG &amp; ARCH" w:date="2025-04-02T19:33:00Z" w16du:dateUtc="2025-04-02T23:33:00Z"/>
          <w:rStyle w:val="Emphasis"/>
          <w:i w:val="0"/>
          <w:iCs w:val="0"/>
        </w:rPr>
      </w:pPr>
      <w:ins w:id="220" w:author="Kerbachi, Mohamed - GTS Global ENG &amp; ARCH" w:date="2025-04-02T19:35:00Z" w16du:dateUtc="2025-04-02T23:35:00Z">
        <w:r>
          <w:rPr>
            <w:rStyle w:val="Emphasis"/>
            <w:i w:val="0"/>
            <w:iCs w:val="0"/>
          </w:rPr>
          <w:t>Keys differences between Karpenter and ASG are summarized in the following table:</w:t>
        </w:r>
      </w:ins>
      <w:ins w:id="221" w:author="Kerbachi, Mohamed - GTS Global ENG &amp; ARCH" w:date="2025-04-02T19:33:00Z" w16du:dateUtc="2025-04-02T23:33:00Z">
        <w:r>
          <w:rPr>
            <w:rStyle w:val="Emphasis"/>
            <w:i w:val="0"/>
            <w:iCs w:val="0"/>
          </w:rPr>
          <w:t xml:space="preserve"> </w:t>
        </w:r>
      </w:ins>
    </w:p>
    <w:p w14:paraId="3D818722" w14:textId="77777777" w:rsidR="00027293" w:rsidRDefault="00027293" w:rsidP="00EC0C4C">
      <w:pPr>
        <w:rPr>
          <w:ins w:id="222" w:author="Kerbachi, Mohamed - GTS Global ENG &amp; ARCH" w:date="2025-04-02T19:26:00Z" w16du:dateUtc="2025-04-02T23:26:00Z"/>
          <w:rStyle w:val="Emphasis"/>
          <w:i w:val="0"/>
          <w:iCs w:val="0"/>
        </w:rPr>
      </w:pPr>
    </w:p>
    <w:p w14:paraId="11CAC46A" w14:textId="77777777" w:rsidR="00027293" w:rsidRDefault="00027293" w:rsidP="00EC0C4C">
      <w:pPr>
        <w:rPr>
          <w:ins w:id="223" w:author="Kerbachi, Mohamed - GTS Global ENG &amp; ARCH" w:date="2025-04-02T19:06:00Z" w16du:dateUtc="2025-04-02T23:06:00Z"/>
          <w:rStyle w:val="Emphasis"/>
          <w:i w:val="0"/>
          <w:iCs w:val="0"/>
        </w:rPr>
      </w:pPr>
    </w:p>
    <w:tbl>
      <w:tblPr>
        <w:tblStyle w:val="TableGrid"/>
        <w:tblW w:w="10255" w:type="dxa"/>
        <w:tblLook w:val="04A0" w:firstRow="1" w:lastRow="0" w:firstColumn="1" w:lastColumn="0" w:noHBand="0" w:noVBand="1"/>
        <w:tblPrChange w:id="224" w:author="Kerbachi, Mohamed - GTS Global ENG &amp; ARCH" w:date="2025-04-02T21:02:00Z" w16du:dateUtc="2025-04-03T01:02:00Z">
          <w:tblPr>
            <w:tblStyle w:val="TableGrid"/>
            <w:tblW w:w="10525" w:type="dxa"/>
            <w:tblLook w:val="04A0" w:firstRow="1" w:lastRow="0" w:firstColumn="1" w:lastColumn="0" w:noHBand="0" w:noVBand="1"/>
          </w:tblPr>
        </w:tblPrChange>
      </w:tblPr>
      <w:tblGrid>
        <w:gridCol w:w="1615"/>
        <w:gridCol w:w="2430"/>
        <w:gridCol w:w="3150"/>
        <w:gridCol w:w="3060"/>
        <w:tblGridChange w:id="225">
          <w:tblGrid>
            <w:gridCol w:w="1615"/>
            <w:gridCol w:w="270"/>
            <w:gridCol w:w="2160"/>
            <w:gridCol w:w="270"/>
            <w:gridCol w:w="2880"/>
            <w:gridCol w:w="630"/>
            <w:gridCol w:w="2430"/>
            <w:gridCol w:w="270"/>
          </w:tblGrid>
        </w:tblGridChange>
      </w:tblGrid>
      <w:tr w:rsidR="003F5AAA" w14:paraId="70184EA7" w14:textId="77777777" w:rsidTr="003F5AAA">
        <w:trPr>
          <w:ins w:id="226" w:author="Kerbachi, Mohamed - GTS Global ENG &amp; ARCH" w:date="2025-04-02T19:06:00Z"/>
        </w:trPr>
        <w:tc>
          <w:tcPr>
            <w:tcW w:w="1615" w:type="dxa"/>
            <w:shd w:val="clear" w:color="auto" w:fill="FFFF00"/>
            <w:tcPrChange w:id="227" w:author="Kerbachi, Mohamed - GTS Global ENG &amp; ARCH" w:date="2025-04-02T21:02:00Z" w16du:dateUtc="2025-04-03T01:02:00Z">
              <w:tcPr>
                <w:tcW w:w="1885" w:type="dxa"/>
                <w:gridSpan w:val="2"/>
                <w:shd w:val="clear" w:color="auto" w:fill="FFFF00"/>
              </w:tcPr>
            </w:tcPrChange>
          </w:tcPr>
          <w:p w14:paraId="11B59142" w14:textId="6A224101" w:rsidR="00EA69D1" w:rsidRDefault="00EA69D1" w:rsidP="00EC0C4C">
            <w:pPr>
              <w:rPr>
                <w:ins w:id="228" w:author="Kerbachi, Mohamed - GTS Global ENG &amp; ARCH" w:date="2025-04-02T20:44:00Z" w16du:dateUtc="2025-04-03T00:44:00Z"/>
                <w:rStyle w:val="Emphasis"/>
                <w:i w:val="0"/>
                <w:iCs w:val="0"/>
              </w:rPr>
            </w:pPr>
            <w:ins w:id="229" w:author="Kerbachi, Mohamed - GTS Global ENG &amp; ARCH" w:date="2025-04-02T20:44:00Z" w16du:dateUtc="2025-04-03T00:44:00Z">
              <w:r w:rsidRPr="00EA69D1">
                <w:rPr>
                  <w:rStyle w:val="Emphasis"/>
                  <w:i w:val="0"/>
                  <w:iCs w:val="0"/>
                </w:rPr>
                <w:t>AWS Well-Architected Framework</w:t>
              </w:r>
            </w:ins>
          </w:p>
        </w:tc>
        <w:tc>
          <w:tcPr>
            <w:tcW w:w="2430" w:type="dxa"/>
            <w:shd w:val="clear" w:color="auto" w:fill="FFFF00"/>
            <w:tcPrChange w:id="230" w:author="Kerbachi, Mohamed - GTS Global ENG &amp; ARCH" w:date="2025-04-02T21:02:00Z" w16du:dateUtc="2025-04-03T01:02:00Z">
              <w:tcPr>
                <w:tcW w:w="2430" w:type="dxa"/>
                <w:gridSpan w:val="2"/>
                <w:shd w:val="clear" w:color="auto" w:fill="FFFF00"/>
              </w:tcPr>
            </w:tcPrChange>
          </w:tcPr>
          <w:p w14:paraId="6DA16823" w14:textId="310115FE" w:rsidR="00EA69D1" w:rsidRDefault="00EA69D1" w:rsidP="00EC0C4C">
            <w:pPr>
              <w:rPr>
                <w:ins w:id="231" w:author="Kerbachi, Mohamed - GTS Global ENG &amp; ARCH" w:date="2025-04-02T19:06:00Z" w16du:dateUtc="2025-04-02T23:06:00Z"/>
                <w:rStyle w:val="Emphasis"/>
                <w:i w:val="0"/>
                <w:iCs w:val="0"/>
              </w:rPr>
            </w:pPr>
            <w:ins w:id="232" w:author="Kerbachi, Mohamed - GTS Global ENG &amp; ARCH" w:date="2025-04-02T19:07:00Z" w16du:dateUtc="2025-04-02T23:07:00Z">
              <w:r>
                <w:rPr>
                  <w:rStyle w:val="Emphasis"/>
                  <w:i w:val="0"/>
                  <w:iCs w:val="0"/>
                </w:rPr>
                <w:t>Functionality</w:t>
              </w:r>
            </w:ins>
          </w:p>
        </w:tc>
        <w:tc>
          <w:tcPr>
            <w:tcW w:w="3150" w:type="dxa"/>
            <w:shd w:val="clear" w:color="auto" w:fill="FFFF00"/>
            <w:tcPrChange w:id="233" w:author="Kerbachi, Mohamed - GTS Global ENG &amp; ARCH" w:date="2025-04-02T21:02:00Z" w16du:dateUtc="2025-04-03T01:02:00Z">
              <w:tcPr>
                <w:tcW w:w="3510" w:type="dxa"/>
                <w:gridSpan w:val="2"/>
                <w:shd w:val="clear" w:color="auto" w:fill="FFFF00"/>
              </w:tcPr>
            </w:tcPrChange>
          </w:tcPr>
          <w:p w14:paraId="6424FBAD" w14:textId="53FC4816" w:rsidR="00EA69D1" w:rsidRDefault="00EA69D1" w:rsidP="00EC0C4C">
            <w:pPr>
              <w:rPr>
                <w:ins w:id="234" w:author="Kerbachi, Mohamed - GTS Global ENG &amp; ARCH" w:date="2025-04-02T19:06:00Z" w16du:dateUtc="2025-04-02T23:06:00Z"/>
                <w:rStyle w:val="Emphasis"/>
                <w:i w:val="0"/>
                <w:iCs w:val="0"/>
              </w:rPr>
            </w:pPr>
            <w:ins w:id="235" w:author="Kerbachi, Mohamed - GTS Global ENG &amp; ARCH" w:date="2025-04-02T19:07:00Z" w16du:dateUtc="2025-04-02T23:07:00Z">
              <w:r>
                <w:rPr>
                  <w:rStyle w:val="Emphasis"/>
                  <w:i w:val="0"/>
                  <w:iCs w:val="0"/>
                </w:rPr>
                <w:t>Karpenter</w:t>
              </w:r>
            </w:ins>
          </w:p>
        </w:tc>
        <w:tc>
          <w:tcPr>
            <w:tcW w:w="3060" w:type="dxa"/>
            <w:shd w:val="clear" w:color="auto" w:fill="FFFF00"/>
            <w:tcPrChange w:id="236" w:author="Kerbachi, Mohamed - GTS Global ENG &amp; ARCH" w:date="2025-04-02T21:02:00Z" w16du:dateUtc="2025-04-03T01:02:00Z">
              <w:tcPr>
                <w:tcW w:w="2700" w:type="dxa"/>
                <w:gridSpan w:val="2"/>
                <w:shd w:val="clear" w:color="auto" w:fill="FFFF00"/>
              </w:tcPr>
            </w:tcPrChange>
          </w:tcPr>
          <w:p w14:paraId="79D80A83" w14:textId="7498EEE4" w:rsidR="00EA69D1" w:rsidRDefault="00EA69D1" w:rsidP="00EC0C4C">
            <w:pPr>
              <w:rPr>
                <w:ins w:id="237" w:author="Kerbachi, Mohamed - GTS Global ENG &amp; ARCH" w:date="2025-04-02T19:06:00Z" w16du:dateUtc="2025-04-02T23:06:00Z"/>
                <w:rStyle w:val="Emphasis"/>
                <w:i w:val="0"/>
                <w:iCs w:val="0"/>
              </w:rPr>
            </w:pPr>
            <w:ins w:id="238" w:author="Kerbachi, Mohamed - GTS Global ENG &amp; ARCH" w:date="2025-04-02T19:07:00Z" w16du:dateUtc="2025-04-02T23:07:00Z">
              <w:r w:rsidRPr="00B16191">
                <w:rPr>
                  <w:rStyle w:val="Emphasis"/>
                  <w:i w:val="0"/>
                  <w:iCs w:val="0"/>
                </w:rPr>
                <w:t>EKS Cluster Autoscaler</w:t>
              </w:r>
            </w:ins>
          </w:p>
        </w:tc>
      </w:tr>
      <w:tr w:rsidR="003F5AAA" w14:paraId="7DAD9AB1" w14:textId="77777777" w:rsidTr="003F5AAA">
        <w:trPr>
          <w:ins w:id="239" w:author="Kerbachi, Mohamed - GTS Global ENG &amp; ARCH" w:date="2025-04-02T19:06:00Z"/>
        </w:trPr>
        <w:tc>
          <w:tcPr>
            <w:tcW w:w="1615" w:type="dxa"/>
            <w:tcPrChange w:id="240" w:author="Kerbachi, Mohamed - GTS Global ENG &amp; ARCH" w:date="2025-04-02T21:02:00Z" w16du:dateUtc="2025-04-03T01:02:00Z">
              <w:tcPr>
                <w:tcW w:w="1885" w:type="dxa"/>
                <w:gridSpan w:val="2"/>
              </w:tcPr>
            </w:tcPrChange>
          </w:tcPr>
          <w:p w14:paraId="6A2B6893" w14:textId="77777777" w:rsidR="00EA69D1" w:rsidRPr="00B16191" w:rsidRDefault="00EA69D1">
            <w:pPr>
              <w:spacing w:after="120"/>
              <w:rPr>
                <w:ins w:id="241" w:author="Kerbachi, Mohamed - GTS Global ENG &amp; ARCH" w:date="2025-04-02T20:44:00Z" w16du:dateUtc="2025-04-03T00:44:00Z"/>
                <w:rStyle w:val="Emphasis"/>
                <w:i w:val="0"/>
                <w:iCs w:val="0"/>
              </w:rPr>
              <w:pPrChange w:id="242" w:author="Kerbachi, Mohamed - GTS Global ENG &amp; ARCH" w:date="2025-04-02T21:03:00Z" w16du:dateUtc="2025-04-03T01:03:00Z">
                <w:pPr/>
              </w:pPrChange>
            </w:pPr>
          </w:p>
        </w:tc>
        <w:tc>
          <w:tcPr>
            <w:tcW w:w="2430" w:type="dxa"/>
            <w:tcPrChange w:id="243" w:author="Kerbachi, Mohamed - GTS Global ENG &amp; ARCH" w:date="2025-04-02T21:02:00Z" w16du:dateUtc="2025-04-03T01:02:00Z">
              <w:tcPr>
                <w:tcW w:w="2430" w:type="dxa"/>
                <w:gridSpan w:val="2"/>
              </w:tcPr>
            </w:tcPrChange>
          </w:tcPr>
          <w:p w14:paraId="6F8E61AA" w14:textId="16C04BDF" w:rsidR="00EA69D1" w:rsidRDefault="00EA69D1">
            <w:pPr>
              <w:spacing w:after="120"/>
              <w:rPr>
                <w:ins w:id="244" w:author="Kerbachi, Mohamed - GTS Global ENG &amp; ARCH" w:date="2025-04-02T19:06:00Z" w16du:dateUtc="2025-04-02T23:06:00Z"/>
                <w:rStyle w:val="Emphasis"/>
                <w:i w:val="0"/>
                <w:iCs w:val="0"/>
              </w:rPr>
              <w:pPrChange w:id="245" w:author="Kerbachi, Mohamed - GTS Global ENG &amp; ARCH" w:date="2025-04-02T21:03:00Z" w16du:dateUtc="2025-04-03T01:03:00Z">
                <w:pPr/>
              </w:pPrChange>
            </w:pPr>
            <w:ins w:id="246" w:author="Kerbachi, Mohamed - GTS Global ENG &amp; ARCH" w:date="2025-04-02T19:07:00Z" w16du:dateUtc="2025-04-02T23:07:00Z">
              <w:r w:rsidRPr="00B16191">
                <w:rPr>
                  <w:rStyle w:val="Emphasis"/>
                  <w:i w:val="0"/>
                  <w:iCs w:val="0"/>
                </w:rPr>
                <w:t>Brief Description</w:t>
              </w:r>
            </w:ins>
          </w:p>
        </w:tc>
        <w:tc>
          <w:tcPr>
            <w:tcW w:w="3150" w:type="dxa"/>
            <w:tcPrChange w:id="247" w:author="Kerbachi, Mohamed - GTS Global ENG &amp; ARCH" w:date="2025-04-02T21:02:00Z" w16du:dateUtc="2025-04-03T01:02:00Z">
              <w:tcPr>
                <w:tcW w:w="3510" w:type="dxa"/>
                <w:gridSpan w:val="2"/>
              </w:tcPr>
            </w:tcPrChange>
          </w:tcPr>
          <w:p w14:paraId="4445A07B" w14:textId="4C7761EB" w:rsidR="00EA69D1" w:rsidRDefault="00EA69D1">
            <w:pPr>
              <w:spacing w:after="120"/>
              <w:rPr>
                <w:ins w:id="248" w:author="Kerbachi, Mohamed - GTS Global ENG &amp; ARCH" w:date="2025-04-02T19:06:00Z" w16du:dateUtc="2025-04-02T23:06:00Z"/>
                <w:rStyle w:val="Emphasis"/>
                <w:i w:val="0"/>
                <w:iCs w:val="0"/>
              </w:rPr>
              <w:pPrChange w:id="249" w:author="Kerbachi, Mohamed - GTS Global ENG &amp; ARCH" w:date="2025-04-02T21:03:00Z" w16du:dateUtc="2025-04-03T01:03:00Z">
                <w:pPr/>
              </w:pPrChange>
            </w:pPr>
            <w:ins w:id="250" w:author="Kerbachi, Mohamed - GTS Global ENG &amp; ARCH" w:date="2025-04-02T19:07:00Z" w16du:dateUtc="2025-04-02T23:07:00Z">
              <w:r w:rsidRPr="00B16191">
                <w:rPr>
                  <w:rStyle w:val="Emphasis"/>
                  <w:i w:val="0"/>
                  <w:iCs w:val="0"/>
                </w:rPr>
                <w:t>Open-source, workload-aware autoscaler that rapidly provisions optimal nodes based on workload needs.</w:t>
              </w:r>
            </w:ins>
          </w:p>
        </w:tc>
        <w:tc>
          <w:tcPr>
            <w:tcW w:w="3060" w:type="dxa"/>
            <w:tcPrChange w:id="251" w:author="Kerbachi, Mohamed - GTS Global ENG &amp; ARCH" w:date="2025-04-02T21:02:00Z" w16du:dateUtc="2025-04-03T01:02:00Z">
              <w:tcPr>
                <w:tcW w:w="2700" w:type="dxa"/>
                <w:gridSpan w:val="2"/>
              </w:tcPr>
            </w:tcPrChange>
          </w:tcPr>
          <w:p w14:paraId="3E2A73EA" w14:textId="32EDB20E" w:rsidR="00EA69D1" w:rsidRDefault="00EA69D1">
            <w:pPr>
              <w:spacing w:after="120"/>
              <w:rPr>
                <w:ins w:id="252" w:author="Kerbachi, Mohamed - GTS Global ENG &amp; ARCH" w:date="2025-04-02T19:06:00Z" w16du:dateUtc="2025-04-02T23:06:00Z"/>
                <w:rStyle w:val="Emphasis"/>
                <w:i w:val="0"/>
                <w:iCs w:val="0"/>
              </w:rPr>
              <w:pPrChange w:id="253" w:author="Kerbachi, Mohamed - GTS Global ENG &amp; ARCH" w:date="2025-04-02T21:03:00Z" w16du:dateUtc="2025-04-03T01:03:00Z">
                <w:pPr/>
              </w:pPrChange>
            </w:pPr>
            <w:ins w:id="254" w:author="Kerbachi, Mohamed - GTS Global ENG &amp; ARCH" w:date="2025-04-02T19:07:00Z" w16du:dateUtc="2025-04-02T23:07:00Z">
              <w:r w:rsidRPr="00B16191">
                <w:rPr>
                  <w:rStyle w:val="Emphasis"/>
                  <w:i w:val="0"/>
                  <w:iCs w:val="0"/>
                </w:rPr>
                <w:t>Kubernetes autoscaling tool managing node groups and ASGs to scale clusters based on pod demand.</w:t>
              </w:r>
            </w:ins>
          </w:p>
        </w:tc>
      </w:tr>
      <w:tr w:rsidR="003F5AAA" w14:paraId="368B900C" w14:textId="77777777" w:rsidTr="003F5AAA">
        <w:trPr>
          <w:ins w:id="255" w:author="Kerbachi, Mohamed - GTS Global ENG &amp; ARCH" w:date="2025-04-02T19:06:00Z"/>
        </w:trPr>
        <w:tc>
          <w:tcPr>
            <w:tcW w:w="1615" w:type="dxa"/>
            <w:vMerge w:val="restart"/>
            <w:tcPrChange w:id="256" w:author="Kerbachi, Mohamed - GTS Global ENG &amp; ARCH" w:date="2025-04-02T21:02:00Z" w16du:dateUtc="2025-04-03T01:02:00Z">
              <w:tcPr>
                <w:tcW w:w="1885" w:type="dxa"/>
                <w:gridSpan w:val="2"/>
                <w:vMerge w:val="restart"/>
              </w:tcPr>
            </w:tcPrChange>
          </w:tcPr>
          <w:p w14:paraId="3B756F5C" w14:textId="20128901" w:rsidR="00EA69D1" w:rsidRPr="00B16191" w:rsidRDefault="00EA69D1">
            <w:pPr>
              <w:spacing w:after="120"/>
              <w:rPr>
                <w:ins w:id="257" w:author="Kerbachi, Mohamed - GTS Global ENG &amp; ARCH" w:date="2025-04-02T20:44:00Z" w16du:dateUtc="2025-04-03T00:44:00Z"/>
                <w:rStyle w:val="Emphasis"/>
                <w:i w:val="0"/>
                <w:iCs w:val="0"/>
              </w:rPr>
              <w:pPrChange w:id="258" w:author="Kerbachi, Mohamed - GTS Global ENG &amp; ARCH" w:date="2025-04-02T21:03:00Z" w16du:dateUtc="2025-04-03T01:03:00Z">
                <w:pPr/>
              </w:pPrChange>
            </w:pPr>
            <w:ins w:id="259" w:author="Kerbachi, Mohamed - GTS Global ENG &amp; ARCH" w:date="2025-04-02T20:46:00Z">
              <w:r w:rsidRPr="00EA69D1">
                <w:t>Operational Excellence</w:t>
              </w:r>
            </w:ins>
          </w:p>
        </w:tc>
        <w:tc>
          <w:tcPr>
            <w:tcW w:w="2430" w:type="dxa"/>
            <w:tcPrChange w:id="260" w:author="Kerbachi, Mohamed - GTS Global ENG &amp; ARCH" w:date="2025-04-02T21:02:00Z" w16du:dateUtc="2025-04-03T01:02:00Z">
              <w:tcPr>
                <w:tcW w:w="2430" w:type="dxa"/>
                <w:gridSpan w:val="2"/>
              </w:tcPr>
            </w:tcPrChange>
          </w:tcPr>
          <w:p w14:paraId="08146B78" w14:textId="1C35150E" w:rsidR="00EA69D1" w:rsidRDefault="00EA69D1">
            <w:pPr>
              <w:spacing w:after="120"/>
              <w:rPr>
                <w:ins w:id="261" w:author="Kerbachi, Mohamed - GTS Global ENG &amp; ARCH" w:date="2025-04-02T19:06:00Z" w16du:dateUtc="2025-04-02T23:06:00Z"/>
                <w:rStyle w:val="Emphasis"/>
                <w:i w:val="0"/>
                <w:iCs w:val="0"/>
              </w:rPr>
              <w:pPrChange w:id="262" w:author="Kerbachi, Mohamed - GTS Global ENG &amp; ARCH" w:date="2025-04-02T21:03:00Z" w16du:dateUtc="2025-04-03T01:03:00Z">
                <w:pPr/>
              </w:pPrChange>
            </w:pPr>
            <w:ins w:id="263" w:author="Kerbachi, Mohamed - GTS Global ENG &amp; ARCH" w:date="2025-04-02T19:08:00Z" w16du:dateUtc="2025-04-02T23:08:00Z">
              <w:r w:rsidRPr="00B16191">
                <w:rPr>
                  <w:rStyle w:val="Emphasis"/>
                  <w:i w:val="0"/>
                  <w:iCs w:val="0"/>
                </w:rPr>
                <w:t>Provisioning Speed</w:t>
              </w:r>
            </w:ins>
          </w:p>
        </w:tc>
        <w:tc>
          <w:tcPr>
            <w:tcW w:w="3150" w:type="dxa"/>
            <w:tcPrChange w:id="264" w:author="Kerbachi, Mohamed - GTS Global ENG &amp; ARCH" w:date="2025-04-02T21:02:00Z" w16du:dateUtc="2025-04-03T01:02:00Z">
              <w:tcPr>
                <w:tcW w:w="3510" w:type="dxa"/>
                <w:gridSpan w:val="2"/>
              </w:tcPr>
            </w:tcPrChange>
          </w:tcPr>
          <w:p w14:paraId="126B951E" w14:textId="23A3EBA4" w:rsidR="00EA69D1" w:rsidRDefault="00EA69D1">
            <w:pPr>
              <w:spacing w:after="120"/>
              <w:rPr>
                <w:ins w:id="265" w:author="Kerbachi, Mohamed - GTS Global ENG &amp; ARCH" w:date="2025-04-02T19:06:00Z" w16du:dateUtc="2025-04-02T23:06:00Z"/>
                <w:rStyle w:val="Emphasis"/>
                <w:i w:val="0"/>
                <w:iCs w:val="0"/>
              </w:rPr>
              <w:pPrChange w:id="266" w:author="Kerbachi, Mohamed - GTS Global ENG &amp; ARCH" w:date="2025-04-02T21:03:00Z" w16du:dateUtc="2025-04-03T01:03:00Z">
                <w:pPr/>
              </w:pPrChange>
            </w:pPr>
            <w:ins w:id="267" w:author="Kerbachi, Mohamed - GTS Global ENG &amp; ARCH" w:date="2025-04-02T19:08:00Z" w16du:dateUtc="2025-04-02T23:08:00Z">
              <w:r w:rsidRPr="00B16191">
                <w:rPr>
                  <w:rStyle w:val="Emphasis"/>
                  <w:rFonts w:ascii="Segoe UI Emoji" w:hAnsi="Segoe UI Emoji" w:cs="Segoe UI Emoji"/>
                  <w:i w:val="0"/>
                  <w:iCs w:val="0"/>
                </w:rPr>
                <w:t>✅</w:t>
              </w:r>
              <w:r w:rsidRPr="00B16191">
                <w:rPr>
                  <w:rStyle w:val="Emphasis"/>
                  <w:i w:val="0"/>
                  <w:iCs w:val="0"/>
                </w:rPr>
                <w:t xml:space="preserve"> Very fast (seconds)</w:t>
              </w:r>
            </w:ins>
          </w:p>
        </w:tc>
        <w:tc>
          <w:tcPr>
            <w:tcW w:w="3060" w:type="dxa"/>
            <w:tcPrChange w:id="268" w:author="Kerbachi, Mohamed - GTS Global ENG &amp; ARCH" w:date="2025-04-02T21:02:00Z" w16du:dateUtc="2025-04-03T01:02:00Z">
              <w:tcPr>
                <w:tcW w:w="2700" w:type="dxa"/>
                <w:gridSpan w:val="2"/>
              </w:tcPr>
            </w:tcPrChange>
          </w:tcPr>
          <w:p w14:paraId="44444E0E" w14:textId="38D7B370" w:rsidR="00EA69D1" w:rsidRDefault="00EA69D1">
            <w:pPr>
              <w:spacing w:after="120"/>
              <w:rPr>
                <w:ins w:id="269" w:author="Kerbachi, Mohamed - GTS Global ENG &amp; ARCH" w:date="2025-04-02T19:06:00Z" w16du:dateUtc="2025-04-02T23:06:00Z"/>
                <w:rStyle w:val="Emphasis"/>
                <w:i w:val="0"/>
                <w:iCs w:val="0"/>
              </w:rPr>
              <w:pPrChange w:id="270" w:author="Kerbachi, Mohamed - GTS Global ENG &amp; ARCH" w:date="2025-04-02T21:03:00Z" w16du:dateUtc="2025-04-03T01:03:00Z">
                <w:pPr/>
              </w:pPrChange>
            </w:pPr>
            <w:ins w:id="271" w:author="Kerbachi, Mohamed - GTS Global ENG &amp; ARCH" w:date="2025-04-02T19:08:00Z" w16du:dateUtc="2025-04-02T23:08:00Z">
              <w:r w:rsidRPr="00B16191">
                <w:rPr>
                  <w:rStyle w:val="Emphasis"/>
                  <w:rFonts w:ascii="Segoe UI Emoji" w:hAnsi="Segoe UI Emoji" w:cs="Segoe UI Emoji"/>
                  <w:i w:val="0"/>
                  <w:iCs w:val="0"/>
                </w:rPr>
                <w:t>❌</w:t>
              </w:r>
              <w:r w:rsidRPr="00B16191">
                <w:rPr>
                  <w:rStyle w:val="Emphasis"/>
                  <w:i w:val="0"/>
                  <w:iCs w:val="0"/>
                </w:rPr>
                <w:t xml:space="preserve"> Slow (minutes, AWS ASGs constraint)</w:t>
              </w:r>
            </w:ins>
          </w:p>
        </w:tc>
      </w:tr>
      <w:tr w:rsidR="003F5AAA" w14:paraId="2EFC23DC" w14:textId="77777777" w:rsidTr="003F5AAA">
        <w:trPr>
          <w:ins w:id="272" w:author="Kerbachi, Mohamed - GTS Global ENG &amp; ARCH" w:date="2025-04-02T20:44:00Z"/>
        </w:trPr>
        <w:tc>
          <w:tcPr>
            <w:tcW w:w="1615" w:type="dxa"/>
            <w:vMerge/>
            <w:tcPrChange w:id="273" w:author="Kerbachi, Mohamed - GTS Global ENG &amp; ARCH" w:date="2025-04-02T21:02:00Z" w16du:dateUtc="2025-04-03T01:02:00Z">
              <w:tcPr>
                <w:tcW w:w="1885" w:type="dxa"/>
                <w:gridSpan w:val="2"/>
                <w:vMerge/>
              </w:tcPr>
            </w:tcPrChange>
          </w:tcPr>
          <w:p w14:paraId="1F5223D8" w14:textId="77777777" w:rsidR="00EA69D1" w:rsidRPr="00B16191" w:rsidRDefault="00EA69D1">
            <w:pPr>
              <w:spacing w:after="120"/>
              <w:rPr>
                <w:ins w:id="274" w:author="Kerbachi, Mohamed - GTS Global ENG &amp; ARCH" w:date="2025-04-02T20:44:00Z" w16du:dateUtc="2025-04-03T00:44:00Z"/>
                <w:rStyle w:val="Emphasis"/>
                <w:i w:val="0"/>
                <w:iCs w:val="0"/>
              </w:rPr>
              <w:pPrChange w:id="275" w:author="Kerbachi, Mohamed - GTS Global ENG &amp; ARCH" w:date="2025-04-02T21:03:00Z" w16du:dateUtc="2025-04-03T01:03:00Z">
                <w:pPr/>
              </w:pPrChange>
            </w:pPr>
          </w:p>
        </w:tc>
        <w:tc>
          <w:tcPr>
            <w:tcW w:w="2430" w:type="dxa"/>
            <w:tcPrChange w:id="276" w:author="Kerbachi, Mohamed - GTS Global ENG &amp; ARCH" w:date="2025-04-02T21:02:00Z" w16du:dateUtc="2025-04-03T01:02:00Z">
              <w:tcPr>
                <w:tcW w:w="2430" w:type="dxa"/>
                <w:gridSpan w:val="2"/>
              </w:tcPr>
            </w:tcPrChange>
          </w:tcPr>
          <w:p w14:paraId="2D35CCEB" w14:textId="5E01464B" w:rsidR="00EA69D1" w:rsidRPr="00B16191" w:rsidRDefault="00EA69D1">
            <w:pPr>
              <w:spacing w:after="120"/>
              <w:rPr>
                <w:ins w:id="277" w:author="Kerbachi, Mohamed - GTS Global ENG &amp; ARCH" w:date="2025-04-02T20:44:00Z" w16du:dateUtc="2025-04-03T00:44:00Z"/>
                <w:rStyle w:val="Emphasis"/>
                <w:i w:val="0"/>
                <w:iCs w:val="0"/>
              </w:rPr>
              <w:pPrChange w:id="278" w:author="Kerbachi, Mohamed - GTS Global ENG &amp; ARCH" w:date="2025-04-02T21:03:00Z" w16du:dateUtc="2025-04-03T01:03:00Z">
                <w:pPr/>
              </w:pPrChange>
            </w:pPr>
            <w:ins w:id="279" w:author="Kerbachi, Mohamed - GTS Global ENG &amp; ARCH" w:date="2025-04-02T20:45:00Z" w16du:dateUtc="2025-04-03T00:45:00Z">
              <w:r w:rsidRPr="00CA7B46">
                <w:rPr>
                  <w:rStyle w:val="Emphasis"/>
                  <w:i w:val="0"/>
                  <w:iCs w:val="0"/>
                </w:rPr>
                <w:t>Operational Simplicity</w:t>
              </w:r>
            </w:ins>
          </w:p>
        </w:tc>
        <w:tc>
          <w:tcPr>
            <w:tcW w:w="3150" w:type="dxa"/>
            <w:tcPrChange w:id="280" w:author="Kerbachi, Mohamed - GTS Global ENG &amp; ARCH" w:date="2025-04-02T21:02:00Z" w16du:dateUtc="2025-04-03T01:02:00Z">
              <w:tcPr>
                <w:tcW w:w="3510" w:type="dxa"/>
                <w:gridSpan w:val="2"/>
              </w:tcPr>
            </w:tcPrChange>
          </w:tcPr>
          <w:p w14:paraId="040316BC" w14:textId="71F29CFC" w:rsidR="00EA69D1" w:rsidRPr="00B16191" w:rsidRDefault="00EA69D1">
            <w:pPr>
              <w:spacing w:after="120"/>
              <w:rPr>
                <w:ins w:id="281" w:author="Kerbachi, Mohamed - GTS Global ENG &amp; ARCH" w:date="2025-04-02T20:44:00Z" w16du:dateUtc="2025-04-03T00:44:00Z"/>
                <w:rStyle w:val="Emphasis"/>
                <w:rFonts w:ascii="Segoe UI Emoji" w:hAnsi="Segoe UI Emoji" w:cs="Segoe UI Emoji"/>
                <w:i w:val="0"/>
                <w:iCs w:val="0"/>
              </w:rPr>
              <w:pPrChange w:id="282" w:author="Kerbachi, Mohamed - GTS Global ENG &amp; ARCH" w:date="2025-04-02T21:03:00Z" w16du:dateUtc="2025-04-03T01:03:00Z">
                <w:pPr/>
              </w:pPrChange>
            </w:pPr>
            <w:ins w:id="283" w:author="Kerbachi, Mohamed - GTS Global ENG &amp; ARCH" w:date="2025-04-02T20:45:00Z" w16du:dateUtc="2025-04-03T00:45:00Z">
              <w:r w:rsidRPr="00CA7B46">
                <w:rPr>
                  <w:rStyle w:val="Emphasis"/>
                  <w:rFonts w:ascii="Segoe UI Emoji" w:hAnsi="Segoe UI Emoji" w:cs="Segoe UI Emoji"/>
                  <w:i w:val="0"/>
                  <w:iCs w:val="0"/>
                </w:rPr>
                <w:t>✅</w:t>
              </w:r>
              <w:r w:rsidRPr="00CA7B46">
                <w:rPr>
                  <w:rStyle w:val="Emphasis"/>
                  <w:i w:val="0"/>
                  <w:iCs w:val="0"/>
                </w:rPr>
                <w:t xml:space="preserve"> High automation, minimal configuration</w:t>
              </w:r>
            </w:ins>
          </w:p>
        </w:tc>
        <w:tc>
          <w:tcPr>
            <w:tcW w:w="3060" w:type="dxa"/>
            <w:tcPrChange w:id="284" w:author="Kerbachi, Mohamed - GTS Global ENG &amp; ARCH" w:date="2025-04-02T21:02:00Z" w16du:dateUtc="2025-04-03T01:02:00Z">
              <w:tcPr>
                <w:tcW w:w="2700" w:type="dxa"/>
                <w:gridSpan w:val="2"/>
              </w:tcPr>
            </w:tcPrChange>
          </w:tcPr>
          <w:p w14:paraId="058BE917" w14:textId="037D656A" w:rsidR="00EA69D1" w:rsidRPr="00B16191" w:rsidRDefault="00EA69D1">
            <w:pPr>
              <w:spacing w:after="120"/>
              <w:rPr>
                <w:ins w:id="285" w:author="Kerbachi, Mohamed - GTS Global ENG &amp; ARCH" w:date="2025-04-02T20:44:00Z" w16du:dateUtc="2025-04-03T00:44:00Z"/>
                <w:rStyle w:val="Emphasis"/>
                <w:rFonts w:ascii="Segoe UI Emoji" w:hAnsi="Segoe UI Emoji" w:cs="Segoe UI Emoji"/>
                <w:i w:val="0"/>
                <w:iCs w:val="0"/>
              </w:rPr>
              <w:pPrChange w:id="286" w:author="Kerbachi, Mohamed - GTS Global ENG &amp; ARCH" w:date="2025-04-02T21:03:00Z" w16du:dateUtc="2025-04-03T01:03:00Z">
                <w:pPr/>
              </w:pPrChange>
            </w:pPr>
            <w:ins w:id="287" w:author="Kerbachi, Mohamed - GTS Global ENG &amp; ARCH" w:date="2025-04-02T20:45:00Z" w16du:dateUtc="2025-04-03T00:45:00Z">
              <w:r w:rsidRPr="00CA7B46">
                <w:rPr>
                  <w:rStyle w:val="Emphasis"/>
                  <w:rFonts w:ascii="Segoe UI Emoji" w:hAnsi="Segoe UI Emoji" w:cs="Segoe UI Emoji"/>
                  <w:i w:val="0"/>
                  <w:iCs w:val="0"/>
                </w:rPr>
                <w:t>❌</w:t>
              </w:r>
              <w:r w:rsidRPr="00CA7B46">
                <w:rPr>
                  <w:rStyle w:val="Emphasis"/>
                  <w:i w:val="0"/>
                  <w:iCs w:val="0"/>
                </w:rPr>
                <w:t xml:space="preserve"> Manual operations required (ASGs, node groups)</w:t>
              </w:r>
            </w:ins>
          </w:p>
        </w:tc>
      </w:tr>
      <w:tr w:rsidR="003F5AAA" w14:paraId="545544C6" w14:textId="77777777" w:rsidTr="003F5AAA">
        <w:trPr>
          <w:ins w:id="288" w:author="Kerbachi, Mohamed - GTS Global ENG &amp; ARCH" w:date="2025-04-02T20:45:00Z"/>
        </w:trPr>
        <w:tc>
          <w:tcPr>
            <w:tcW w:w="1615" w:type="dxa"/>
            <w:vMerge/>
            <w:tcPrChange w:id="289" w:author="Kerbachi, Mohamed - GTS Global ENG &amp; ARCH" w:date="2025-04-02T21:02:00Z" w16du:dateUtc="2025-04-03T01:02:00Z">
              <w:tcPr>
                <w:tcW w:w="1885" w:type="dxa"/>
                <w:gridSpan w:val="2"/>
                <w:vMerge/>
              </w:tcPr>
            </w:tcPrChange>
          </w:tcPr>
          <w:p w14:paraId="46B1C64B" w14:textId="77777777" w:rsidR="00EA69D1" w:rsidRPr="00B16191" w:rsidRDefault="00EA69D1">
            <w:pPr>
              <w:spacing w:after="120"/>
              <w:rPr>
                <w:ins w:id="290" w:author="Kerbachi, Mohamed - GTS Global ENG &amp; ARCH" w:date="2025-04-02T20:45:00Z" w16du:dateUtc="2025-04-03T00:45:00Z"/>
                <w:rStyle w:val="Emphasis"/>
                <w:i w:val="0"/>
                <w:iCs w:val="0"/>
              </w:rPr>
              <w:pPrChange w:id="291" w:author="Kerbachi, Mohamed - GTS Global ENG &amp; ARCH" w:date="2025-04-02T21:03:00Z" w16du:dateUtc="2025-04-03T01:03:00Z">
                <w:pPr/>
              </w:pPrChange>
            </w:pPr>
          </w:p>
        </w:tc>
        <w:tc>
          <w:tcPr>
            <w:tcW w:w="2430" w:type="dxa"/>
            <w:tcPrChange w:id="292" w:author="Kerbachi, Mohamed - GTS Global ENG &amp; ARCH" w:date="2025-04-02T21:02:00Z" w16du:dateUtc="2025-04-03T01:02:00Z">
              <w:tcPr>
                <w:tcW w:w="2430" w:type="dxa"/>
                <w:gridSpan w:val="2"/>
              </w:tcPr>
            </w:tcPrChange>
          </w:tcPr>
          <w:p w14:paraId="2D110C48" w14:textId="32F29952" w:rsidR="00EA69D1" w:rsidRPr="00CA7B46" w:rsidRDefault="00EA69D1">
            <w:pPr>
              <w:spacing w:after="120"/>
              <w:rPr>
                <w:ins w:id="293" w:author="Kerbachi, Mohamed - GTS Global ENG &amp; ARCH" w:date="2025-04-02T20:45:00Z" w16du:dateUtc="2025-04-03T00:45:00Z"/>
                <w:rStyle w:val="Emphasis"/>
                <w:i w:val="0"/>
                <w:iCs w:val="0"/>
              </w:rPr>
              <w:pPrChange w:id="294" w:author="Kerbachi, Mohamed - GTS Global ENG &amp; ARCH" w:date="2025-04-02T21:03:00Z" w16du:dateUtc="2025-04-03T01:03:00Z">
                <w:pPr/>
              </w:pPrChange>
            </w:pPr>
            <w:ins w:id="295" w:author="Kerbachi, Mohamed - GTS Global ENG &amp; ARCH" w:date="2025-04-02T20:45:00Z" w16du:dateUtc="2025-04-03T00:45:00Z">
              <w:r w:rsidRPr="00CA7B46">
                <w:rPr>
                  <w:rStyle w:val="Emphasis"/>
                  <w:i w:val="0"/>
                  <w:iCs w:val="0"/>
                </w:rPr>
                <w:t>Lifecycle &amp; Maintenance</w:t>
              </w:r>
            </w:ins>
          </w:p>
        </w:tc>
        <w:tc>
          <w:tcPr>
            <w:tcW w:w="3150" w:type="dxa"/>
            <w:tcPrChange w:id="296" w:author="Kerbachi, Mohamed - GTS Global ENG &amp; ARCH" w:date="2025-04-02T21:02:00Z" w16du:dateUtc="2025-04-03T01:02:00Z">
              <w:tcPr>
                <w:tcW w:w="3510" w:type="dxa"/>
                <w:gridSpan w:val="2"/>
              </w:tcPr>
            </w:tcPrChange>
          </w:tcPr>
          <w:p w14:paraId="0210E241" w14:textId="1FF0A260" w:rsidR="00EA69D1" w:rsidRPr="00CA7B46" w:rsidRDefault="00EA69D1">
            <w:pPr>
              <w:spacing w:after="120"/>
              <w:rPr>
                <w:ins w:id="297" w:author="Kerbachi, Mohamed - GTS Global ENG &amp; ARCH" w:date="2025-04-02T20:45:00Z" w16du:dateUtc="2025-04-03T00:45:00Z"/>
                <w:rStyle w:val="Emphasis"/>
                <w:rFonts w:ascii="Segoe UI Emoji" w:hAnsi="Segoe UI Emoji" w:cs="Segoe UI Emoji"/>
                <w:i w:val="0"/>
                <w:iCs w:val="0"/>
              </w:rPr>
              <w:pPrChange w:id="298" w:author="Kerbachi, Mohamed - GTS Global ENG &amp; ARCH" w:date="2025-04-02T21:03:00Z" w16du:dateUtc="2025-04-03T01:03:00Z">
                <w:pPr/>
              </w:pPrChange>
            </w:pPr>
            <w:ins w:id="299" w:author="Kerbachi, Mohamed - GTS Global ENG &amp; ARCH" w:date="2025-04-02T20:45:00Z" w16du:dateUtc="2025-04-03T00:45:00Z">
              <w:r w:rsidRPr="00CA7B46">
                <w:rPr>
                  <w:rStyle w:val="Emphasis"/>
                  <w:rFonts w:ascii="Segoe UI Emoji" w:hAnsi="Segoe UI Emoji" w:cs="Segoe UI Emoji"/>
                  <w:i w:val="0"/>
                  <w:iCs w:val="0"/>
                </w:rPr>
                <w:t>✅</w:t>
              </w:r>
              <w:r w:rsidRPr="00CA7B46">
                <w:rPr>
                  <w:rStyle w:val="Emphasis"/>
                  <w:i w:val="0"/>
                  <w:iCs w:val="0"/>
                </w:rPr>
                <w:t xml:space="preserve"> Fully automated, low overhead</w:t>
              </w:r>
            </w:ins>
          </w:p>
        </w:tc>
        <w:tc>
          <w:tcPr>
            <w:tcW w:w="3060" w:type="dxa"/>
            <w:tcPrChange w:id="300" w:author="Kerbachi, Mohamed - GTS Global ENG &amp; ARCH" w:date="2025-04-02T21:02:00Z" w16du:dateUtc="2025-04-03T01:02:00Z">
              <w:tcPr>
                <w:tcW w:w="2700" w:type="dxa"/>
                <w:gridSpan w:val="2"/>
              </w:tcPr>
            </w:tcPrChange>
          </w:tcPr>
          <w:p w14:paraId="5CC47EA6" w14:textId="6D921091" w:rsidR="00EA69D1" w:rsidRPr="00CA7B46" w:rsidRDefault="00EA69D1">
            <w:pPr>
              <w:spacing w:after="120"/>
              <w:rPr>
                <w:ins w:id="301" w:author="Kerbachi, Mohamed - GTS Global ENG &amp; ARCH" w:date="2025-04-02T20:45:00Z" w16du:dateUtc="2025-04-03T00:45:00Z"/>
                <w:rStyle w:val="Emphasis"/>
                <w:rFonts w:ascii="Segoe UI Emoji" w:hAnsi="Segoe UI Emoji" w:cs="Segoe UI Emoji"/>
                <w:i w:val="0"/>
                <w:iCs w:val="0"/>
              </w:rPr>
              <w:pPrChange w:id="302" w:author="Kerbachi, Mohamed - GTS Global ENG &amp; ARCH" w:date="2025-04-02T21:03:00Z" w16du:dateUtc="2025-04-03T01:03:00Z">
                <w:pPr/>
              </w:pPrChange>
            </w:pPr>
            <w:ins w:id="303" w:author="Kerbachi, Mohamed - GTS Global ENG &amp; ARCH" w:date="2025-04-02T20:45:00Z" w16du:dateUtc="2025-04-03T00:45:00Z">
              <w:r w:rsidRPr="00CA7B46">
                <w:rPr>
                  <w:rStyle w:val="Emphasis"/>
                  <w:rFonts w:ascii="Segoe UI Emoji" w:hAnsi="Segoe UI Emoji" w:cs="Segoe UI Emoji"/>
                  <w:i w:val="0"/>
                  <w:iCs w:val="0"/>
                </w:rPr>
                <w:t>❌</w:t>
              </w:r>
              <w:r w:rsidRPr="00CA7B46">
                <w:rPr>
                  <w:rStyle w:val="Emphasis"/>
                  <w:i w:val="0"/>
                  <w:iCs w:val="0"/>
                </w:rPr>
                <w:t xml:space="preserve"> More manual effort (updates, upgrades to ASGs)</w:t>
              </w:r>
            </w:ins>
          </w:p>
        </w:tc>
      </w:tr>
      <w:tr w:rsidR="003F5AAA" w14:paraId="534D97A1" w14:textId="77777777" w:rsidTr="003F5AAA">
        <w:trPr>
          <w:ins w:id="304" w:author="Kerbachi, Mohamed - GTS Global ENG &amp; ARCH" w:date="2025-04-02T20:45:00Z"/>
        </w:trPr>
        <w:tc>
          <w:tcPr>
            <w:tcW w:w="1615" w:type="dxa"/>
            <w:vMerge/>
            <w:tcPrChange w:id="305" w:author="Kerbachi, Mohamed - GTS Global ENG &amp; ARCH" w:date="2025-04-02T21:02:00Z" w16du:dateUtc="2025-04-03T01:02:00Z">
              <w:tcPr>
                <w:tcW w:w="1885" w:type="dxa"/>
                <w:gridSpan w:val="2"/>
                <w:vMerge/>
              </w:tcPr>
            </w:tcPrChange>
          </w:tcPr>
          <w:p w14:paraId="2145CF7E" w14:textId="77777777" w:rsidR="00EA69D1" w:rsidRPr="00B16191" w:rsidRDefault="00EA69D1">
            <w:pPr>
              <w:spacing w:after="120"/>
              <w:rPr>
                <w:ins w:id="306" w:author="Kerbachi, Mohamed - GTS Global ENG &amp; ARCH" w:date="2025-04-02T20:45:00Z" w16du:dateUtc="2025-04-03T00:45:00Z"/>
                <w:rStyle w:val="Emphasis"/>
                <w:i w:val="0"/>
                <w:iCs w:val="0"/>
              </w:rPr>
              <w:pPrChange w:id="307" w:author="Kerbachi, Mohamed - GTS Global ENG &amp; ARCH" w:date="2025-04-02T21:03:00Z" w16du:dateUtc="2025-04-03T01:03:00Z">
                <w:pPr/>
              </w:pPrChange>
            </w:pPr>
          </w:p>
        </w:tc>
        <w:tc>
          <w:tcPr>
            <w:tcW w:w="2430" w:type="dxa"/>
            <w:tcPrChange w:id="308" w:author="Kerbachi, Mohamed - GTS Global ENG &amp; ARCH" w:date="2025-04-02T21:02:00Z" w16du:dateUtc="2025-04-03T01:02:00Z">
              <w:tcPr>
                <w:tcW w:w="2430" w:type="dxa"/>
                <w:gridSpan w:val="2"/>
              </w:tcPr>
            </w:tcPrChange>
          </w:tcPr>
          <w:p w14:paraId="0E35E387" w14:textId="523D853E" w:rsidR="00EA69D1" w:rsidRPr="00CA7B46" w:rsidRDefault="00EA69D1">
            <w:pPr>
              <w:spacing w:after="120"/>
              <w:rPr>
                <w:ins w:id="309" w:author="Kerbachi, Mohamed - GTS Global ENG &amp; ARCH" w:date="2025-04-02T20:45:00Z" w16du:dateUtc="2025-04-03T00:45:00Z"/>
                <w:rStyle w:val="Emphasis"/>
                <w:i w:val="0"/>
                <w:iCs w:val="0"/>
              </w:rPr>
              <w:pPrChange w:id="310" w:author="Kerbachi, Mohamed - GTS Global ENG &amp; ARCH" w:date="2025-04-02T21:03:00Z" w16du:dateUtc="2025-04-03T01:03:00Z">
                <w:pPr/>
              </w:pPrChange>
            </w:pPr>
            <w:ins w:id="311" w:author="Kerbachi, Mohamed - GTS Global ENG &amp; ARCH" w:date="2025-04-02T20:45:00Z" w16du:dateUtc="2025-04-03T00:45:00Z">
              <w:r w:rsidRPr="00B16191">
                <w:rPr>
                  <w:rStyle w:val="Emphasis"/>
                  <w:i w:val="0"/>
                  <w:iCs w:val="0"/>
                </w:rPr>
                <w:t>Integration Complexity</w:t>
              </w:r>
            </w:ins>
          </w:p>
        </w:tc>
        <w:tc>
          <w:tcPr>
            <w:tcW w:w="3150" w:type="dxa"/>
            <w:tcPrChange w:id="312" w:author="Kerbachi, Mohamed - GTS Global ENG &amp; ARCH" w:date="2025-04-02T21:02:00Z" w16du:dateUtc="2025-04-03T01:02:00Z">
              <w:tcPr>
                <w:tcW w:w="3510" w:type="dxa"/>
                <w:gridSpan w:val="2"/>
              </w:tcPr>
            </w:tcPrChange>
          </w:tcPr>
          <w:p w14:paraId="446661D9" w14:textId="1D2D85D9" w:rsidR="00EA69D1" w:rsidRPr="00CA7B46" w:rsidRDefault="00EA69D1">
            <w:pPr>
              <w:spacing w:after="120"/>
              <w:rPr>
                <w:ins w:id="313" w:author="Kerbachi, Mohamed - GTS Global ENG &amp; ARCH" w:date="2025-04-02T20:45:00Z" w16du:dateUtc="2025-04-03T00:45:00Z"/>
                <w:rStyle w:val="Emphasis"/>
                <w:rFonts w:ascii="Segoe UI Emoji" w:hAnsi="Segoe UI Emoji" w:cs="Segoe UI Emoji"/>
                <w:i w:val="0"/>
                <w:iCs w:val="0"/>
              </w:rPr>
              <w:pPrChange w:id="314" w:author="Kerbachi, Mohamed - GTS Global ENG &amp; ARCH" w:date="2025-04-02T21:03:00Z" w16du:dateUtc="2025-04-03T01:03:00Z">
                <w:pPr/>
              </w:pPrChange>
            </w:pPr>
            <w:ins w:id="315" w:author="Kerbachi, Mohamed - GTS Global ENG &amp; ARCH" w:date="2025-04-02T20:45:00Z" w16du:dateUtc="2025-04-03T00:45:00Z">
              <w:r w:rsidRPr="00B16191">
                <w:rPr>
                  <w:rStyle w:val="Emphasis"/>
                  <w:rFonts w:ascii="Segoe UI Emoji" w:hAnsi="Segoe UI Emoji" w:cs="Segoe UI Emoji"/>
                  <w:i w:val="0"/>
                  <w:iCs w:val="0"/>
                </w:rPr>
                <w:t>✅</w:t>
              </w:r>
              <w:r w:rsidRPr="00B16191">
                <w:rPr>
                  <w:rStyle w:val="Emphasis"/>
                  <w:i w:val="0"/>
                  <w:iCs w:val="0"/>
                </w:rPr>
                <w:t xml:space="preserve"> Simple, Kubernetes-native</w:t>
              </w:r>
            </w:ins>
          </w:p>
        </w:tc>
        <w:tc>
          <w:tcPr>
            <w:tcW w:w="3060" w:type="dxa"/>
            <w:tcPrChange w:id="316" w:author="Kerbachi, Mohamed - GTS Global ENG &amp; ARCH" w:date="2025-04-02T21:02:00Z" w16du:dateUtc="2025-04-03T01:02:00Z">
              <w:tcPr>
                <w:tcW w:w="2700" w:type="dxa"/>
                <w:gridSpan w:val="2"/>
              </w:tcPr>
            </w:tcPrChange>
          </w:tcPr>
          <w:p w14:paraId="26C49754" w14:textId="7674A601" w:rsidR="00EA69D1" w:rsidRPr="00CA7B46" w:rsidRDefault="00EA69D1">
            <w:pPr>
              <w:spacing w:after="120"/>
              <w:rPr>
                <w:ins w:id="317" w:author="Kerbachi, Mohamed - GTS Global ENG &amp; ARCH" w:date="2025-04-02T20:45:00Z" w16du:dateUtc="2025-04-03T00:45:00Z"/>
                <w:rStyle w:val="Emphasis"/>
                <w:rFonts w:ascii="Segoe UI Emoji" w:hAnsi="Segoe UI Emoji" w:cs="Segoe UI Emoji"/>
                <w:i w:val="0"/>
                <w:iCs w:val="0"/>
              </w:rPr>
              <w:pPrChange w:id="318" w:author="Kerbachi, Mohamed - GTS Global ENG &amp; ARCH" w:date="2025-04-02T21:03:00Z" w16du:dateUtc="2025-04-03T01:03:00Z">
                <w:pPr/>
              </w:pPrChange>
            </w:pPr>
            <w:ins w:id="319" w:author="Kerbachi, Mohamed - GTS Global ENG &amp; ARCH" w:date="2025-04-02T20:45:00Z" w16du:dateUtc="2025-04-03T00:45:00Z">
              <w:r w:rsidRPr="00B16191">
                <w:rPr>
                  <w:rStyle w:val="Emphasis"/>
                  <w:rFonts w:ascii="Segoe UI Emoji" w:hAnsi="Segoe UI Emoji" w:cs="Segoe UI Emoji"/>
                  <w:i w:val="0"/>
                  <w:iCs w:val="0"/>
                </w:rPr>
                <w:t>❌</w:t>
              </w:r>
              <w:r w:rsidRPr="00B16191">
                <w:rPr>
                  <w:rStyle w:val="Emphasis"/>
                  <w:i w:val="0"/>
                  <w:iCs w:val="0"/>
                </w:rPr>
                <w:t xml:space="preserve"> Moderate complexity (managing multiple ASGs)</w:t>
              </w:r>
            </w:ins>
          </w:p>
        </w:tc>
      </w:tr>
      <w:tr w:rsidR="003F5AAA" w14:paraId="091DC5E7" w14:textId="77777777" w:rsidTr="003F5AAA">
        <w:trPr>
          <w:ins w:id="320" w:author="Kerbachi, Mohamed - GTS Global ENG &amp; ARCH" w:date="2025-04-02T20:45:00Z"/>
        </w:trPr>
        <w:tc>
          <w:tcPr>
            <w:tcW w:w="1615" w:type="dxa"/>
            <w:vMerge w:val="restart"/>
            <w:tcPrChange w:id="321" w:author="Kerbachi, Mohamed - GTS Global ENG &amp; ARCH" w:date="2025-04-02T21:02:00Z" w16du:dateUtc="2025-04-03T01:02:00Z">
              <w:tcPr>
                <w:tcW w:w="1885" w:type="dxa"/>
                <w:gridSpan w:val="2"/>
                <w:vMerge w:val="restart"/>
              </w:tcPr>
            </w:tcPrChange>
          </w:tcPr>
          <w:p w14:paraId="559ED05F" w14:textId="42CBEAA8" w:rsidR="00EA69D1" w:rsidRPr="00B16191" w:rsidRDefault="00EA69D1">
            <w:pPr>
              <w:spacing w:after="120"/>
              <w:rPr>
                <w:ins w:id="322" w:author="Kerbachi, Mohamed - GTS Global ENG &amp; ARCH" w:date="2025-04-02T20:45:00Z" w16du:dateUtc="2025-04-03T00:45:00Z"/>
                <w:rStyle w:val="Emphasis"/>
                <w:i w:val="0"/>
                <w:iCs w:val="0"/>
              </w:rPr>
              <w:pPrChange w:id="323" w:author="Kerbachi, Mohamed - GTS Global ENG &amp; ARCH" w:date="2025-04-02T21:03:00Z" w16du:dateUtc="2025-04-03T01:03:00Z">
                <w:pPr/>
              </w:pPrChange>
            </w:pPr>
            <w:ins w:id="324" w:author="Kerbachi, Mohamed - GTS Global ENG &amp; ARCH" w:date="2025-04-02T20:47:00Z">
              <w:r w:rsidRPr="00EA69D1">
                <w:t>Cost Optimization</w:t>
              </w:r>
            </w:ins>
          </w:p>
        </w:tc>
        <w:tc>
          <w:tcPr>
            <w:tcW w:w="2430" w:type="dxa"/>
            <w:tcPrChange w:id="325" w:author="Kerbachi, Mohamed - GTS Global ENG &amp; ARCH" w:date="2025-04-02T21:02:00Z" w16du:dateUtc="2025-04-03T01:02:00Z">
              <w:tcPr>
                <w:tcW w:w="2430" w:type="dxa"/>
                <w:gridSpan w:val="2"/>
              </w:tcPr>
            </w:tcPrChange>
          </w:tcPr>
          <w:p w14:paraId="48ACAF0B" w14:textId="66EA481D" w:rsidR="00EA69D1" w:rsidRPr="00CA7B46" w:rsidRDefault="00EA69D1">
            <w:pPr>
              <w:spacing w:after="120"/>
              <w:rPr>
                <w:ins w:id="326" w:author="Kerbachi, Mohamed - GTS Global ENG &amp; ARCH" w:date="2025-04-02T20:45:00Z" w16du:dateUtc="2025-04-03T00:45:00Z"/>
                <w:rStyle w:val="Emphasis"/>
                <w:i w:val="0"/>
                <w:iCs w:val="0"/>
              </w:rPr>
              <w:pPrChange w:id="327" w:author="Kerbachi, Mohamed - GTS Global ENG &amp; ARCH" w:date="2025-04-02T21:03:00Z" w16du:dateUtc="2025-04-03T01:03:00Z">
                <w:pPr/>
              </w:pPrChange>
            </w:pPr>
            <w:ins w:id="328" w:author="Kerbachi, Mohamed - GTS Global ENG &amp; ARCH" w:date="2025-04-02T20:46:00Z" w16du:dateUtc="2025-04-03T00:46:00Z">
              <w:r w:rsidRPr="00CA7B46">
                <w:rPr>
                  <w:rStyle w:val="Emphasis"/>
                  <w:i w:val="0"/>
                  <w:iCs w:val="0"/>
                </w:rPr>
                <w:t>Cost Efficiency</w:t>
              </w:r>
            </w:ins>
          </w:p>
        </w:tc>
        <w:tc>
          <w:tcPr>
            <w:tcW w:w="3150" w:type="dxa"/>
            <w:tcPrChange w:id="329" w:author="Kerbachi, Mohamed - GTS Global ENG &amp; ARCH" w:date="2025-04-02T21:02:00Z" w16du:dateUtc="2025-04-03T01:02:00Z">
              <w:tcPr>
                <w:tcW w:w="3510" w:type="dxa"/>
                <w:gridSpan w:val="2"/>
              </w:tcPr>
            </w:tcPrChange>
          </w:tcPr>
          <w:p w14:paraId="23C40D5E" w14:textId="5FE8ABC1" w:rsidR="00EA69D1" w:rsidRPr="00CA7B46" w:rsidRDefault="00EA69D1">
            <w:pPr>
              <w:spacing w:after="120"/>
              <w:rPr>
                <w:ins w:id="330" w:author="Kerbachi, Mohamed - GTS Global ENG &amp; ARCH" w:date="2025-04-02T20:45:00Z" w16du:dateUtc="2025-04-03T00:45:00Z"/>
                <w:rStyle w:val="Emphasis"/>
                <w:rFonts w:ascii="Segoe UI Emoji" w:hAnsi="Segoe UI Emoji" w:cs="Segoe UI Emoji"/>
                <w:i w:val="0"/>
                <w:iCs w:val="0"/>
              </w:rPr>
              <w:pPrChange w:id="331" w:author="Kerbachi, Mohamed - GTS Global ENG &amp; ARCH" w:date="2025-04-02T21:03:00Z" w16du:dateUtc="2025-04-03T01:03:00Z">
                <w:pPr/>
              </w:pPrChange>
            </w:pPr>
            <w:ins w:id="332" w:author="Kerbachi, Mohamed - GTS Global ENG &amp; ARCH" w:date="2025-04-02T20:46:00Z" w16du:dateUtc="2025-04-03T00:46:00Z">
              <w:r w:rsidRPr="00CA7B46">
                <w:rPr>
                  <w:rStyle w:val="Emphasis"/>
                  <w:rFonts w:ascii="Segoe UI Emoji" w:hAnsi="Segoe UI Emoji" w:cs="Segoe UI Emoji"/>
                  <w:i w:val="0"/>
                  <w:iCs w:val="0"/>
                </w:rPr>
                <w:t>✅</w:t>
              </w:r>
              <w:r w:rsidRPr="00CA7B46">
                <w:rPr>
                  <w:rStyle w:val="Emphasis"/>
                  <w:i w:val="0"/>
                  <w:iCs w:val="0"/>
                </w:rPr>
                <w:t xml:space="preserve"> High efficiency (</w:t>
              </w:r>
            </w:ins>
            <w:ins w:id="333" w:author="Kerbachi, Mohamed - GTS Global ENG &amp; ARCH" w:date="2025-04-02T20:55:00Z" w16du:dateUtc="2025-04-03T00:55:00Z">
              <w:r w:rsidR="003F5AAA">
                <w:rPr>
                  <w:rStyle w:val="Emphasis"/>
                  <w:i w:val="0"/>
                  <w:iCs w:val="0"/>
                </w:rPr>
                <w:t>r</w:t>
              </w:r>
            </w:ins>
            <w:ins w:id="334" w:author="Kerbachi, Mohamed - GTS Global ENG &amp; ARCH" w:date="2025-04-02T20:46:00Z" w16du:dateUtc="2025-04-03T00:46:00Z">
              <w:r w:rsidRPr="00CA7B46">
                <w:rPr>
                  <w:rStyle w:val="Emphasis"/>
                  <w:i w:val="0"/>
                  <w:iCs w:val="0"/>
                </w:rPr>
                <w:t>ight sizing, spot</w:t>
              </w:r>
            </w:ins>
            <w:ins w:id="335" w:author="Kerbachi, Mohamed - GTS Global ENG &amp; ARCH" w:date="2025-04-02T20:55:00Z" w16du:dateUtc="2025-04-03T00:55:00Z">
              <w:r w:rsidR="003F5AAA">
                <w:rPr>
                  <w:rStyle w:val="Emphasis"/>
                  <w:i w:val="0"/>
                  <w:iCs w:val="0"/>
                </w:rPr>
                <w:t xml:space="preserve"> </w:t>
              </w:r>
              <w:r w:rsidR="003F5AAA" w:rsidRPr="003F5AAA">
                <w:rPr>
                  <w:rStyle w:val="Emphasis"/>
                  <w:i w:val="0"/>
                  <w:iCs w:val="0"/>
                  <w:rPrChange w:id="336" w:author="Kerbachi, Mohamed - GTS Global ENG &amp; ARCH" w:date="2025-04-02T20:55:00Z" w16du:dateUtc="2025-04-03T00:55:00Z">
                    <w:rPr>
                      <w:rStyle w:val="Emphasis"/>
                    </w:rPr>
                  </w:rPrChange>
                </w:rPr>
                <w:t>instances</w:t>
              </w:r>
            </w:ins>
            <w:ins w:id="337" w:author="Kerbachi, Mohamed - GTS Global ENG &amp; ARCH" w:date="2025-04-02T20:46:00Z" w16du:dateUtc="2025-04-03T00:46:00Z">
              <w:r w:rsidRPr="00CA7B46">
                <w:rPr>
                  <w:rStyle w:val="Emphasis"/>
                  <w:i w:val="0"/>
                  <w:iCs w:val="0"/>
                </w:rPr>
                <w:t>)</w:t>
              </w:r>
            </w:ins>
          </w:p>
        </w:tc>
        <w:tc>
          <w:tcPr>
            <w:tcW w:w="3060" w:type="dxa"/>
            <w:tcPrChange w:id="338" w:author="Kerbachi, Mohamed - GTS Global ENG &amp; ARCH" w:date="2025-04-02T21:02:00Z" w16du:dateUtc="2025-04-03T01:02:00Z">
              <w:tcPr>
                <w:tcW w:w="2700" w:type="dxa"/>
                <w:gridSpan w:val="2"/>
              </w:tcPr>
            </w:tcPrChange>
          </w:tcPr>
          <w:p w14:paraId="334196DB" w14:textId="7DFD22B8" w:rsidR="00EA69D1" w:rsidRPr="00CA7B46" w:rsidRDefault="00EA69D1">
            <w:pPr>
              <w:spacing w:after="120"/>
              <w:rPr>
                <w:ins w:id="339" w:author="Kerbachi, Mohamed - GTS Global ENG &amp; ARCH" w:date="2025-04-02T20:45:00Z" w16du:dateUtc="2025-04-03T00:45:00Z"/>
                <w:rStyle w:val="Emphasis"/>
                <w:rFonts w:ascii="Segoe UI Emoji" w:hAnsi="Segoe UI Emoji" w:cs="Segoe UI Emoji"/>
                <w:i w:val="0"/>
                <w:iCs w:val="0"/>
              </w:rPr>
              <w:pPrChange w:id="340" w:author="Kerbachi, Mohamed - GTS Global ENG &amp; ARCH" w:date="2025-04-02T21:03:00Z" w16du:dateUtc="2025-04-03T01:03:00Z">
                <w:pPr/>
              </w:pPrChange>
            </w:pPr>
            <w:ins w:id="341" w:author="Kerbachi, Mohamed - GTS Global ENG &amp; ARCH" w:date="2025-04-02T20:46:00Z" w16du:dateUtc="2025-04-03T00:46:00Z">
              <w:r w:rsidRPr="00CA7B46">
                <w:rPr>
                  <w:rStyle w:val="Emphasis"/>
                  <w:rFonts w:ascii="Segoe UI Emoji" w:hAnsi="Segoe UI Emoji" w:cs="Segoe UI Emoji"/>
                  <w:i w:val="0"/>
                  <w:iCs w:val="0"/>
                </w:rPr>
                <w:t>❌</w:t>
              </w:r>
              <w:r w:rsidRPr="00CA7B46">
                <w:rPr>
                  <w:rStyle w:val="Emphasis"/>
                  <w:i w:val="0"/>
                  <w:iCs w:val="0"/>
                </w:rPr>
                <w:t xml:space="preserve"> Low/medium efficiency; tends to over-provision</w:t>
              </w:r>
            </w:ins>
          </w:p>
        </w:tc>
      </w:tr>
      <w:tr w:rsidR="003F5AAA" w14:paraId="00474D54" w14:textId="77777777" w:rsidTr="003F5AAA">
        <w:trPr>
          <w:ins w:id="342" w:author="Kerbachi, Mohamed - GTS Global ENG &amp; ARCH" w:date="2025-04-02T20:46:00Z"/>
        </w:trPr>
        <w:tc>
          <w:tcPr>
            <w:tcW w:w="1615" w:type="dxa"/>
            <w:vMerge/>
            <w:tcPrChange w:id="343" w:author="Kerbachi, Mohamed - GTS Global ENG &amp; ARCH" w:date="2025-04-02T21:02:00Z" w16du:dateUtc="2025-04-03T01:02:00Z">
              <w:tcPr>
                <w:tcW w:w="1885" w:type="dxa"/>
                <w:gridSpan w:val="2"/>
                <w:vMerge/>
              </w:tcPr>
            </w:tcPrChange>
          </w:tcPr>
          <w:p w14:paraId="27167A96" w14:textId="77777777" w:rsidR="00EA69D1" w:rsidRPr="00B16191" w:rsidRDefault="00EA69D1">
            <w:pPr>
              <w:spacing w:after="120"/>
              <w:rPr>
                <w:ins w:id="344" w:author="Kerbachi, Mohamed - GTS Global ENG &amp; ARCH" w:date="2025-04-02T20:46:00Z" w16du:dateUtc="2025-04-03T00:46:00Z"/>
                <w:rStyle w:val="Emphasis"/>
                <w:i w:val="0"/>
                <w:iCs w:val="0"/>
              </w:rPr>
              <w:pPrChange w:id="345" w:author="Kerbachi, Mohamed - GTS Global ENG &amp; ARCH" w:date="2025-04-02T21:03:00Z" w16du:dateUtc="2025-04-03T01:03:00Z">
                <w:pPr/>
              </w:pPrChange>
            </w:pPr>
          </w:p>
        </w:tc>
        <w:tc>
          <w:tcPr>
            <w:tcW w:w="2430" w:type="dxa"/>
            <w:tcPrChange w:id="346" w:author="Kerbachi, Mohamed - GTS Global ENG &amp; ARCH" w:date="2025-04-02T21:02:00Z" w16du:dateUtc="2025-04-03T01:02:00Z">
              <w:tcPr>
                <w:tcW w:w="2430" w:type="dxa"/>
                <w:gridSpan w:val="2"/>
              </w:tcPr>
            </w:tcPrChange>
          </w:tcPr>
          <w:p w14:paraId="24699600" w14:textId="571A13EE" w:rsidR="00EA69D1" w:rsidRPr="00CA7B46" w:rsidRDefault="00EA69D1">
            <w:pPr>
              <w:spacing w:after="120"/>
              <w:rPr>
                <w:ins w:id="347" w:author="Kerbachi, Mohamed - GTS Global ENG &amp; ARCH" w:date="2025-04-02T20:46:00Z" w16du:dateUtc="2025-04-03T00:46:00Z"/>
                <w:rStyle w:val="Emphasis"/>
                <w:i w:val="0"/>
                <w:iCs w:val="0"/>
              </w:rPr>
              <w:pPrChange w:id="348" w:author="Kerbachi, Mohamed - GTS Global ENG &amp; ARCH" w:date="2025-04-02T21:03:00Z" w16du:dateUtc="2025-04-03T01:03:00Z">
                <w:pPr/>
              </w:pPrChange>
            </w:pPr>
            <w:ins w:id="349" w:author="Kerbachi, Mohamed - GTS Global ENG &amp; ARCH" w:date="2025-04-02T20:46:00Z" w16du:dateUtc="2025-04-03T00:46:00Z">
              <w:r w:rsidRPr="00B16191">
                <w:rPr>
                  <w:rStyle w:val="Emphasis"/>
                  <w:i w:val="0"/>
                  <w:iCs w:val="0"/>
                </w:rPr>
                <w:t>Spot-instance Management</w:t>
              </w:r>
            </w:ins>
          </w:p>
        </w:tc>
        <w:tc>
          <w:tcPr>
            <w:tcW w:w="3150" w:type="dxa"/>
            <w:tcPrChange w:id="350" w:author="Kerbachi, Mohamed - GTS Global ENG &amp; ARCH" w:date="2025-04-02T21:02:00Z" w16du:dateUtc="2025-04-03T01:02:00Z">
              <w:tcPr>
                <w:tcW w:w="3510" w:type="dxa"/>
                <w:gridSpan w:val="2"/>
              </w:tcPr>
            </w:tcPrChange>
          </w:tcPr>
          <w:p w14:paraId="01AC38BF" w14:textId="1E7B65D5" w:rsidR="00EA69D1" w:rsidRPr="00CA7B46" w:rsidRDefault="00EA69D1">
            <w:pPr>
              <w:spacing w:after="120"/>
              <w:rPr>
                <w:ins w:id="351" w:author="Kerbachi, Mohamed - GTS Global ENG &amp; ARCH" w:date="2025-04-02T20:46:00Z" w16du:dateUtc="2025-04-03T00:46:00Z"/>
                <w:rStyle w:val="Emphasis"/>
                <w:rFonts w:ascii="Segoe UI Emoji" w:hAnsi="Segoe UI Emoji" w:cs="Segoe UI Emoji"/>
                <w:i w:val="0"/>
                <w:iCs w:val="0"/>
              </w:rPr>
              <w:pPrChange w:id="352" w:author="Kerbachi, Mohamed - GTS Global ENG &amp; ARCH" w:date="2025-04-02T21:03:00Z" w16du:dateUtc="2025-04-03T01:03:00Z">
                <w:pPr/>
              </w:pPrChange>
            </w:pPr>
            <w:ins w:id="353" w:author="Kerbachi, Mohamed - GTS Global ENG &amp; ARCH" w:date="2025-04-02T20:46:00Z" w16du:dateUtc="2025-04-03T00:46:00Z">
              <w:r w:rsidRPr="00B16191">
                <w:rPr>
                  <w:rStyle w:val="Emphasis"/>
                  <w:rFonts w:ascii="Segoe UI Emoji" w:hAnsi="Segoe UI Emoji" w:cs="Segoe UI Emoji"/>
                  <w:i w:val="0"/>
                  <w:iCs w:val="0"/>
                </w:rPr>
                <w:t>✅</w:t>
              </w:r>
              <w:r w:rsidRPr="00B16191">
                <w:rPr>
                  <w:rStyle w:val="Emphasis"/>
                  <w:i w:val="0"/>
                  <w:iCs w:val="0"/>
                </w:rPr>
                <w:t xml:space="preserve"> Built-in, dynamic selection</w:t>
              </w:r>
            </w:ins>
          </w:p>
        </w:tc>
        <w:tc>
          <w:tcPr>
            <w:tcW w:w="3060" w:type="dxa"/>
            <w:tcPrChange w:id="354" w:author="Kerbachi, Mohamed - GTS Global ENG &amp; ARCH" w:date="2025-04-02T21:02:00Z" w16du:dateUtc="2025-04-03T01:02:00Z">
              <w:tcPr>
                <w:tcW w:w="2700" w:type="dxa"/>
                <w:gridSpan w:val="2"/>
              </w:tcPr>
            </w:tcPrChange>
          </w:tcPr>
          <w:p w14:paraId="4709BA73" w14:textId="7EFE6415" w:rsidR="00EA69D1" w:rsidRPr="00CA7B46" w:rsidRDefault="00EA69D1">
            <w:pPr>
              <w:spacing w:after="120"/>
              <w:rPr>
                <w:ins w:id="355" w:author="Kerbachi, Mohamed - GTS Global ENG &amp; ARCH" w:date="2025-04-02T20:46:00Z" w16du:dateUtc="2025-04-03T00:46:00Z"/>
                <w:rStyle w:val="Emphasis"/>
                <w:rFonts w:ascii="Segoe UI Emoji" w:hAnsi="Segoe UI Emoji" w:cs="Segoe UI Emoji"/>
                <w:i w:val="0"/>
                <w:iCs w:val="0"/>
              </w:rPr>
              <w:pPrChange w:id="356" w:author="Kerbachi, Mohamed - GTS Global ENG &amp; ARCH" w:date="2025-04-02T21:03:00Z" w16du:dateUtc="2025-04-03T01:03:00Z">
                <w:pPr/>
              </w:pPrChange>
            </w:pPr>
            <w:ins w:id="357" w:author="Kerbachi, Mohamed - GTS Global ENG &amp; ARCH" w:date="2025-04-02T20:46:00Z" w16du:dateUtc="2025-04-03T00:46:00Z">
              <w:r w:rsidRPr="00B16191">
                <w:rPr>
                  <w:rStyle w:val="Emphasis"/>
                  <w:rFonts w:ascii="Segoe UI Emoji" w:hAnsi="Segoe UI Emoji" w:cs="Segoe UI Emoji"/>
                  <w:i w:val="0"/>
                  <w:iCs w:val="0"/>
                </w:rPr>
                <w:t>❌</w:t>
              </w:r>
              <w:r w:rsidRPr="00B16191">
                <w:rPr>
                  <w:rStyle w:val="Emphasis"/>
                  <w:i w:val="0"/>
                  <w:iCs w:val="0"/>
                </w:rPr>
                <w:t xml:space="preserve"> Limited; requires separate ASGs</w:t>
              </w:r>
            </w:ins>
          </w:p>
        </w:tc>
      </w:tr>
      <w:tr w:rsidR="003F5AAA" w14:paraId="47A02182" w14:textId="77777777" w:rsidTr="003F5AAA">
        <w:trPr>
          <w:ins w:id="358" w:author="Kerbachi, Mohamed - GTS Global ENG &amp; ARCH" w:date="2025-04-02T20:46:00Z"/>
        </w:trPr>
        <w:tc>
          <w:tcPr>
            <w:tcW w:w="1615" w:type="dxa"/>
            <w:vMerge w:val="restart"/>
            <w:tcPrChange w:id="359" w:author="Kerbachi, Mohamed - GTS Global ENG &amp; ARCH" w:date="2025-04-02T21:02:00Z" w16du:dateUtc="2025-04-03T01:02:00Z">
              <w:tcPr>
                <w:tcW w:w="1885" w:type="dxa"/>
                <w:gridSpan w:val="2"/>
                <w:vMerge w:val="restart"/>
              </w:tcPr>
            </w:tcPrChange>
          </w:tcPr>
          <w:p w14:paraId="323B04E6" w14:textId="0C33FC5C" w:rsidR="00EA69D1" w:rsidRPr="00B16191" w:rsidRDefault="00EA69D1">
            <w:pPr>
              <w:spacing w:after="120"/>
              <w:rPr>
                <w:ins w:id="360" w:author="Kerbachi, Mohamed - GTS Global ENG &amp; ARCH" w:date="2025-04-02T20:46:00Z" w16du:dateUtc="2025-04-03T00:46:00Z"/>
                <w:rStyle w:val="Emphasis"/>
                <w:i w:val="0"/>
                <w:iCs w:val="0"/>
              </w:rPr>
              <w:pPrChange w:id="361" w:author="Kerbachi, Mohamed - GTS Global ENG &amp; ARCH" w:date="2025-04-02T21:03:00Z" w16du:dateUtc="2025-04-03T01:03:00Z">
                <w:pPr/>
              </w:pPrChange>
            </w:pPr>
            <w:ins w:id="362" w:author="Kerbachi, Mohamed - GTS Global ENG &amp; ARCH" w:date="2025-04-02T20:47:00Z" w16du:dateUtc="2025-04-03T00:47:00Z">
              <w:r w:rsidRPr="00EA69D1">
                <w:rPr>
                  <w:rStyle w:val="Emphasis"/>
                  <w:i w:val="0"/>
                  <w:iCs w:val="0"/>
                </w:rPr>
                <w:t>Performance Efficiency</w:t>
              </w:r>
            </w:ins>
          </w:p>
        </w:tc>
        <w:tc>
          <w:tcPr>
            <w:tcW w:w="2430" w:type="dxa"/>
            <w:tcPrChange w:id="363" w:author="Kerbachi, Mohamed - GTS Global ENG &amp; ARCH" w:date="2025-04-02T21:02:00Z" w16du:dateUtc="2025-04-03T01:02:00Z">
              <w:tcPr>
                <w:tcW w:w="2430" w:type="dxa"/>
                <w:gridSpan w:val="2"/>
              </w:tcPr>
            </w:tcPrChange>
          </w:tcPr>
          <w:p w14:paraId="1D37C9BE" w14:textId="3A5ED97E" w:rsidR="00EA69D1" w:rsidRPr="00CA7B46" w:rsidRDefault="00EA69D1">
            <w:pPr>
              <w:spacing w:after="120"/>
              <w:rPr>
                <w:ins w:id="364" w:author="Kerbachi, Mohamed - GTS Global ENG &amp; ARCH" w:date="2025-04-02T20:46:00Z" w16du:dateUtc="2025-04-03T00:46:00Z"/>
                <w:rStyle w:val="Emphasis"/>
                <w:i w:val="0"/>
                <w:iCs w:val="0"/>
              </w:rPr>
              <w:pPrChange w:id="365" w:author="Kerbachi, Mohamed - GTS Global ENG &amp; ARCH" w:date="2025-04-02T21:03:00Z" w16du:dateUtc="2025-04-03T01:03:00Z">
                <w:pPr/>
              </w:pPrChange>
            </w:pPr>
            <w:ins w:id="366" w:author="Kerbachi, Mohamed - GTS Global ENG &amp; ARCH" w:date="2025-04-02T20:47:00Z" w16du:dateUtc="2025-04-03T00:47:00Z">
              <w:r w:rsidRPr="00CA7B46">
                <w:rPr>
                  <w:rStyle w:val="Emphasis"/>
                  <w:i w:val="0"/>
                  <w:iCs w:val="0"/>
                </w:rPr>
                <w:t>Availability Zone Balancing</w:t>
              </w:r>
            </w:ins>
          </w:p>
        </w:tc>
        <w:tc>
          <w:tcPr>
            <w:tcW w:w="3150" w:type="dxa"/>
            <w:tcPrChange w:id="367" w:author="Kerbachi, Mohamed - GTS Global ENG &amp; ARCH" w:date="2025-04-02T21:02:00Z" w16du:dateUtc="2025-04-03T01:02:00Z">
              <w:tcPr>
                <w:tcW w:w="3510" w:type="dxa"/>
                <w:gridSpan w:val="2"/>
              </w:tcPr>
            </w:tcPrChange>
          </w:tcPr>
          <w:p w14:paraId="00433DDE" w14:textId="63CA7A5B" w:rsidR="00EA69D1" w:rsidRPr="00CA7B46" w:rsidRDefault="00EA69D1">
            <w:pPr>
              <w:spacing w:after="120"/>
              <w:rPr>
                <w:ins w:id="368" w:author="Kerbachi, Mohamed - GTS Global ENG &amp; ARCH" w:date="2025-04-02T20:46:00Z" w16du:dateUtc="2025-04-03T00:46:00Z"/>
                <w:rStyle w:val="Emphasis"/>
                <w:rFonts w:ascii="Segoe UI Emoji" w:hAnsi="Segoe UI Emoji" w:cs="Segoe UI Emoji"/>
                <w:i w:val="0"/>
                <w:iCs w:val="0"/>
              </w:rPr>
              <w:pPrChange w:id="369" w:author="Kerbachi, Mohamed - GTS Global ENG &amp; ARCH" w:date="2025-04-02T21:03:00Z" w16du:dateUtc="2025-04-03T01:03:00Z">
                <w:pPr/>
              </w:pPrChange>
            </w:pPr>
            <w:ins w:id="370" w:author="Kerbachi, Mohamed - GTS Global ENG &amp; ARCH" w:date="2025-04-02T20:47:00Z" w16du:dateUtc="2025-04-03T00:47:00Z">
              <w:r w:rsidRPr="00CA7B46">
                <w:rPr>
                  <w:rStyle w:val="Emphasis"/>
                  <w:rFonts w:ascii="Segoe UI Emoji" w:hAnsi="Segoe UI Emoji" w:cs="Segoe UI Emoji"/>
                  <w:i w:val="0"/>
                  <w:iCs w:val="0"/>
                </w:rPr>
                <w:t>✅</w:t>
              </w:r>
              <w:r w:rsidRPr="00CA7B46">
                <w:rPr>
                  <w:rStyle w:val="Emphasis"/>
                  <w:i w:val="0"/>
                  <w:iCs w:val="0"/>
                </w:rPr>
                <w:t xml:space="preserve"> Automatic balancing across AZs</w:t>
              </w:r>
            </w:ins>
          </w:p>
        </w:tc>
        <w:tc>
          <w:tcPr>
            <w:tcW w:w="3060" w:type="dxa"/>
            <w:tcPrChange w:id="371" w:author="Kerbachi, Mohamed - GTS Global ENG &amp; ARCH" w:date="2025-04-02T21:02:00Z" w16du:dateUtc="2025-04-03T01:02:00Z">
              <w:tcPr>
                <w:tcW w:w="2700" w:type="dxa"/>
                <w:gridSpan w:val="2"/>
              </w:tcPr>
            </w:tcPrChange>
          </w:tcPr>
          <w:p w14:paraId="2EA917D6" w14:textId="69C4EF1D" w:rsidR="00EA69D1" w:rsidRPr="00CA7B46" w:rsidRDefault="00EA69D1">
            <w:pPr>
              <w:spacing w:after="120"/>
              <w:rPr>
                <w:ins w:id="372" w:author="Kerbachi, Mohamed - GTS Global ENG &amp; ARCH" w:date="2025-04-02T20:46:00Z" w16du:dateUtc="2025-04-03T00:46:00Z"/>
                <w:rStyle w:val="Emphasis"/>
                <w:rFonts w:ascii="Segoe UI Emoji" w:hAnsi="Segoe UI Emoji" w:cs="Segoe UI Emoji"/>
                <w:i w:val="0"/>
                <w:iCs w:val="0"/>
              </w:rPr>
              <w:pPrChange w:id="373" w:author="Kerbachi, Mohamed - GTS Global ENG &amp; ARCH" w:date="2025-04-02T21:03:00Z" w16du:dateUtc="2025-04-03T01:03:00Z">
                <w:pPr/>
              </w:pPrChange>
            </w:pPr>
            <w:ins w:id="374" w:author="Kerbachi, Mohamed - GTS Global ENG &amp; ARCH" w:date="2025-04-02T20:47:00Z" w16du:dateUtc="2025-04-03T00:47:00Z">
              <w:r w:rsidRPr="00CA7B46">
                <w:rPr>
                  <w:rStyle w:val="Emphasis"/>
                  <w:rFonts w:ascii="Segoe UI Emoji" w:hAnsi="Segoe UI Emoji" w:cs="Segoe UI Emoji"/>
                  <w:i w:val="0"/>
                  <w:iCs w:val="0"/>
                </w:rPr>
                <w:t>❌</w:t>
              </w:r>
              <w:r w:rsidRPr="00CA7B46">
                <w:rPr>
                  <w:rStyle w:val="Emphasis"/>
                  <w:i w:val="0"/>
                  <w:iCs w:val="0"/>
                </w:rPr>
                <w:t xml:space="preserve"> Limited (requires manual ASG/AZ management)</w:t>
              </w:r>
            </w:ins>
          </w:p>
        </w:tc>
      </w:tr>
      <w:tr w:rsidR="003F5AAA" w14:paraId="33B845FC" w14:textId="77777777" w:rsidTr="003F5AAA">
        <w:trPr>
          <w:ins w:id="375" w:author="Kerbachi, Mohamed - GTS Global ENG &amp; ARCH" w:date="2025-04-02T20:46:00Z"/>
        </w:trPr>
        <w:tc>
          <w:tcPr>
            <w:tcW w:w="1615" w:type="dxa"/>
            <w:vMerge/>
            <w:tcPrChange w:id="376" w:author="Kerbachi, Mohamed - GTS Global ENG &amp; ARCH" w:date="2025-04-02T21:02:00Z" w16du:dateUtc="2025-04-03T01:02:00Z">
              <w:tcPr>
                <w:tcW w:w="1885" w:type="dxa"/>
                <w:gridSpan w:val="2"/>
                <w:vMerge/>
              </w:tcPr>
            </w:tcPrChange>
          </w:tcPr>
          <w:p w14:paraId="0DFCF56E" w14:textId="77777777" w:rsidR="00EA69D1" w:rsidRPr="00B16191" w:rsidRDefault="00EA69D1">
            <w:pPr>
              <w:spacing w:after="120"/>
              <w:rPr>
                <w:ins w:id="377" w:author="Kerbachi, Mohamed - GTS Global ENG &amp; ARCH" w:date="2025-04-02T20:46:00Z" w16du:dateUtc="2025-04-03T00:46:00Z"/>
                <w:rStyle w:val="Emphasis"/>
                <w:i w:val="0"/>
                <w:iCs w:val="0"/>
              </w:rPr>
              <w:pPrChange w:id="378" w:author="Kerbachi, Mohamed - GTS Global ENG &amp; ARCH" w:date="2025-04-02T21:03:00Z" w16du:dateUtc="2025-04-03T01:03:00Z">
                <w:pPr/>
              </w:pPrChange>
            </w:pPr>
          </w:p>
        </w:tc>
        <w:tc>
          <w:tcPr>
            <w:tcW w:w="2430" w:type="dxa"/>
            <w:tcPrChange w:id="379" w:author="Kerbachi, Mohamed - GTS Global ENG &amp; ARCH" w:date="2025-04-02T21:02:00Z" w16du:dateUtc="2025-04-03T01:02:00Z">
              <w:tcPr>
                <w:tcW w:w="2430" w:type="dxa"/>
                <w:gridSpan w:val="2"/>
              </w:tcPr>
            </w:tcPrChange>
          </w:tcPr>
          <w:p w14:paraId="3C602D84" w14:textId="7E145C59" w:rsidR="00EA69D1" w:rsidRPr="00CA7B46" w:rsidRDefault="00EA69D1">
            <w:pPr>
              <w:spacing w:after="120"/>
              <w:rPr>
                <w:ins w:id="380" w:author="Kerbachi, Mohamed - GTS Global ENG &amp; ARCH" w:date="2025-04-02T20:46:00Z" w16du:dateUtc="2025-04-03T00:46:00Z"/>
                <w:rStyle w:val="Emphasis"/>
                <w:i w:val="0"/>
                <w:iCs w:val="0"/>
              </w:rPr>
              <w:pPrChange w:id="381" w:author="Kerbachi, Mohamed - GTS Global ENG &amp; ARCH" w:date="2025-04-02T21:03:00Z" w16du:dateUtc="2025-04-03T01:03:00Z">
                <w:pPr/>
              </w:pPrChange>
            </w:pPr>
            <w:ins w:id="382" w:author="Kerbachi, Mohamed - GTS Global ENG &amp; ARCH" w:date="2025-04-02T20:47:00Z" w16du:dateUtc="2025-04-03T00:47:00Z">
              <w:r w:rsidRPr="00CA7B46">
                <w:rPr>
                  <w:rStyle w:val="Emphasis"/>
                  <w:i w:val="0"/>
                  <w:iCs w:val="0"/>
                </w:rPr>
                <w:t>Scaling Accuracy</w:t>
              </w:r>
            </w:ins>
          </w:p>
        </w:tc>
        <w:tc>
          <w:tcPr>
            <w:tcW w:w="3150" w:type="dxa"/>
            <w:tcPrChange w:id="383" w:author="Kerbachi, Mohamed - GTS Global ENG &amp; ARCH" w:date="2025-04-02T21:02:00Z" w16du:dateUtc="2025-04-03T01:02:00Z">
              <w:tcPr>
                <w:tcW w:w="3510" w:type="dxa"/>
                <w:gridSpan w:val="2"/>
              </w:tcPr>
            </w:tcPrChange>
          </w:tcPr>
          <w:p w14:paraId="50BEEF67" w14:textId="6E27C3E1" w:rsidR="00EA69D1" w:rsidRPr="00CA7B46" w:rsidRDefault="00EA69D1">
            <w:pPr>
              <w:spacing w:after="120"/>
              <w:rPr>
                <w:ins w:id="384" w:author="Kerbachi, Mohamed - GTS Global ENG &amp; ARCH" w:date="2025-04-02T20:46:00Z" w16du:dateUtc="2025-04-03T00:46:00Z"/>
                <w:rStyle w:val="Emphasis"/>
                <w:rFonts w:ascii="Segoe UI Emoji" w:hAnsi="Segoe UI Emoji" w:cs="Segoe UI Emoji"/>
                <w:i w:val="0"/>
                <w:iCs w:val="0"/>
              </w:rPr>
              <w:pPrChange w:id="385" w:author="Kerbachi, Mohamed - GTS Global ENG &amp; ARCH" w:date="2025-04-02T21:03:00Z" w16du:dateUtc="2025-04-03T01:03:00Z">
                <w:pPr/>
              </w:pPrChange>
            </w:pPr>
            <w:ins w:id="386" w:author="Kerbachi, Mohamed - GTS Global ENG &amp; ARCH" w:date="2025-04-02T20:47:00Z" w16du:dateUtc="2025-04-03T00:47:00Z">
              <w:r w:rsidRPr="00CA7B46">
                <w:rPr>
                  <w:rStyle w:val="Emphasis"/>
                  <w:rFonts w:ascii="Segoe UI Emoji" w:hAnsi="Segoe UI Emoji" w:cs="Segoe UI Emoji"/>
                  <w:i w:val="0"/>
                  <w:iCs w:val="0"/>
                </w:rPr>
                <w:t>✅</w:t>
              </w:r>
              <w:r w:rsidRPr="00CA7B46">
                <w:rPr>
                  <w:rStyle w:val="Emphasis"/>
                  <w:i w:val="0"/>
                  <w:iCs w:val="0"/>
                </w:rPr>
                <w:t xml:space="preserve"> Precise sizing according to workloads</w:t>
              </w:r>
            </w:ins>
          </w:p>
        </w:tc>
        <w:tc>
          <w:tcPr>
            <w:tcW w:w="3060" w:type="dxa"/>
            <w:tcPrChange w:id="387" w:author="Kerbachi, Mohamed - GTS Global ENG &amp; ARCH" w:date="2025-04-02T21:02:00Z" w16du:dateUtc="2025-04-03T01:02:00Z">
              <w:tcPr>
                <w:tcW w:w="2700" w:type="dxa"/>
                <w:gridSpan w:val="2"/>
              </w:tcPr>
            </w:tcPrChange>
          </w:tcPr>
          <w:p w14:paraId="47F32313" w14:textId="06929131" w:rsidR="00EA69D1" w:rsidRPr="00CA7B46" w:rsidRDefault="00EA69D1">
            <w:pPr>
              <w:spacing w:after="120"/>
              <w:rPr>
                <w:ins w:id="388" w:author="Kerbachi, Mohamed - GTS Global ENG &amp; ARCH" w:date="2025-04-02T20:46:00Z" w16du:dateUtc="2025-04-03T00:46:00Z"/>
                <w:rStyle w:val="Emphasis"/>
                <w:rFonts w:ascii="Segoe UI Emoji" w:hAnsi="Segoe UI Emoji" w:cs="Segoe UI Emoji"/>
                <w:i w:val="0"/>
                <w:iCs w:val="0"/>
              </w:rPr>
              <w:pPrChange w:id="389" w:author="Kerbachi, Mohamed - GTS Global ENG &amp; ARCH" w:date="2025-04-02T21:03:00Z" w16du:dateUtc="2025-04-03T01:03:00Z">
                <w:pPr/>
              </w:pPrChange>
            </w:pPr>
            <w:ins w:id="390" w:author="Kerbachi, Mohamed - GTS Global ENG &amp; ARCH" w:date="2025-04-02T20:47:00Z" w16du:dateUtc="2025-04-03T00:47:00Z">
              <w:r w:rsidRPr="00CA7B46">
                <w:rPr>
                  <w:rStyle w:val="Emphasis"/>
                  <w:rFonts w:ascii="Segoe UI Emoji" w:hAnsi="Segoe UI Emoji" w:cs="Segoe UI Emoji"/>
                  <w:i w:val="0"/>
                  <w:iCs w:val="0"/>
                </w:rPr>
                <w:t>❌</w:t>
              </w:r>
              <w:r w:rsidRPr="00CA7B46">
                <w:rPr>
                  <w:rStyle w:val="Emphasis"/>
                  <w:i w:val="0"/>
                  <w:iCs w:val="0"/>
                </w:rPr>
                <w:t xml:space="preserve"> Approximate (fixed instance types per ASG)</w:t>
              </w:r>
            </w:ins>
          </w:p>
        </w:tc>
      </w:tr>
      <w:tr w:rsidR="003F5AAA" w14:paraId="3092BA9E" w14:textId="77777777" w:rsidTr="003F5AAA">
        <w:trPr>
          <w:ins w:id="391" w:author="Kerbachi, Mohamed - GTS Global ENG &amp; ARCH" w:date="2025-04-02T20:47:00Z"/>
        </w:trPr>
        <w:tc>
          <w:tcPr>
            <w:tcW w:w="1615" w:type="dxa"/>
            <w:vMerge w:val="restart"/>
            <w:tcPrChange w:id="392" w:author="Kerbachi, Mohamed - GTS Global ENG &amp; ARCH" w:date="2025-04-02T21:02:00Z" w16du:dateUtc="2025-04-03T01:02:00Z">
              <w:tcPr>
                <w:tcW w:w="1885" w:type="dxa"/>
                <w:gridSpan w:val="2"/>
                <w:vMerge w:val="restart"/>
              </w:tcPr>
            </w:tcPrChange>
          </w:tcPr>
          <w:p w14:paraId="084B585F" w14:textId="7317252D" w:rsidR="00EA69D1" w:rsidRPr="00B16191" w:rsidRDefault="00EA69D1">
            <w:pPr>
              <w:spacing w:after="120"/>
              <w:rPr>
                <w:ins w:id="393" w:author="Kerbachi, Mohamed - GTS Global ENG &amp; ARCH" w:date="2025-04-02T20:47:00Z" w16du:dateUtc="2025-04-03T00:47:00Z"/>
                <w:rStyle w:val="Emphasis"/>
                <w:i w:val="0"/>
                <w:iCs w:val="0"/>
              </w:rPr>
              <w:pPrChange w:id="394" w:author="Kerbachi, Mohamed - GTS Global ENG &amp; ARCH" w:date="2025-04-02T21:03:00Z" w16du:dateUtc="2025-04-03T01:03:00Z">
                <w:pPr/>
              </w:pPrChange>
            </w:pPr>
            <w:ins w:id="395" w:author="Kerbachi, Mohamed - GTS Global ENG &amp; ARCH" w:date="2025-04-02T20:48:00Z" w16du:dateUtc="2025-04-03T00:48:00Z">
              <w:r w:rsidRPr="00EA69D1">
                <w:rPr>
                  <w:rStyle w:val="Emphasis"/>
                  <w:i w:val="0"/>
                  <w:iCs w:val="0"/>
                </w:rPr>
                <w:t>Reliability (Resilience &amp; Stability)</w:t>
              </w:r>
            </w:ins>
          </w:p>
        </w:tc>
        <w:tc>
          <w:tcPr>
            <w:tcW w:w="2430" w:type="dxa"/>
            <w:tcPrChange w:id="396" w:author="Kerbachi, Mohamed - GTS Global ENG &amp; ARCH" w:date="2025-04-02T21:02:00Z" w16du:dateUtc="2025-04-03T01:02:00Z">
              <w:tcPr>
                <w:tcW w:w="2430" w:type="dxa"/>
                <w:gridSpan w:val="2"/>
              </w:tcPr>
            </w:tcPrChange>
          </w:tcPr>
          <w:p w14:paraId="4D89EAFC" w14:textId="3BB821BD" w:rsidR="00EA69D1" w:rsidRPr="00CA7B46" w:rsidRDefault="00EA69D1">
            <w:pPr>
              <w:spacing w:after="120"/>
              <w:rPr>
                <w:ins w:id="397" w:author="Kerbachi, Mohamed - GTS Global ENG &amp; ARCH" w:date="2025-04-02T20:47:00Z" w16du:dateUtc="2025-04-03T00:47:00Z"/>
                <w:rStyle w:val="Emphasis"/>
                <w:i w:val="0"/>
                <w:iCs w:val="0"/>
              </w:rPr>
              <w:pPrChange w:id="398" w:author="Kerbachi, Mohamed - GTS Global ENG &amp; ARCH" w:date="2025-04-02T21:03:00Z" w16du:dateUtc="2025-04-03T01:03:00Z">
                <w:pPr/>
              </w:pPrChange>
            </w:pPr>
            <w:ins w:id="399" w:author="Kerbachi, Mohamed - GTS Global ENG &amp; ARCH" w:date="2025-04-02T20:47:00Z" w16du:dateUtc="2025-04-03T00:47:00Z">
              <w:r w:rsidRPr="00CA7B46">
                <w:rPr>
                  <w:rStyle w:val="Emphasis"/>
                  <w:i w:val="0"/>
                  <w:iCs w:val="0"/>
                </w:rPr>
                <w:t>Community &amp; AWS Support</w:t>
              </w:r>
            </w:ins>
          </w:p>
        </w:tc>
        <w:tc>
          <w:tcPr>
            <w:tcW w:w="3150" w:type="dxa"/>
            <w:tcPrChange w:id="400" w:author="Kerbachi, Mohamed - GTS Global ENG &amp; ARCH" w:date="2025-04-02T21:02:00Z" w16du:dateUtc="2025-04-03T01:02:00Z">
              <w:tcPr>
                <w:tcW w:w="3510" w:type="dxa"/>
                <w:gridSpan w:val="2"/>
              </w:tcPr>
            </w:tcPrChange>
          </w:tcPr>
          <w:p w14:paraId="3F08A169" w14:textId="21F31CD7" w:rsidR="00EA69D1" w:rsidRPr="00CA7B46" w:rsidRDefault="00EA69D1">
            <w:pPr>
              <w:spacing w:after="120"/>
              <w:rPr>
                <w:ins w:id="401" w:author="Kerbachi, Mohamed - GTS Global ENG &amp; ARCH" w:date="2025-04-02T20:47:00Z" w16du:dateUtc="2025-04-03T00:47:00Z"/>
                <w:rStyle w:val="Emphasis"/>
                <w:rFonts w:ascii="Segoe UI Emoji" w:hAnsi="Segoe UI Emoji" w:cs="Segoe UI Emoji"/>
                <w:i w:val="0"/>
                <w:iCs w:val="0"/>
              </w:rPr>
              <w:pPrChange w:id="402" w:author="Kerbachi, Mohamed - GTS Global ENG &amp; ARCH" w:date="2025-04-02T21:03:00Z" w16du:dateUtc="2025-04-03T01:03:00Z">
                <w:pPr/>
              </w:pPrChange>
            </w:pPr>
            <w:ins w:id="403" w:author="Kerbachi, Mohamed - GTS Global ENG &amp; ARCH" w:date="2025-04-02T20:47:00Z" w16du:dateUtc="2025-04-03T00:47:00Z">
              <w:r w:rsidRPr="00CA7B46">
                <w:rPr>
                  <w:rStyle w:val="Emphasis"/>
                  <w:rFonts w:ascii="Segoe UI Emoji" w:hAnsi="Segoe UI Emoji" w:cs="Segoe UI Emoji"/>
                  <w:i w:val="0"/>
                  <w:iCs w:val="0"/>
                </w:rPr>
                <w:t>✅</w:t>
              </w:r>
              <w:r w:rsidRPr="00CA7B46">
                <w:rPr>
                  <w:rStyle w:val="Emphasis"/>
                  <w:i w:val="0"/>
                  <w:iCs w:val="0"/>
                </w:rPr>
                <w:t xml:space="preserve"> Strong AWS backing, growing community</w:t>
              </w:r>
            </w:ins>
          </w:p>
        </w:tc>
        <w:tc>
          <w:tcPr>
            <w:tcW w:w="3060" w:type="dxa"/>
            <w:tcPrChange w:id="404" w:author="Kerbachi, Mohamed - GTS Global ENG &amp; ARCH" w:date="2025-04-02T21:02:00Z" w16du:dateUtc="2025-04-03T01:02:00Z">
              <w:tcPr>
                <w:tcW w:w="2700" w:type="dxa"/>
                <w:gridSpan w:val="2"/>
              </w:tcPr>
            </w:tcPrChange>
          </w:tcPr>
          <w:p w14:paraId="49250725" w14:textId="06A61B08" w:rsidR="00EA69D1" w:rsidRPr="00CA7B46" w:rsidRDefault="00EA69D1">
            <w:pPr>
              <w:spacing w:after="120"/>
              <w:rPr>
                <w:ins w:id="405" w:author="Kerbachi, Mohamed - GTS Global ENG &amp; ARCH" w:date="2025-04-02T20:47:00Z" w16du:dateUtc="2025-04-03T00:47:00Z"/>
                <w:rStyle w:val="Emphasis"/>
                <w:rFonts w:ascii="Segoe UI Emoji" w:hAnsi="Segoe UI Emoji" w:cs="Segoe UI Emoji"/>
                <w:i w:val="0"/>
                <w:iCs w:val="0"/>
              </w:rPr>
              <w:pPrChange w:id="406" w:author="Kerbachi, Mohamed - GTS Global ENG &amp; ARCH" w:date="2025-04-02T21:03:00Z" w16du:dateUtc="2025-04-03T01:03:00Z">
                <w:pPr/>
              </w:pPrChange>
            </w:pPr>
            <w:ins w:id="407" w:author="Kerbachi, Mohamed - GTS Global ENG &amp; ARCH" w:date="2025-04-02T20:47:00Z" w16du:dateUtc="2025-04-03T00:47:00Z">
              <w:r w:rsidRPr="00CA7B46">
                <w:rPr>
                  <w:rStyle w:val="Emphasis"/>
                  <w:rFonts w:ascii="Segoe UI Emoji" w:hAnsi="Segoe UI Emoji" w:cs="Segoe UI Emoji"/>
                  <w:i w:val="0"/>
                  <w:iCs w:val="0"/>
                </w:rPr>
                <w:t>✅</w:t>
              </w:r>
              <w:r w:rsidRPr="00CA7B46">
                <w:rPr>
                  <w:rStyle w:val="Emphasis"/>
                  <w:i w:val="0"/>
                  <w:iCs w:val="0"/>
                </w:rPr>
                <w:t xml:space="preserve"> Mature community support</w:t>
              </w:r>
            </w:ins>
          </w:p>
        </w:tc>
      </w:tr>
      <w:tr w:rsidR="003F5AAA" w14:paraId="04911E83" w14:textId="77777777" w:rsidTr="003F5AAA">
        <w:trPr>
          <w:ins w:id="408" w:author="Kerbachi, Mohamed - GTS Global ENG &amp; ARCH" w:date="2025-04-02T20:47:00Z"/>
        </w:trPr>
        <w:tc>
          <w:tcPr>
            <w:tcW w:w="1615" w:type="dxa"/>
            <w:vMerge/>
            <w:tcPrChange w:id="409" w:author="Kerbachi, Mohamed - GTS Global ENG &amp; ARCH" w:date="2025-04-02T21:02:00Z" w16du:dateUtc="2025-04-03T01:02:00Z">
              <w:tcPr>
                <w:tcW w:w="1885" w:type="dxa"/>
                <w:gridSpan w:val="2"/>
                <w:vMerge/>
              </w:tcPr>
            </w:tcPrChange>
          </w:tcPr>
          <w:p w14:paraId="458EC56D" w14:textId="77777777" w:rsidR="00EA69D1" w:rsidRPr="00B16191" w:rsidRDefault="00EA69D1">
            <w:pPr>
              <w:spacing w:after="120"/>
              <w:rPr>
                <w:ins w:id="410" w:author="Kerbachi, Mohamed - GTS Global ENG &amp; ARCH" w:date="2025-04-02T20:47:00Z" w16du:dateUtc="2025-04-03T00:47:00Z"/>
                <w:rStyle w:val="Emphasis"/>
                <w:i w:val="0"/>
                <w:iCs w:val="0"/>
              </w:rPr>
              <w:pPrChange w:id="411" w:author="Kerbachi, Mohamed - GTS Global ENG &amp; ARCH" w:date="2025-04-02T21:03:00Z" w16du:dateUtc="2025-04-03T01:03:00Z">
                <w:pPr/>
              </w:pPrChange>
            </w:pPr>
          </w:p>
        </w:tc>
        <w:tc>
          <w:tcPr>
            <w:tcW w:w="2430" w:type="dxa"/>
            <w:tcPrChange w:id="412" w:author="Kerbachi, Mohamed - GTS Global ENG &amp; ARCH" w:date="2025-04-02T21:02:00Z" w16du:dateUtc="2025-04-03T01:02:00Z">
              <w:tcPr>
                <w:tcW w:w="2430" w:type="dxa"/>
                <w:gridSpan w:val="2"/>
              </w:tcPr>
            </w:tcPrChange>
          </w:tcPr>
          <w:p w14:paraId="1138B5F3" w14:textId="43DEBD15" w:rsidR="00EA69D1" w:rsidRPr="00CA7B46" w:rsidRDefault="00EA69D1">
            <w:pPr>
              <w:spacing w:after="120"/>
              <w:rPr>
                <w:ins w:id="413" w:author="Kerbachi, Mohamed - GTS Global ENG &amp; ARCH" w:date="2025-04-02T20:47:00Z" w16du:dateUtc="2025-04-03T00:47:00Z"/>
                <w:rStyle w:val="Emphasis"/>
                <w:i w:val="0"/>
                <w:iCs w:val="0"/>
              </w:rPr>
              <w:pPrChange w:id="414" w:author="Kerbachi, Mohamed - GTS Global ENG &amp; ARCH" w:date="2025-04-02T21:03:00Z" w16du:dateUtc="2025-04-03T01:03:00Z">
                <w:pPr/>
              </w:pPrChange>
            </w:pPr>
            <w:ins w:id="415" w:author="Kerbachi, Mohamed - GTS Global ENG &amp; ARCH" w:date="2025-04-02T20:48:00Z" w16du:dateUtc="2025-04-03T00:48:00Z">
              <w:r w:rsidRPr="00CA7B46">
                <w:rPr>
                  <w:rStyle w:val="Emphasis"/>
                  <w:i w:val="0"/>
                  <w:iCs w:val="0"/>
                </w:rPr>
                <w:t>Production Readiness</w:t>
              </w:r>
            </w:ins>
          </w:p>
        </w:tc>
        <w:tc>
          <w:tcPr>
            <w:tcW w:w="3150" w:type="dxa"/>
            <w:tcPrChange w:id="416" w:author="Kerbachi, Mohamed - GTS Global ENG &amp; ARCH" w:date="2025-04-02T21:02:00Z" w16du:dateUtc="2025-04-03T01:02:00Z">
              <w:tcPr>
                <w:tcW w:w="3510" w:type="dxa"/>
                <w:gridSpan w:val="2"/>
              </w:tcPr>
            </w:tcPrChange>
          </w:tcPr>
          <w:p w14:paraId="47A8EC77" w14:textId="53089762" w:rsidR="00EA69D1" w:rsidRPr="00CA7B46" w:rsidRDefault="00EA69D1">
            <w:pPr>
              <w:spacing w:after="120"/>
              <w:rPr>
                <w:ins w:id="417" w:author="Kerbachi, Mohamed - GTS Global ENG &amp; ARCH" w:date="2025-04-02T20:47:00Z" w16du:dateUtc="2025-04-03T00:47:00Z"/>
                <w:rStyle w:val="Emphasis"/>
                <w:rFonts w:ascii="Segoe UI Emoji" w:hAnsi="Segoe UI Emoji" w:cs="Segoe UI Emoji"/>
                <w:i w:val="0"/>
                <w:iCs w:val="0"/>
              </w:rPr>
              <w:pPrChange w:id="418" w:author="Kerbachi, Mohamed - GTS Global ENG &amp; ARCH" w:date="2025-04-02T21:03:00Z" w16du:dateUtc="2025-04-03T01:03:00Z">
                <w:pPr/>
              </w:pPrChange>
            </w:pPr>
            <w:ins w:id="419" w:author="Kerbachi, Mohamed - GTS Global ENG &amp; ARCH" w:date="2025-04-02T20:48:00Z" w16du:dateUtc="2025-04-03T00:48:00Z">
              <w:r w:rsidRPr="00CA7B46">
                <w:rPr>
                  <w:rStyle w:val="Emphasis"/>
                  <w:rFonts w:ascii="Segoe UI Emoji" w:hAnsi="Segoe UI Emoji" w:cs="Segoe UI Emoji"/>
                  <w:i w:val="0"/>
                  <w:iCs w:val="0"/>
                </w:rPr>
                <w:t>✅</w:t>
              </w:r>
              <w:r w:rsidRPr="00CA7B46">
                <w:rPr>
                  <w:rStyle w:val="Emphasis"/>
                  <w:i w:val="0"/>
                  <w:iCs w:val="0"/>
                </w:rPr>
                <w:t xml:space="preserve"> Fully production ready, AWS recommended</w:t>
              </w:r>
            </w:ins>
          </w:p>
        </w:tc>
        <w:tc>
          <w:tcPr>
            <w:tcW w:w="3060" w:type="dxa"/>
            <w:tcPrChange w:id="420" w:author="Kerbachi, Mohamed - GTS Global ENG &amp; ARCH" w:date="2025-04-02T21:02:00Z" w16du:dateUtc="2025-04-03T01:02:00Z">
              <w:tcPr>
                <w:tcW w:w="2700" w:type="dxa"/>
                <w:gridSpan w:val="2"/>
              </w:tcPr>
            </w:tcPrChange>
          </w:tcPr>
          <w:p w14:paraId="36846C1F" w14:textId="0BA472C1" w:rsidR="00EA69D1" w:rsidRPr="00CA7B46" w:rsidRDefault="00EA69D1">
            <w:pPr>
              <w:spacing w:after="120"/>
              <w:rPr>
                <w:ins w:id="421" w:author="Kerbachi, Mohamed - GTS Global ENG &amp; ARCH" w:date="2025-04-02T20:47:00Z" w16du:dateUtc="2025-04-03T00:47:00Z"/>
                <w:rStyle w:val="Emphasis"/>
                <w:rFonts w:ascii="Segoe UI Emoji" w:hAnsi="Segoe UI Emoji" w:cs="Segoe UI Emoji"/>
                <w:i w:val="0"/>
                <w:iCs w:val="0"/>
              </w:rPr>
              <w:pPrChange w:id="422" w:author="Kerbachi, Mohamed - GTS Global ENG &amp; ARCH" w:date="2025-04-02T21:03:00Z" w16du:dateUtc="2025-04-03T01:03:00Z">
                <w:pPr/>
              </w:pPrChange>
            </w:pPr>
            <w:ins w:id="423" w:author="Kerbachi, Mohamed - GTS Global ENG &amp; ARCH" w:date="2025-04-02T20:48:00Z" w16du:dateUtc="2025-04-03T00:48:00Z">
              <w:r w:rsidRPr="00CA7B46">
                <w:rPr>
                  <w:rStyle w:val="Emphasis"/>
                  <w:rFonts w:ascii="Segoe UI Emoji" w:hAnsi="Segoe UI Emoji" w:cs="Segoe UI Emoji"/>
                  <w:i w:val="0"/>
                  <w:iCs w:val="0"/>
                </w:rPr>
                <w:t>✅</w:t>
              </w:r>
              <w:r w:rsidRPr="00CA7B46">
                <w:rPr>
                  <w:rStyle w:val="Emphasis"/>
                  <w:i w:val="0"/>
                  <w:iCs w:val="0"/>
                </w:rPr>
                <w:t xml:space="preserve"> Widely used, fully production ready</w:t>
              </w:r>
            </w:ins>
          </w:p>
        </w:tc>
      </w:tr>
      <w:tr w:rsidR="003F5AAA" w14:paraId="3BF7F170" w14:textId="77777777" w:rsidTr="003F5AAA">
        <w:trPr>
          <w:ins w:id="424" w:author="Kerbachi, Mohamed - GTS Global ENG &amp; ARCH" w:date="2025-04-02T20:48:00Z"/>
        </w:trPr>
        <w:tc>
          <w:tcPr>
            <w:tcW w:w="1615" w:type="dxa"/>
            <w:tcPrChange w:id="425" w:author="Kerbachi, Mohamed - GTS Global ENG &amp; ARCH" w:date="2025-04-02T21:02:00Z" w16du:dateUtc="2025-04-03T01:02:00Z">
              <w:tcPr>
                <w:tcW w:w="1885" w:type="dxa"/>
                <w:gridSpan w:val="2"/>
              </w:tcPr>
            </w:tcPrChange>
          </w:tcPr>
          <w:p w14:paraId="4506AA58" w14:textId="77777777" w:rsidR="00EA69D1" w:rsidRPr="00EA69D1" w:rsidRDefault="00EA69D1">
            <w:pPr>
              <w:spacing w:after="120"/>
              <w:rPr>
                <w:ins w:id="426" w:author="Kerbachi, Mohamed - GTS Global ENG &amp; ARCH" w:date="2025-04-02T20:49:00Z"/>
              </w:rPr>
              <w:pPrChange w:id="427" w:author="Kerbachi, Mohamed - GTS Global ENG &amp; ARCH" w:date="2025-04-02T21:03:00Z" w16du:dateUtc="2025-04-03T01:03:00Z">
                <w:pPr/>
              </w:pPrChange>
            </w:pPr>
            <w:ins w:id="428" w:author="Kerbachi, Mohamed - GTS Global ENG &amp; ARCH" w:date="2025-04-02T20:49:00Z">
              <w:r w:rsidRPr="00EA69D1">
                <w:t>Observability &amp; Transparency</w:t>
              </w:r>
            </w:ins>
          </w:p>
          <w:p w14:paraId="1053BE0B" w14:textId="77777777" w:rsidR="00EA69D1" w:rsidRPr="00B16191" w:rsidRDefault="00EA69D1">
            <w:pPr>
              <w:spacing w:after="120"/>
              <w:rPr>
                <w:ins w:id="429" w:author="Kerbachi, Mohamed - GTS Global ENG &amp; ARCH" w:date="2025-04-02T20:48:00Z" w16du:dateUtc="2025-04-03T00:48:00Z"/>
                <w:rStyle w:val="Emphasis"/>
                <w:i w:val="0"/>
                <w:iCs w:val="0"/>
              </w:rPr>
              <w:pPrChange w:id="430" w:author="Kerbachi, Mohamed - GTS Global ENG &amp; ARCH" w:date="2025-04-02T21:03:00Z" w16du:dateUtc="2025-04-03T01:03:00Z">
                <w:pPr/>
              </w:pPrChange>
            </w:pPr>
          </w:p>
        </w:tc>
        <w:tc>
          <w:tcPr>
            <w:tcW w:w="2430" w:type="dxa"/>
            <w:tcPrChange w:id="431" w:author="Kerbachi, Mohamed - GTS Global ENG &amp; ARCH" w:date="2025-04-02T21:02:00Z" w16du:dateUtc="2025-04-03T01:02:00Z">
              <w:tcPr>
                <w:tcW w:w="2430" w:type="dxa"/>
                <w:gridSpan w:val="2"/>
              </w:tcPr>
            </w:tcPrChange>
          </w:tcPr>
          <w:p w14:paraId="77AE77AC" w14:textId="74E86718" w:rsidR="00EA69D1" w:rsidRPr="00CA7B46" w:rsidRDefault="00EA69D1">
            <w:pPr>
              <w:spacing w:after="120"/>
              <w:rPr>
                <w:ins w:id="432" w:author="Kerbachi, Mohamed - GTS Global ENG &amp; ARCH" w:date="2025-04-02T20:48:00Z" w16du:dateUtc="2025-04-03T00:48:00Z"/>
                <w:rStyle w:val="Emphasis"/>
                <w:i w:val="0"/>
                <w:iCs w:val="0"/>
              </w:rPr>
              <w:pPrChange w:id="433" w:author="Kerbachi, Mohamed - GTS Global ENG &amp; ARCH" w:date="2025-04-02T21:03:00Z" w16du:dateUtc="2025-04-03T01:03:00Z">
                <w:pPr/>
              </w:pPrChange>
            </w:pPr>
            <w:ins w:id="434" w:author="Kerbachi, Mohamed - GTS Global ENG &amp; ARCH" w:date="2025-04-02T20:48:00Z" w16du:dateUtc="2025-04-03T00:48:00Z">
              <w:r w:rsidRPr="00EA69D1">
                <w:rPr>
                  <w:rStyle w:val="Emphasis"/>
                  <w:i w:val="0"/>
                  <w:iCs w:val="0"/>
                </w:rPr>
                <w:t>Transparency &amp; Observability</w:t>
              </w:r>
            </w:ins>
          </w:p>
        </w:tc>
        <w:tc>
          <w:tcPr>
            <w:tcW w:w="3150" w:type="dxa"/>
            <w:tcPrChange w:id="435" w:author="Kerbachi, Mohamed - GTS Global ENG &amp; ARCH" w:date="2025-04-02T21:02:00Z" w16du:dateUtc="2025-04-03T01:02:00Z">
              <w:tcPr>
                <w:tcW w:w="3510" w:type="dxa"/>
                <w:gridSpan w:val="2"/>
              </w:tcPr>
            </w:tcPrChange>
          </w:tcPr>
          <w:p w14:paraId="7B31ECDA" w14:textId="2D74AD10" w:rsidR="00EA69D1" w:rsidRPr="00CA7B46" w:rsidRDefault="00EA69D1">
            <w:pPr>
              <w:spacing w:after="120"/>
              <w:rPr>
                <w:ins w:id="436" w:author="Kerbachi, Mohamed - GTS Global ENG &amp; ARCH" w:date="2025-04-02T20:48:00Z" w16du:dateUtc="2025-04-03T00:48:00Z"/>
                <w:rStyle w:val="Emphasis"/>
                <w:rFonts w:ascii="Segoe UI Emoji" w:hAnsi="Segoe UI Emoji" w:cs="Segoe UI Emoji"/>
                <w:i w:val="0"/>
                <w:iCs w:val="0"/>
              </w:rPr>
              <w:pPrChange w:id="437" w:author="Kerbachi, Mohamed - GTS Global ENG &amp; ARCH" w:date="2025-04-02T21:03:00Z" w16du:dateUtc="2025-04-03T01:03:00Z">
                <w:pPr/>
              </w:pPrChange>
            </w:pPr>
            <w:ins w:id="438" w:author="Kerbachi, Mohamed - GTS Global ENG &amp; ARCH" w:date="2025-04-02T20:49:00Z" w16du:dateUtc="2025-04-03T00:49:00Z">
              <w:r w:rsidRPr="00EA69D1">
                <w:rPr>
                  <w:rStyle w:val="Emphasis"/>
                  <w:rFonts w:ascii="Segoe UI Emoji" w:hAnsi="Segoe UI Emoji" w:cs="Segoe UI Emoji"/>
                  <w:i w:val="0"/>
                  <w:iCs w:val="0"/>
                </w:rPr>
                <w:t>✅ Integrated AWS observability &amp; metrics</w:t>
              </w:r>
            </w:ins>
          </w:p>
        </w:tc>
        <w:tc>
          <w:tcPr>
            <w:tcW w:w="3060" w:type="dxa"/>
            <w:tcPrChange w:id="439" w:author="Kerbachi, Mohamed - GTS Global ENG &amp; ARCH" w:date="2025-04-02T21:02:00Z" w16du:dateUtc="2025-04-03T01:02:00Z">
              <w:tcPr>
                <w:tcW w:w="2700" w:type="dxa"/>
                <w:gridSpan w:val="2"/>
              </w:tcPr>
            </w:tcPrChange>
          </w:tcPr>
          <w:p w14:paraId="455872A3" w14:textId="238A082E" w:rsidR="00EA69D1" w:rsidRPr="00CA7B46" w:rsidRDefault="00EA69D1">
            <w:pPr>
              <w:spacing w:after="120"/>
              <w:rPr>
                <w:ins w:id="440" w:author="Kerbachi, Mohamed - GTS Global ENG &amp; ARCH" w:date="2025-04-02T20:48:00Z" w16du:dateUtc="2025-04-03T00:48:00Z"/>
                <w:rStyle w:val="Emphasis"/>
                <w:rFonts w:ascii="Segoe UI Emoji" w:hAnsi="Segoe UI Emoji" w:cs="Segoe UI Emoji"/>
                <w:i w:val="0"/>
                <w:iCs w:val="0"/>
              </w:rPr>
              <w:pPrChange w:id="441" w:author="Kerbachi, Mohamed - GTS Global ENG &amp; ARCH" w:date="2025-04-02T21:03:00Z" w16du:dateUtc="2025-04-03T01:03:00Z">
                <w:pPr/>
              </w:pPrChange>
            </w:pPr>
            <w:ins w:id="442" w:author="Kerbachi, Mohamed - GTS Global ENG &amp; ARCH" w:date="2025-04-02T20:49:00Z" w16du:dateUtc="2025-04-03T00:49:00Z">
              <w:r w:rsidRPr="00EA69D1">
                <w:rPr>
                  <w:rStyle w:val="Emphasis"/>
                  <w:rFonts w:ascii="Segoe UI Emoji" w:hAnsi="Segoe UI Emoji" w:cs="Segoe UI Emoji"/>
                  <w:i w:val="0"/>
                  <w:iCs w:val="0"/>
                </w:rPr>
                <w:t>✅ Good observability via AWS &amp; community tools</w:t>
              </w:r>
            </w:ins>
          </w:p>
        </w:tc>
      </w:tr>
      <w:tr w:rsidR="003F5AAA" w14:paraId="6C622398" w14:textId="77777777" w:rsidTr="003F5AAA">
        <w:trPr>
          <w:ins w:id="443" w:author="Kerbachi, Mohamed - GTS Global ENG &amp; ARCH" w:date="2025-04-02T20:49:00Z"/>
        </w:trPr>
        <w:tc>
          <w:tcPr>
            <w:tcW w:w="1615" w:type="dxa"/>
            <w:vMerge w:val="restart"/>
            <w:tcPrChange w:id="444" w:author="Kerbachi, Mohamed - GTS Global ENG &amp; ARCH" w:date="2025-04-02T21:02:00Z" w16du:dateUtc="2025-04-03T01:02:00Z">
              <w:tcPr>
                <w:tcW w:w="1885" w:type="dxa"/>
                <w:gridSpan w:val="2"/>
                <w:vMerge w:val="restart"/>
              </w:tcPr>
            </w:tcPrChange>
          </w:tcPr>
          <w:p w14:paraId="43893710" w14:textId="17B1E2D8" w:rsidR="00EA69D1" w:rsidRPr="00B16191" w:rsidRDefault="00EA69D1">
            <w:pPr>
              <w:spacing w:after="120"/>
              <w:rPr>
                <w:ins w:id="445" w:author="Kerbachi, Mohamed - GTS Global ENG &amp; ARCH" w:date="2025-04-02T20:49:00Z" w16du:dateUtc="2025-04-03T00:49:00Z"/>
                <w:rStyle w:val="Emphasis"/>
                <w:i w:val="0"/>
                <w:iCs w:val="0"/>
              </w:rPr>
              <w:pPrChange w:id="446" w:author="Kerbachi, Mohamed - GTS Global ENG &amp; ARCH" w:date="2025-04-02T21:03:00Z" w16du:dateUtc="2025-04-03T01:03:00Z">
                <w:pPr/>
              </w:pPrChange>
            </w:pPr>
            <w:ins w:id="447" w:author="Kerbachi, Mohamed - GTS Global ENG &amp; ARCH" w:date="2025-04-02T20:50:00Z" w16du:dateUtc="2025-04-03T00:50:00Z">
              <w:r w:rsidRPr="00EA69D1">
                <w:rPr>
                  <w:rStyle w:val="Emphasis"/>
                  <w:i w:val="0"/>
                  <w:iCs w:val="0"/>
                </w:rPr>
                <w:t>Security &amp; Governance</w:t>
              </w:r>
            </w:ins>
          </w:p>
        </w:tc>
        <w:tc>
          <w:tcPr>
            <w:tcW w:w="2430" w:type="dxa"/>
            <w:tcPrChange w:id="448" w:author="Kerbachi, Mohamed - GTS Global ENG &amp; ARCH" w:date="2025-04-02T21:02:00Z" w16du:dateUtc="2025-04-03T01:02:00Z">
              <w:tcPr>
                <w:tcW w:w="2430" w:type="dxa"/>
                <w:gridSpan w:val="2"/>
              </w:tcPr>
            </w:tcPrChange>
          </w:tcPr>
          <w:p w14:paraId="021248E4" w14:textId="1E6B64A9" w:rsidR="00EA69D1" w:rsidRPr="00EA69D1" w:rsidRDefault="00EA69D1">
            <w:pPr>
              <w:spacing w:after="120"/>
              <w:rPr>
                <w:ins w:id="449" w:author="Kerbachi, Mohamed - GTS Global ENG &amp; ARCH" w:date="2025-04-02T20:49:00Z" w16du:dateUtc="2025-04-03T00:49:00Z"/>
                <w:rStyle w:val="Emphasis"/>
                <w:i w:val="0"/>
                <w:iCs w:val="0"/>
              </w:rPr>
              <w:pPrChange w:id="450" w:author="Kerbachi, Mohamed - GTS Global ENG &amp; ARCH" w:date="2025-04-02T21:03:00Z" w16du:dateUtc="2025-04-03T01:03:00Z">
                <w:pPr/>
              </w:pPrChange>
            </w:pPr>
            <w:ins w:id="451" w:author="Kerbachi, Mohamed - GTS Global ENG &amp; ARCH" w:date="2025-04-02T20:50:00Z" w16du:dateUtc="2025-04-03T00:50:00Z">
              <w:r w:rsidRPr="00EA69D1">
                <w:rPr>
                  <w:rStyle w:val="Emphasis"/>
                  <w:i w:val="0"/>
                  <w:iCs w:val="0"/>
                </w:rPr>
                <w:t>Governance &amp; constraint flexibility</w:t>
              </w:r>
            </w:ins>
          </w:p>
        </w:tc>
        <w:tc>
          <w:tcPr>
            <w:tcW w:w="3150" w:type="dxa"/>
            <w:tcPrChange w:id="452" w:author="Kerbachi, Mohamed - GTS Global ENG &amp; ARCH" w:date="2025-04-02T21:02:00Z" w16du:dateUtc="2025-04-03T01:02:00Z">
              <w:tcPr>
                <w:tcW w:w="3510" w:type="dxa"/>
                <w:gridSpan w:val="2"/>
              </w:tcPr>
            </w:tcPrChange>
          </w:tcPr>
          <w:p w14:paraId="128311C5" w14:textId="20C116A6" w:rsidR="00EA69D1" w:rsidRPr="00CA7B46" w:rsidRDefault="00EA69D1">
            <w:pPr>
              <w:spacing w:after="120"/>
              <w:rPr>
                <w:ins w:id="453" w:author="Kerbachi, Mohamed - GTS Global ENG &amp; ARCH" w:date="2025-04-02T20:49:00Z" w16du:dateUtc="2025-04-03T00:49:00Z"/>
                <w:rStyle w:val="Emphasis"/>
                <w:rFonts w:ascii="Segoe UI Emoji" w:hAnsi="Segoe UI Emoji" w:cs="Segoe UI Emoji"/>
                <w:i w:val="0"/>
                <w:iCs w:val="0"/>
              </w:rPr>
              <w:pPrChange w:id="454" w:author="Kerbachi, Mohamed - GTS Global ENG &amp; ARCH" w:date="2025-04-02T21:03:00Z" w16du:dateUtc="2025-04-03T01:03:00Z">
                <w:pPr/>
              </w:pPrChange>
            </w:pPr>
            <w:ins w:id="455" w:author="Kerbachi, Mohamed - GTS Global ENG &amp; ARCH" w:date="2025-04-02T20:50:00Z">
              <w:r w:rsidRPr="00EA69D1">
                <w:rPr>
                  <w:rFonts w:ascii="Segoe UI Emoji" w:hAnsi="Segoe UI Emoji" w:cs="Segoe UI Emoji"/>
                </w:rPr>
                <w:t>✅ High flexibility &amp; fine-grained controls</w:t>
              </w:r>
            </w:ins>
          </w:p>
        </w:tc>
        <w:tc>
          <w:tcPr>
            <w:tcW w:w="3060" w:type="dxa"/>
            <w:tcPrChange w:id="456" w:author="Kerbachi, Mohamed - GTS Global ENG &amp; ARCH" w:date="2025-04-02T21:02:00Z" w16du:dateUtc="2025-04-03T01:02:00Z">
              <w:tcPr>
                <w:tcW w:w="2700" w:type="dxa"/>
                <w:gridSpan w:val="2"/>
              </w:tcPr>
            </w:tcPrChange>
          </w:tcPr>
          <w:p w14:paraId="494D7C39" w14:textId="6B78A8F1" w:rsidR="00EA69D1" w:rsidRPr="00CA7B46" w:rsidRDefault="00EA69D1">
            <w:pPr>
              <w:spacing w:after="120"/>
              <w:rPr>
                <w:ins w:id="457" w:author="Kerbachi, Mohamed - GTS Global ENG &amp; ARCH" w:date="2025-04-02T20:49:00Z" w16du:dateUtc="2025-04-03T00:49:00Z"/>
                <w:rStyle w:val="Emphasis"/>
                <w:rFonts w:ascii="Segoe UI Emoji" w:hAnsi="Segoe UI Emoji" w:cs="Segoe UI Emoji"/>
                <w:i w:val="0"/>
                <w:iCs w:val="0"/>
              </w:rPr>
              <w:pPrChange w:id="458" w:author="Kerbachi, Mohamed - GTS Global ENG &amp; ARCH" w:date="2025-04-02T21:03:00Z" w16du:dateUtc="2025-04-03T01:03:00Z">
                <w:pPr/>
              </w:pPrChange>
            </w:pPr>
            <w:ins w:id="459" w:author="Kerbachi, Mohamed - GTS Global ENG &amp; ARCH" w:date="2025-04-02T20:50:00Z" w16du:dateUtc="2025-04-03T00:50:00Z">
              <w:r w:rsidRPr="00EA69D1">
                <w:rPr>
                  <w:rStyle w:val="Emphasis"/>
                  <w:rFonts w:ascii="Segoe UI Emoji" w:hAnsi="Segoe UI Emoji" w:cs="Segoe UI Emoji"/>
                  <w:i w:val="0"/>
                  <w:iCs w:val="0"/>
                </w:rPr>
                <w:t>❌ Limited governance via static ASG/node groups</w:t>
              </w:r>
            </w:ins>
          </w:p>
        </w:tc>
      </w:tr>
      <w:tr w:rsidR="003F5AAA" w14:paraId="2DA3EB2A" w14:textId="77777777" w:rsidTr="003F5AAA">
        <w:trPr>
          <w:ins w:id="460" w:author="Kerbachi, Mohamed - GTS Global ENG &amp; ARCH" w:date="2025-04-02T20:48:00Z"/>
        </w:trPr>
        <w:tc>
          <w:tcPr>
            <w:tcW w:w="1615" w:type="dxa"/>
            <w:vMerge/>
            <w:tcPrChange w:id="461" w:author="Kerbachi, Mohamed - GTS Global ENG &amp; ARCH" w:date="2025-04-02T21:02:00Z" w16du:dateUtc="2025-04-03T01:02:00Z">
              <w:tcPr>
                <w:tcW w:w="1885" w:type="dxa"/>
                <w:gridSpan w:val="2"/>
                <w:vMerge/>
              </w:tcPr>
            </w:tcPrChange>
          </w:tcPr>
          <w:p w14:paraId="59FB2A62" w14:textId="77777777" w:rsidR="00EA69D1" w:rsidRPr="00B16191" w:rsidRDefault="00EA69D1">
            <w:pPr>
              <w:spacing w:after="120"/>
              <w:rPr>
                <w:ins w:id="462" w:author="Kerbachi, Mohamed - GTS Global ENG &amp; ARCH" w:date="2025-04-02T20:48:00Z" w16du:dateUtc="2025-04-03T00:48:00Z"/>
                <w:rStyle w:val="Emphasis"/>
                <w:i w:val="0"/>
                <w:iCs w:val="0"/>
              </w:rPr>
              <w:pPrChange w:id="463" w:author="Kerbachi, Mohamed - GTS Global ENG &amp; ARCH" w:date="2025-04-02T21:03:00Z" w16du:dateUtc="2025-04-03T01:03:00Z">
                <w:pPr/>
              </w:pPrChange>
            </w:pPr>
          </w:p>
        </w:tc>
        <w:tc>
          <w:tcPr>
            <w:tcW w:w="2430" w:type="dxa"/>
            <w:tcPrChange w:id="464" w:author="Kerbachi, Mohamed - GTS Global ENG &amp; ARCH" w:date="2025-04-02T21:02:00Z" w16du:dateUtc="2025-04-03T01:02:00Z">
              <w:tcPr>
                <w:tcW w:w="2430" w:type="dxa"/>
                <w:gridSpan w:val="2"/>
              </w:tcPr>
            </w:tcPrChange>
          </w:tcPr>
          <w:p w14:paraId="1395D97E" w14:textId="430382C2" w:rsidR="00EA69D1" w:rsidRPr="00CA7B46" w:rsidRDefault="00EA69D1">
            <w:pPr>
              <w:spacing w:after="120"/>
              <w:rPr>
                <w:ins w:id="465" w:author="Kerbachi, Mohamed - GTS Global ENG &amp; ARCH" w:date="2025-04-02T20:48:00Z" w16du:dateUtc="2025-04-03T00:48:00Z"/>
                <w:rStyle w:val="Emphasis"/>
                <w:i w:val="0"/>
                <w:iCs w:val="0"/>
              </w:rPr>
              <w:pPrChange w:id="466" w:author="Kerbachi, Mohamed - GTS Global ENG &amp; ARCH" w:date="2025-04-02T21:03:00Z" w16du:dateUtc="2025-04-03T01:03:00Z">
                <w:pPr/>
              </w:pPrChange>
            </w:pPr>
            <w:ins w:id="467" w:author="Kerbachi, Mohamed - GTS Global ENG &amp; ARCH" w:date="2025-04-02T20:49:00Z" w16du:dateUtc="2025-04-03T00:49:00Z">
              <w:r w:rsidRPr="00EA69D1">
                <w:rPr>
                  <w:rStyle w:val="Emphasis"/>
                  <w:i w:val="0"/>
                  <w:iCs w:val="0"/>
                </w:rPr>
                <w:t>Node Customization Security (AMIs)</w:t>
              </w:r>
            </w:ins>
          </w:p>
        </w:tc>
        <w:tc>
          <w:tcPr>
            <w:tcW w:w="3150" w:type="dxa"/>
            <w:tcPrChange w:id="468" w:author="Kerbachi, Mohamed - GTS Global ENG &amp; ARCH" w:date="2025-04-02T21:02:00Z" w16du:dateUtc="2025-04-03T01:02:00Z">
              <w:tcPr>
                <w:tcW w:w="3510" w:type="dxa"/>
                <w:gridSpan w:val="2"/>
              </w:tcPr>
            </w:tcPrChange>
          </w:tcPr>
          <w:p w14:paraId="76C57782" w14:textId="3B5F78D9" w:rsidR="00EA69D1" w:rsidRPr="00CA7B46" w:rsidRDefault="00EA69D1">
            <w:pPr>
              <w:spacing w:after="120"/>
              <w:rPr>
                <w:ins w:id="469" w:author="Kerbachi, Mohamed - GTS Global ENG &amp; ARCH" w:date="2025-04-02T20:48:00Z" w16du:dateUtc="2025-04-03T00:48:00Z"/>
                <w:rStyle w:val="Emphasis"/>
                <w:rFonts w:ascii="Segoe UI Emoji" w:hAnsi="Segoe UI Emoji" w:cs="Segoe UI Emoji"/>
                <w:i w:val="0"/>
                <w:iCs w:val="0"/>
              </w:rPr>
              <w:pPrChange w:id="470" w:author="Kerbachi, Mohamed - GTS Global ENG &amp; ARCH" w:date="2025-04-02T21:03:00Z" w16du:dateUtc="2025-04-03T01:03:00Z">
                <w:pPr/>
              </w:pPrChange>
            </w:pPr>
            <w:ins w:id="471" w:author="Kerbachi, Mohamed - GTS Global ENG &amp; ARCH" w:date="2025-04-02T20:50:00Z" w16du:dateUtc="2025-04-03T00:50:00Z">
              <w:r w:rsidRPr="00EA69D1">
                <w:rPr>
                  <w:rStyle w:val="Emphasis"/>
                  <w:rFonts w:ascii="Segoe UI Emoji" w:hAnsi="Segoe UI Emoji" w:cs="Segoe UI Emoji"/>
                  <w:i w:val="0"/>
                  <w:iCs w:val="0"/>
                </w:rPr>
                <w:t>✅ Flexible AMI launch template customization</w:t>
              </w:r>
            </w:ins>
          </w:p>
        </w:tc>
        <w:tc>
          <w:tcPr>
            <w:tcW w:w="3060" w:type="dxa"/>
            <w:tcPrChange w:id="472" w:author="Kerbachi, Mohamed - GTS Global ENG &amp; ARCH" w:date="2025-04-02T21:02:00Z" w16du:dateUtc="2025-04-03T01:02:00Z">
              <w:tcPr>
                <w:tcW w:w="2700" w:type="dxa"/>
                <w:gridSpan w:val="2"/>
              </w:tcPr>
            </w:tcPrChange>
          </w:tcPr>
          <w:p w14:paraId="1086B409" w14:textId="2C97BC75" w:rsidR="00EA69D1" w:rsidRPr="00CA7B46" w:rsidRDefault="00EA69D1">
            <w:pPr>
              <w:spacing w:after="120"/>
              <w:rPr>
                <w:ins w:id="473" w:author="Kerbachi, Mohamed - GTS Global ENG &amp; ARCH" w:date="2025-04-02T20:48:00Z" w16du:dateUtc="2025-04-03T00:48:00Z"/>
                <w:rStyle w:val="Emphasis"/>
                <w:rFonts w:ascii="Segoe UI Emoji" w:hAnsi="Segoe UI Emoji" w:cs="Segoe UI Emoji"/>
                <w:i w:val="0"/>
                <w:iCs w:val="0"/>
              </w:rPr>
              <w:pPrChange w:id="474" w:author="Kerbachi, Mohamed - GTS Global ENG &amp; ARCH" w:date="2025-04-02T21:03:00Z" w16du:dateUtc="2025-04-03T01:03:00Z">
                <w:pPr/>
              </w:pPrChange>
            </w:pPr>
            <w:ins w:id="475" w:author="Kerbachi, Mohamed - GTS Global ENG &amp; ARCH" w:date="2025-04-02T20:51:00Z" w16du:dateUtc="2025-04-03T00:51:00Z">
              <w:r w:rsidRPr="00EA69D1">
                <w:rPr>
                  <w:rStyle w:val="Emphasis"/>
                  <w:rFonts w:ascii="Segoe UI Emoji" w:hAnsi="Segoe UI Emoji" w:cs="Segoe UI Emoji"/>
                  <w:i w:val="0"/>
                  <w:iCs w:val="0"/>
                </w:rPr>
                <w:t>❌ Limited to predefined ASG/launch template</w:t>
              </w:r>
            </w:ins>
          </w:p>
        </w:tc>
      </w:tr>
    </w:tbl>
    <w:p w14:paraId="4C953B8C" w14:textId="77777777" w:rsidR="00B16191" w:rsidRDefault="00B16191" w:rsidP="00EC0C4C">
      <w:pPr>
        <w:rPr>
          <w:ins w:id="476" w:author="Kerbachi, Mohamed - GTS Global ENG &amp; ARCH" w:date="2025-04-02T19:06:00Z" w16du:dateUtc="2025-04-02T23:06:00Z"/>
          <w:rStyle w:val="Emphasis"/>
          <w:i w:val="0"/>
          <w:iCs w:val="0"/>
        </w:rPr>
      </w:pPr>
    </w:p>
    <w:p w14:paraId="50AC472F" w14:textId="6A5D1DFD" w:rsidR="00567074" w:rsidRDefault="00567074" w:rsidP="000E414E">
      <w:pPr>
        <w:pStyle w:val="Heading1"/>
      </w:pPr>
      <w:bookmarkStart w:id="477" w:name="_Toc166063871"/>
      <w:bookmarkStart w:id="478" w:name="_Toc168572052"/>
      <w:r>
        <w:lastRenderedPageBreak/>
        <w:t>Architectural Attributes</w:t>
      </w:r>
      <w:bookmarkEnd w:id="477"/>
      <w:bookmarkEnd w:id="478"/>
    </w:p>
    <w:p w14:paraId="7C33BEAC" w14:textId="1B75BCC5" w:rsidR="00567074" w:rsidRDefault="00567074" w:rsidP="000E414E">
      <w:pPr>
        <w:pStyle w:val="Heading2"/>
      </w:pPr>
      <w:bookmarkStart w:id="479" w:name="_Toc166063872"/>
      <w:bookmarkStart w:id="480" w:name="_Toc168572053"/>
      <w:r>
        <w:t>Interfaces</w:t>
      </w:r>
      <w:bookmarkEnd w:id="479"/>
      <w:bookmarkEnd w:id="480"/>
      <w:r w:rsidR="004364C2" w:rsidRPr="004364C2">
        <w:t xml:space="preserve"> </w:t>
      </w:r>
    </w:p>
    <w:p w14:paraId="63EC8A29" w14:textId="1318BBBC" w:rsidR="004D1511" w:rsidRDefault="004D1511" w:rsidP="004D1511">
      <w:r>
        <w:t>EKS provides several interfaces for monitoring and managing clusters</w:t>
      </w:r>
      <w:r w:rsidR="00124A18">
        <w:t>, such as</w:t>
      </w:r>
      <w:r>
        <w:t>:</w:t>
      </w:r>
    </w:p>
    <w:p w14:paraId="5156ED09" w14:textId="7594473E" w:rsidR="004D1511" w:rsidRDefault="004D1511" w:rsidP="004D1511">
      <w:pPr>
        <w:pStyle w:val="ListParagraph"/>
        <w:numPr>
          <w:ilvl w:val="0"/>
          <w:numId w:val="25"/>
        </w:numPr>
        <w:ind w:left="360"/>
      </w:pPr>
      <w:r w:rsidRPr="004D1511">
        <w:rPr>
          <w:b/>
          <w:bCs/>
        </w:rPr>
        <w:t>AWS Management Console</w:t>
      </w:r>
      <w:r>
        <w:t>: EKS can be managed through the AWS Management Console, which provides a graphical user interface for cluster management, monitoring, and configuration.</w:t>
      </w:r>
    </w:p>
    <w:p w14:paraId="676F2691" w14:textId="1551F974" w:rsidR="004D1511" w:rsidRDefault="004D1511" w:rsidP="004D1511">
      <w:pPr>
        <w:pStyle w:val="ListParagraph"/>
        <w:numPr>
          <w:ilvl w:val="0"/>
          <w:numId w:val="25"/>
        </w:numPr>
        <w:ind w:left="360"/>
      </w:pPr>
      <w:r w:rsidRPr="004D1511">
        <w:rPr>
          <w:b/>
          <w:bCs/>
        </w:rPr>
        <w:t>AWS CLI</w:t>
      </w:r>
      <w:r>
        <w:t>: The AWS Command Line Interface (CLI) allows users to interact with EKS clusters through command-line commands. It provides a set of commands for cluster creation, management, and monitoring.</w:t>
      </w:r>
    </w:p>
    <w:p w14:paraId="3B484D9B" w14:textId="54E34060" w:rsidR="004D1511" w:rsidRDefault="004D1511" w:rsidP="004D1511">
      <w:pPr>
        <w:pStyle w:val="ListParagraph"/>
        <w:numPr>
          <w:ilvl w:val="0"/>
          <w:numId w:val="25"/>
        </w:numPr>
        <w:ind w:left="360"/>
      </w:pPr>
      <w:r w:rsidRPr="004D1511">
        <w:rPr>
          <w:b/>
          <w:bCs/>
        </w:rPr>
        <w:t>AWS SDKs</w:t>
      </w:r>
      <w:r>
        <w:t>: AWS Software Development Kits (SDKs) are available for various programming languages, such as Python, Java, and .NET. These SDKs provide libraries and APIs to interact with EKS clusters programmatically, enabling automation and integration with other systems.</w:t>
      </w:r>
    </w:p>
    <w:p w14:paraId="2E5963CB" w14:textId="060C2094" w:rsidR="004D1511" w:rsidRDefault="004D1511" w:rsidP="004D1511">
      <w:pPr>
        <w:pStyle w:val="ListParagraph"/>
        <w:numPr>
          <w:ilvl w:val="0"/>
          <w:numId w:val="25"/>
        </w:numPr>
        <w:ind w:left="360"/>
      </w:pPr>
      <w:r w:rsidRPr="004D1511">
        <w:rPr>
          <w:b/>
          <w:bCs/>
        </w:rPr>
        <w:t>Kubernetes Dashboard</w:t>
      </w:r>
      <w:r>
        <w:t>: EKS integrates with the Kubernetes Dashboard, which is a web-based user interface for managing and monitoring Kubernetes clusters. It provides a visual representation of cluster resources, allows for resource management, and displays cluster metrics.</w:t>
      </w:r>
    </w:p>
    <w:p w14:paraId="310EEA23" w14:textId="0DCF92E8" w:rsidR="00567074" w:rsidRDefault="004D1511" w:rsidP="004D1511">
      <w:pPr>
        <w:pStyle w:val="ListParagraph"/>
        <w:numPr>
          <w:ilvl w:val="0"/>
          <w:numId w:val="25"/>
        </w:numPr>
        <w:ind w:left="360"/>
      </w:pPr>
      <w:r w:rsidRPr="004D1511">
        <w:rPr>
          <w:b/>
          <w:bCs/>
        </w:rPr>
        <w:t>Third-Party Tools</w:t>
      </w:r>
      <w:r>
        <w:t>: EKS is compatible with various third-party tools and utilities that specialize in monitoring and managing Kubernetes clusters. These tools can be integrated with EKS to provide advanced monitoring, logging, and troubleshooting capabilities.</w:t>
      </w:r>
      <w:r w:rsidR="00D202F5">
        <w:t xml:space="preserve">  </w:t>
      </w:r>
      <w:r w:rsidR="00D202F5" w:rsidRPr="00D202F5">
        <w:t>Helm can be used to deploy Istio, Prometheus, and the ELK stack onto a Kubernetes cluster</w:t>
      </w:r>
      <w:r w:rsidR="00D202F5">
        <w:t>.</w:t>
      </w:r>
    </w:p>
    <w:p w14:paraId="174CBCEB" w14:textId="11545C6A" w:rsidR="00D5487E" w:rsidRDefault="00D5487E" w:rsidP="00D5487E"/>
    <w:p w14:paraId="243912FD" w14:textId="77777777" w:rsidR="00567074" w:rsidRDefault="00567074" w:rsidP="000E414E">
      <w:pPr>
        <w:pStyle w:val="Heading2"/>
      </w:pPr>
      <w:bookmarkStart w:id="481" w:name="_Toc166063873"/>
      <w:bookmarkStart w:id="482" w:name="_Toc168572054"/>
      <w:r>
        <w:t>Redundancy, Availability &amp; Reliability</w:t>
      </w:r>
      <w:bookmarkEnd w:id="481"/>
      <w:bookmarkEnd w:id="482"/>
    </w:p>
    <w:p w14:paraId="0B6211D9" w14:textId="32BAB2B6" w:rsidR="008E3728" w:rsidRDefault="008E3728" w:rsidP="008E3728">
      <w:pPr>
        <w:pStyle w:val="ListParagraph"/>
        <w:numPr>
          <w:ilvl w:val="0"/>
          <w:numId w:val="26"/>
        </w:numPr>
      </w:pPr>
      <w:r w:rsidRPr="008E3728">
        <w:rPr>
          <w:b/>
          <w:bCs/>
        </w:rPr>
        <w:t>Redundancy</w:t>
      </w:r>
      <w:r>
        <w:t>: EKS ensures redundancy by distributing the control plane across multiple availability zones (AZs). The control plane components, such as the API server, scheduler, etcd, are replicated and deployed in multiple AZs to provide high availability and fault tolerance. This redundancy helps to minimize the impact of failures and ensures that the cluster remains operational even if one AZ experiences issues.</w:t>
      </w:r>
    </w:p>
    <w:p w14:paraId="368A9790" w14:textId="77777777" w:rsidR="008E3728" w:rsidRDefault="008E3728" w:rsidP="008E3728">
      <w:pPr>
        <w:pStyle w:val="ListParagraph"/>
        <w:numPr>
          <w:ilvl w:val="0"/>
          <w:numId w:val="26"/>
        </w:numPr>
      </w:pPr>
      <w:r w:rsidRPr="008E3728">
        <w:rPr>
          <w:b/>
          <w:bCs/>
        </w:rPr>
        <w:t>Availability</w:t>
      </w:r>
      <w:r>
        <w:t>: EKS offers high availability by leveraging the underlying infrastructure of AWS. The worker nodes in an EKS cluster are deployed across multiple AZs, allowing for workload distribution and fault tolerance. If one AZ becomes unavailable, the workloads can continue running in the remaining AZs without disruption. EKS also automatically detects and replaces unhealthy worker nodes, ensuring that the cluster remains available.</w:t>
      </w:r>
    </w:p>
    <w:p w14:paraId="5D3D50FB" w14:textId="77777777" w:rsidR="008E3728" w:rsidRDefault="008E3728" w:rsidP="008E3728">
      <w:pPr>
        <w:pStyle w:val="ListParagraph"/>
        <w:numPr>
          <w:ilvl w:val="0"/>
          <w:numId w:val="26"/>
        </w:numPr>
      </w:pPr>
      <w:r w:rsidRPr="008E3728">
        <w:rPr>
          <w:b/>
          <w:bCs/>
        </w:rPr>
        <w:t>Reliability</w:t>
      </w:r>
      <w:r>
        <w:t>: EKS is designed to be reliable by providing automated updates and patching for the control plane. AWS manages the underlying infrastructure, including the control plane components, ensuring that they are up to date with the latest security patches and updates. This helps to maintain the reliability and security of the cluster without requiring manual intervention.</w:t>
      </w:r>
    </w:p>
    <w:p w14:paraId="14589483" w14:textId="77777777" w:rsidR="008E3728" w:rsidRDefault="008E3728" w:rsidP="008E3728"/>
    <w:p w14:paraId="7FE56B70" w14:textId="25462B93" w:rsidR="00EB793F" w:rsidRPr="00EB793F" w:rsidRDefault="008E3728" w:rsidP="008E3728">
      <w:r>
        <w:t>Additionally, EKS integrates with other AWS services, such as Elastic Load Balancing, Amazon RDS, and Amazon EBS, which further enhance the reliability and availability of the cluster by providing scalable and resilient infrastructure components.</w:t>
      </w:r>
    </w:p>
    <w:p w14:paraId="47F222BB" w14:textId="77777777" w:rsidR="00AC025A" w:rsidRPr="00AC025A" w:rsidRDefault="00AC025A" w:rsidP="00AC025A"/>
    <w:p w14:paraId="098F3FBD" w14:textId="77777777" w:rsidR="00FD2E53" w:rsidRDefault="00FD2E53">
      <w:pPr>
        <w:suppressAutoHyphens w:val="0"/>
        <w:spacing w:after="200"/>
        <w:rPr>
          <w:rFonts w:asciiTheme="majorHAnsi" w:eastAsiaTheme="majorEastAsia" w:hAnsiTheme="majorHAnsi" w:cstheme="majorBidi"/>
          <w:sz w:val="24"/>
          <w:szCs w:val="26"/>
        </w:rPr>
      </w:pPr>
      <w:r>
        <w:br w:type="page"/>
      </w:r>
    </w:p>
    <w:p w14:paraId="3C9A3852" w14:textId="6C69F864" w:rsidR="00567074" w:rsidRDefault="00567074" w:rsidP="000E414E">
      <w:pPr>
        <w:pStyle w:val="Heading2"/>
      </w:pPr>
      <w:bookmarkStart w:id="483" w:name="_Toc166063874"/>
      <w:bookmarkStart w:id="484" w:name="_Toc168572055"/>
      <w:r>
        <w:lastRenderedPageBreak/>
        <w:t>Scale, Elasticity &amp; Capacity</w:t>
      </w:r>
      <w:bookmarkEnd w:id="483"/>
      <w:bookmarkEnd w:id="484"/>
    </w:p>
    <w:p w14:paraId="778E0D76" w14:textId="2A7B8972" w:rsidR="00F673FC" w:rsidRDefault="00F673FC" w:rsidP="00F673FC">
      <w:r>
        <w:t>EKS manages scale, elasticity, and capacity through its integration with AWS services and its ability to automatically adjust resources based on workload demands. Here are some key aspects:</w:t>
      </w:r>
    </w:p>
    <w:p w14:paraId="1FA7703D" w14:textId="765DA818" w:rsidR="00F673FC" w:rsidRDefault="00F673FC" w:rsidP="00F673FC"/>
    <w:p w14:paraId="3B83A317" w14:textId="467BD0BA" w:rsidR="00F673FC" w:rsidRDefault="00F673FC" w:rsidP="00F673FC">
      <w:pPr>
        <w:pStyle w:val="ListParagraph"/>
        <w:numPr>
          <w:ilvl w:val="0"/>
          <w:numId w:val="27"/>
        </w:numPr>
      </w:pPr>
      <w:r w:rsidRPr="00F673FC">
        <w:rPr>
          <w:b/>
          <w:bCs/>
        </w:rPr>
        <w:t>Auto Scaling</w:t>
      </w:r>
      <w:r>
        <w:t xml:space="preserve">: EKS leverages AWS Auto Scaling </w:t>
      </w:r>
      <w:ins w:id="485" w:author="Kerbachi, Mohamed - GTS Global ENG &amp; ARCH" w:date="2025-03-20T15:42:00Z" w16du:dateUtc="2025-03-20T19:42:00Z">
        <w:r w:rsidR="007D2151">
          <w:t xml:space="preserve">or Karpenter </w:t>
        </w:r>
      </w:ins>
      <w:r>
        <w:t xml:space="preserve">to automatically adjust the number of worker nodes in the cluster based on the workload. </w:t>
      </w:r>
      <w:del w:id="486" w:author="Kerbachi, Mohamed - GTS Global ENG &amp; ARCH" w:date="2025-03-20T15:43:00Z" w16du:dateUtc="2025-03-20T19:43:00Z">
        <w:r w:rsidDel="007D2151">
          <w:delText>Auto Scaling allows</w:delText>
        </w:r>
      </w:del>
      <w:ins w:id="487" w:author="Kerbachi, Mohamed - GTS Global ENG &amp; ARCH" w:date="2025-03-20T17:19:00Z" w16du:dateUtc="2025-03-20T21:19:00Z">
        <w:r w:rsidR="00D27659">
          <w:t xml:space="preserve">Both </w:t>
        </w:r>
      </w:ins>
      <w:ins w:id="488" w:author="Kerbachi, Mohamed - GTS Global ENG &amp; ARCH" w:date="2025-03-20T15:43:00Z" w16du:dateUtc="2025-03-20T19:43:00Z">
        <w:r w:rsidR="007D2151">
          <w:t>allow</w:t>
        </w:r>
      </w:ins>
      <w:r>
        <w:t xml:space="preserve"> the cluster to scale up or down to meet the demand, ensuring that there are enough resources available to handle the workload efficiently.</w:t>
      </w:r>
      <w:ins w:id="489" w:author="Kerbachi, Mohamed - GTS Global ENG &amp; ARCH" w:date="2025-03-18T14:41:00Z" w16du:dateUtc="2025-03-18T18:41:00Z">
        <w:r w:rsidR="001E2472">
          <w:t xml:space="preserve"> </w:t>
        </w:r>
      </w:ins>
    </w:p>
    <w:p w14:paraId="60A0F65A" w14:textId="36D2766C" w:rsidR="00F673FC" w:rsidRDefault="00F673FC" w:rsidP="00F673FC">
      <w:pPr>
        <w:pStyle w:val="ListParagraph"/>
        <w:numPr>
          <w:ilvl w:val="0"/>
          <w:numId w:val="27"/>
        </w:numPr>
      </w:pPr>
      <w:r w:rsidRPr="00F673FC">
        <w:rPr>
          <w:b/>
          <w:bCs/>
        </w:rPr>
        <w:t>Elastic Load Balancing</w:t>
      </w:r>
      <w:r>
        <w:t>: EKS integrates with AWS Elastic Load Balancing (ELB) to distribute incoming traffic across multiple worker nodes in the cluster. ELB automatically scales its capacity to handle the incoming traffic, ensuring that the cluster can handle high traffic loads without any disruption.</w:t>
      </w:r>
    </w:p>
    <w:p w14:paraId="1F83433F" w14:textId="29CF1A5E" w:rsidR="00F673FC" w:rsidRDefault="00F673FC" w:rsidP="00F673FC">
      <w:pPr>
        <w:pStyle w:val="ListParagraph"/>
        <w:numPr>
          <w:ilvl w:val="0"/>
          <w:numId w:val="27"/>
        </w:numPr>
      </w:pPr>
      <w:r w:rsidRPr="00F673FC">
        <w:rPr>
          <w:b/>
          <w:bCs/>
        </w:rPr>
        <w:t>Integration with AWS Services</w:t>
      </w:r>
      <w:r>
        <w:t>: EKS seamlessly integrates with other AWS services, such as Amazon EC2, Amazon EBS, and Amazon S3, to provide scalable and elastic storage solutions. This integration allows EKS to leverage the scalability and elasticity of these services to meet the storage requirements of the cluster.</w:t>
      </w:r>
    </w:p>
    <w:p w14:paraId="62BEC585" w14:textId="38D8502A" w:rsidR="00F673FC" w:rsidDel="001E2472" w:rsidRDefault="00F673FC" w:rsidP="00F673FC">
      <w:pPr>
        <w:pStyle w:val="ListParagraph"/>
        <w:numPr>
          <w:ilvl w:val="0"/>
          <w:numId w:val="27"/>
        </w:numPr>
        <w:rPr>
          <w:del w:id="490" w:author="Kerbachi, Mohamed - GTS Global ENG &amp; ARCH" w:date="2025-03-18T14:43:00Z" w16du:dateUtc="2025-03-18T18:43:00Z"/>
        </w:rPr>
      </w:pPr>
      <w:del w:id="491" w:author="Kerbachi, Mohamed - GTS Global ENG &amp; ARCH" w:date="2025-03-18T14:43:00Z" w16du:dateUtc="2025-03-18T18:43:00Z">
        <w:r w:rsidRPr="00F673FC" w:rsidDel="001E2472">
          <w:rPr>
            <w:b/>
            <w:bCs/>
          </w:rPr>
          <w:delText>Cluster Autoscaler</w:delText>
        </w:r>
        <w:r w:rsidDel="001E2472">
          <w:delText>: EKS provides a Cluster Autoscaler feature that automatically adjusts the size of the cluster based on the resource utilization. It scales up the cluster when there is a shortage of resources and scales it down when the resources are underutilized. This ensures optimal resource allocation and efficient utilization of the cluster.</w:delText>
        </w:r>
      </w:del>
    </w:p>
    <w:p w14:paraId="2FC24FBC" w14:textId="4D31CBE7" w:rsidR="00F673FC" w:rsidRDefault="00F673FC" w:rsidP="00F673FC">
      <w:pPr>
        <w:pStyle w:val="ListParagraph"/>
        <w:numPr>
          <w:ilvl w:val="0"/>
          <w:numId w:val="27"/>
        </w:numPr>
      </w:pPr>
      <w:r w:rsidRPr="00F673FC">
        <w:rPr>
          <w:b/>
          <w:bCs/>
        </w:rPr>
        <w:t>Capacity Planning</w:t>
      </w:r>
      <w:r>
        <w:t>: EKS allows users to plan and manage the capacity of their clusters by providing insights into resource utilization and performance metrics. Users can monitor the cluster's resource usage and make informed decisions about scaling up or down based on the workload demands.</w:t>
      </w:r>
    </w:p>
    <w:p w14:paraId="0B91D7F4" w14:textId="0A684D64" w:rsidR="006F7AED" w:rsidRDefault="00F673FC" w:rsidP="00F673FC">
      <w:r>
        <w:t>Overall, EKS manages scale, elasticity, and capacity by leveraging AWS services, integrating with auto scaling mechanisms, and providing tools for capacity planning and resource monitoring. This ensures that the cluster can efficiently handle varying workloads and adapt to changing resource requirements.</w:t>
      </w:r>
    </w:p>
    <w:p w14:paraId="1DF7DADF" w14:textId="386B02C6" w:rsidR="00F673FC" w:rsidRDefault="004364C2" w:rsidP="00F673FC">
      <w:r w:rsidRPr="004364C2">
        <w:t xml:space="preserve">  </w:t>
      </w:r>
    </w:p>
    <w:p w14:paraId="000B389E" w14:textId="23A3D87D" w:rsidR="00F673FC" w:rsidRDefault="00C4494B" w:rsidP="00F673FC">
      <w:r>
        <w:t>Even though EKS is highly available and scalable, there are certain constraints to be aware of.</w:t>
      </w:r>
    </w:p>
    <w:p w14:paraId="45528520" w14:textId="4F40E577" w:rsidR="00C4494B" w:rsidRDefault="00C4494B" w:rsidP="00C4494B">
      <w:pPr>
        <w:pStyle w:val="ListParagraph"/>
        <w:numPr>
          <w:ilvl w:val="0"/>
          <w:numId w:val="29"/>
        </w:numPr>
      </w:pPr>
      <w:r w:rsidRPr="00C4494B">
        <w:rPr>
          <w:b/>
          <w:bCs/>
        </w:rPr>
        <w:t>Scalability limitations</w:t>
      </w:r>
      <w:r>
        <w:t>: While EKS provides auto scaling capabilities for worker nodes, there may be limitations on the maximum number of nodes that can be scaled up in a cluster. This can impact</w:t>
      </w:r>
      <w:r w:rsidR="091EA9FF">
        <w:t xml:space="preserve"> on</w:t>
      </w:r>
      <w:r>
        <w:t xml:space="preserve"> the ability to handle extremely large workloads or sudden spikes in demand.  Ad</w:t>
      </w:r>
      <w:r w:rsidR="006902EE">
        <w:t>ditionally, if your scaling is based on Spot Instances, the availability of these instances may not be sufficient to handle your load when there is high demand for the resource.</w:t>
      </w:r>
    </w:p>
    <w:p w14:paraId="61D312E6" w14:textId="02EA8377" w:rsidR="007553AE" w:rsidRDefault="00C4494B" w:rsidP="007553AE">
      <w:pPr>
        <w:pStyle w:val="ListParagraph"/>
        <w:numPr>
          <w:ilvl w:val="0"/>
          <w:numId w:val="28"/>
        </w:numPr>
      </w:pPr>
      <w:r w:rsidRPr="00C4494B">
        <w:rPr>
          <w:b/>
          <w:bCs/>
        </w:rPr>
        <w:t>Network configuration</w:t>
      </w:r>
      <w:r>
        <w:t>: EKS requires proper network configuration to ensure connectivity between the cluster and other AWS services. This includes setting up VPCs, subnets, security groups, and configuring network policies. Incorrect network configuration can lead to connectivity issues and impact the performance and availability of the cluster.</w:t>
      </w:r>
      <w:r w:rsidR="00F94BAC">
        <w:t xml:space="preserve">  The worker nodes and pods need to have adequate network space to support the scaling needs of the application.  </w:t>
      </w:r>
      <w:r w:rsidR="00D35CFE">
        <w:t>This standard will discuss options for very large deployments.</w:t>
      </w:r>
    </w:p>
    <w:p w14:paraId="2A231F33" w14:textId="153A306A" w:rsidR="00F673FC" w:rsidRPr="00215B0A" w:rsidRDefault="00F673FC" w:rsidP="00F673FC"/>
    <w:p w14:paraId="56373A19" w14:textId="77777777" w:rsidR="00FD2E53" w:rsidRDefault="00FD2E53">
      <w:pPr>
        <w:suppressAutoHyphens w:val="0"/>
        <w:spacing w:after="200"/>
        <w:rPr>
          <w:rFonts w:asciiTheme="majorHAnsi" w:eastAsiaTheme="majorEastAsia" w:hAnsiTheme="majorHAnsi" w:cstheme="majorBidi"/>
          <w:sz w:val="24"/>
          <w:szCs w:val="26"/>
        </w:rPr>
      </w:pPr>
      <w:r>
        <w:br w:type="page"/>
      </w:r>
    </w:p>
    <w:p w14:paraId="036F756A" w14:textId="7C5635E0" w:rsidR="00567074" w:rsidRDefault="00567074" w:rsidP="000E414E">
      <w:pPr>
        <w:pStyle w:val="Heading2"/>
      </w:pPr>
      <w:bookmarkStart w:id="492" w:name="_Toc166063875"/>
      <w:bookmarkStart w:id="493" w:name="_Toc168572056"/>
      <w:r>
        <w:lastRenderedPageBreak/>
        <w:t>Cost, Business &amp; Support Models</w:t>
      </w:r>
      <w:bookmarkEnd w:id="492"/>
      <w:bookmarkEnd w:id="493"/>
    </w:p>
    <w:p w14:paraId="290EAF22" w14:textId="5E4CCB82" w:rsidR="009F5BDF" w:rsidRDefault="009F5BDF" w:rsidP="009F5BDF">
      <w:r>
        <w:t>The key elements that make up the cost associated with EKS include:</w:t>
      </w:r>
    </w:p>
    <w:p w14:paraId="33617FF2" w14:textId="77777777" w:rsidR="009F5BDF" w:rsidRDefault="009F5BDF" w:rsidP="009F5BDF"/>
    <w:p w14:paraId="5A095900" w14:textId="7FF76AE8" w:rsidR="009F5BDF" w:rsidRDefault="009F5BDF" w:rsidP="009F5BDF">
      <w:pPr>
        <w:pStyle w:val="ListParagraph"/>
        <w:numPr>
          <w:ilvl w:val="0"/>
          <w:numId w:val="28"/>
        </w:numPr>
      </w:pPr>
      <w:r w:rsidRPr="009F5BDF">
        <w:rPr>
          <w:b/>
          <w:bCs/>
        </w:rPr>
        <w:t>EC2 Instances</w:t>
      </w:r>
      <w:r>
        <w:t>: EKS runs on EC2 instances</w:t>
      </w:r>
      <w:r w:rsidR="001C2475">
        <w:t xml:space="preserve"> (Worker Nodes)</w:t>
      </w:r>
      <w:r>
        <w:t>, and the cost is based on the type and size of the instances used. Different instance types have different pricing structures.</w:t>
      </w:r>
      <w:r w:rsidR="001C2475">
        <w:t xml:space="preserve">  Spot instances can be used to provide a lower cost model, but the application needs to be structured to handle the</w:t>
      </w:r>
      <w:r w:rsidR="00A34A85">
        <w:t xml:space="preserve"> capacity limits in times of high demand.  Reserved instances are another option when the business </w:t>
      </w:r>
      <w:r w:rsidR="0DFA72C0">
        <w:t>understands</w:t>
      </w:r>
      <w:r w:rsidR="00A34A85">
        <w:t xml:space="preserve"> the </w:t>
      </w:r>
      <w:r w:rsidR="00AF31C5">
        <w:t>sustained compute demands for the application.</w:t>
      </w:r>
    </w:p>
    <w:p w14:paraId="562DDEDF" w14:textId="02BFAE81" w:rsidR="009F5BDF" w:rsidRDefault="009F5BDF" w:rsidP="009F5BDF">
      <w:pPr>
        <w:pStyle w:val="ListParagraph"/>
        <w:numPr>
          <w:ilvl w:val="0"/>
          <w:numId w:val="28"/>
        </w:numPr>
      </w:pPr>
      <w:r w:rsidRPr="009F5BDF">
        <w:rPr>
          <w:b/>
          <w:bCs/>
        </w:rPr>
        <w:t>EBS Volumes</w:t>
      </w:r>
      <w:r>
        <w:t>: EKS uses Elastic Block Store (EBS) volumes for persistent storage. The cost is based on the size and performance characteristics of the volumes.</w:t>
      </w:r>
    </w:p>
    <w:p w14:paraId="38CBF3EB" w14:textId="26667548" w:rsidR="009F5BDF" w:rsidRDefault="009F5BDF" w:rsidP="009F5BDF">
      <w:pPr>
        <w:pStyle w:val="ListParagraph"/>
        <w:numPr>
          <w:ilvl w:val="0"/>
          <w:numId w:val="28"/>
        </w:numPr>
      </w:pPr>
      <w:r w:rsidRPr="009F5BDF">
        <w:rPr>
          <w:b/>
          <w:bCs/>
        </w:rPr>
        <w:t>Data Transfer</w:t>
      </w:r>
      <w:r>
        <w:t>: EKS incurs costs for data transfer between the cluster and other AWS services or external networks. The cost depends on the amount of data transferred</w:t>
      </w:r>
      <w:r w:rsidR="00AF31C5">
        <w:t xml:space="preserve"> and where the data is transfe</w:t>
      </w:r>
      <w:r w:rsidR="0061451A">
        <w:t>r</w:t>
      </w:r>
      <w:r w:rsidR="00AF31C5">
        <w:t>red</w:t>
      </w:r>
      <w:r>
        <w:t>.</w:t>
      </w:r>
    </w:p>
    <w:p w14:paraId="1A630A65" w14:textId="781AEDA2" w:rsidR="009F5BDF" w:rsidRDefault="009F5BDF" w:rsidP="009F5BDF">
      <w:pPr>
        <w:pStyle w:val="ListParagraph"/>
        <w:numPr>
          <w:ilvl w:val="0"/>
          <w:numId w:val="28"/>
        </w:numPr>
      </w:pPr>
      <w:r w:rsidRPr="009F5BDF">
        <w:rPr>
          <w:b/>
          <w:bCs/>
        </w:rPr>
        <w:t>AWS Services Integration</w:t>
      </w:r>
      <w:r>
        <w:t>: EKS integrates with various AWS services, such as Amazon RDS, Amazon S3, and AWS CloudWatch. The cost associated with using these services will be included in the overall cost of EKS.</w:t>
      </w:r>
    </w:p>
    <w:p w14:paraId="64928C52" w14:textId="77777777" w:rsidR="009F5BDF" w:rsidRDefault="009F5BDF" w:rsidP="009F5BDF">
      <w:pPr>
        <w:pStyle w:val="ListParagraph"/>
        <w:numPr>
          <w:ilvl w:val="0"/>
          <w:numId w:val="28"/>
        </w:numPr>
      </w:pPr>
      <w:r w:rsidRPr="009F5BDF">
        <w:rPr>
          <w:b/>
          <w:bCs/>
        </w:rPr>
        <w:t>Load Balancers</w:t>
      </w:r>
      <w:r>
        <w:t>: EKS utilizes AWS Elastic Load Balancing (ELB) to distribute incoming traffic. The cost of ELB is based on the number of load balancers and the amount of data processed.</w:t>
      </w:r>
    </w:p>
    <w:p w14:paraId="651E1881" w14:textId="71149FEF" w:rsidR="009F5BDF" w:rsidRDefault="009F5BDF" w:rsidP="009F5BDF">
      <w:pPr>
        <w:pStyle w:val="ListParagraph"/>
        <w:numPr>
          <w:ilvl w:val="0"/>
          <w:numId w:val="28"/>
        </w:numPr>
      </w:pPr>
      <w:r>
        <w:rPr>
          <w:b/>
          <w:bCs/>
        </w:rPr>
        <w:t>N</w:t>
      </w:r>
      <w:r w:rsidR="001C2475">
        <w:rPr>
          <w:b/>
          <w:bCs/>
        </w:rPr>
        <w:t>AT Gateways</w:t>
      </w:r>
      <w:r w:rsidR="001C2475" w:rsidRPr="001C2475">
        <w:t>:</w:t>
      </w:r>
      <w:r w:rsidR="001C2475">
        <w:t xml:space="preserve"> EKS utilizes </w:t>
      </w:r>
      <w:r w:rsidR="0061451A">
        <w:t xml:space="preserve">NAT Gateways to connect to the </w:t>
      </w:r>
      <w:r w:rsidR="00D351CC">
        <w:t>Aegon network outside the VPC.  There is persistent cost associated with each NAT Gateway</w:t>
      </w:r>
      <w:r w:rsidR="00C830EB">
        <w:t xml:space="preserve"> along with data transfer and </w:t>
      </w:r>
      <w:r w:rsidR="00B109D0">
        <w:t>processing cost.</w:t>
      </w:r>
      <w:r w:rsidR="0067560C">
        <w:t xml:space="preserve">  A separate NAT Gateway is required for each AZ</w:t>
      </w:r>
      <w:r w:rsidR="007E782D">
        <w:t>.</w:t>
      </w:r>
    </w:p>
    <w:p w14:paraId="747D801C" w14:textId="6BA3F587" w:rsidR="00717A85" w:rsidRDefault="009F5BDF" w:rsidP="00717A85">
      <w:pPr>
        <w:pStyle w:val="ListParagraph"/>
        <w:numPr>
          <w:ilvl w:val="0"/>
          <w:numId w:val="28"/>
        </w:numPr>
        <w:rPr>
          <w:ins w:id="494" w:author="Kerbachi, Mohamed - GTS Global ENG &amp; ARCH" w:date="2025-03-20T13:41:00Z" w16du:dateUtc="2025-03-20T17:41:00Z"/>
        </w:rPr>
      </w:pPr>
      <w:r w:rsidRPr="007E782D">
        <w:rPr>
          <w:b/>
          <w:bCs/>
        </w:rPr>
        <w:t>Support and Management</w:t>
      </w:r>
      <w:r>
        <w:t>: AWS offers different support plans for EKS, ranging from basic to enterprise-level support. The cost of support will depend on the chosen plan.</w:t>
      </w:r>
      <w:r w:rsidR="007E782D">
        <w:t xml:space="preserve">  </w:t>
      </w:r>
    </w:p>
    <w:p w14:paraId="2621AAB3" w14:textId="107209CF" w:rsidR="00BD76B9" w:rsidDel="00881901" w:rsidRDefault="00BD76B9">
      <w:pPr>
        <w:pStyle w:val="ListParagraph"/>
        <w:numPr>
          <w:ilvl w:val="0"/>
          <w:numId w:val="28"/>
        </w:numPr>
        <w:rPr>
          <w:del w:id="495" w:author="Kerbachi, Mohamed - GTS Global ENG &amp; ARCH" w:date="2025-03-20T15:51:00Z" w16du:dateUtc="2025-03-20T19:51:00Z"/>
        </w:rPr>
      </w:pPr>
      <w:ins w:id="496" w:author="Kerbachi, Mohamed - GTS Global ENG &amp; ARCH" w:date="2025-03-20T13:41:00Z" w16du:dateUtc="2025-03-20T17:41:00Z">
        <w:r w:rsidRPr="00881901">
          <w:rPr>
            <w:b/>
            <w:bCs/>
          </w:rPr>
          <w:t>Karpenter</w:t>
        </w:r>
      </w:ins>
      <w:ins w:id="497" w:author="Kerbachi, Mohamed - GTS Global ENG &amp; ARCH" w:date="2025-03-20T15:51:00Z" w16du:dateUtc="2025-03-20T19:51:00Z">
        <w:r w:rsidR="00881901">
          <w:rPr>
            <w:b/>
            <w:bCs/>
          </w:rPr>
          <w:t>:</w:t>
        </w:r>
      </w:ins>
      <w:ins w:id="498" w:author="Kerbachi, Mohamed - GTS Global ENG &amp; ARCH" w:date="2025-03-20T15:43:00Z" w16du:dateUtc="2025-03-20T19:43:00Z">
        <w:r w:rsidR="007D2151" w:rsidRPr="00881901">
          <w:rPr>
            <w:b/>
            <w:bCs/>
          </w:rPr>
          <w:t xml:space="preserve"> </w:t>
        </w:r>
      </w:ins>
      <w:ins w:id="499" w:author="Kerbachi, Mohamed - GTS Global ENG &amp; ARCH" w:date="2025-03-20T15:53:00Z">
        <w:r w:rsidR="00881901" w:rsidRPr="00881901">
          <w:rPr>
            <w:b/>
            <w:bCs/>
          </w:rPr>
          <w:t xml:space="preserve">During the bootstrap phase of EKS, </w:t>
        </w:r>
      </w:ins>
      <w:ins w:id="500" w:author="Kerbachi, Mohamed - GTS Global ENG &amp; ARCH" w:date="2025-03-20T15:53:00Z" w16du:dateUtc="2025-03-20T19:53:00Z">
        <w:r w:rsidR="00881901">
          <w:rPr>
            <w:b/>
            <w:bCs/>
          </w:rPr>
          <w:t>Karpenter</w:t>
        </w:r>
      </w:ins>
      <w:ins w:id="501" w:author="Kerbachi, Mohamed - GTS Global ENG &amp; ARCH" w:date="2025-03-20T15:53:00Z">
        <w:r w:rsidR="00881901" w:rsidRPr="00881901">
          <w:rPr>
            <w:b/>
            <w:bCs/>
          </w:rPr>
          <w:t xml:space="preserve"> </w:t>
        </w:r>
      </w:ins>
      <w:ins w:id="502" w:author="Kerbachi, Mohamed - GTS Global ENG &amp; ARCH" w:date="2025-03-21T10:30:00Z" w16du:dateUtc="2025-03-21T14:30:00Z">
        <w:r w:rsidR="00B159D6">
          <w:rPr>
            <w:b/>
            <w:bCs/>
          </w:rPr>
          <w:t>is deployed as a pod and</w:t>
        </w:r>
      </w:ins>
      <w:ins w:id="503" w:author="Kerbachi, Mohamed - GTS Global ENG &amp; ARCH" w:date="2025-03-20T15:53:00Z">
        <w:r w:rsidR="00881901" w:rsidRPr="00881901">
          <w:rPr>
            <w:b/>
            <w:bCs/>
          </w:rPr>
          <w:t xml:space="preserve"> establishes an AWS SQS, accompanied by a specific Eventbridge rule designed to monitor all events related to pod scheduling within Kubernetes. This setup incurs minimal costs, which are significantly offset by the enhanced optimization in managing the number of worker nodes.</w:t>
        </w:r>
      </w:ins>
    </w:p>
    <w:p w14:paraId="3C2B953A" w14:textId="77777777" w:rsidR="00717A85" w:rsidRDefault="00717A85"/>
    <w:p w14:paraId="72B84A1B" w14:textId="1A19BA2D" w:rsidR="009F5BDF" w:rsidRPr="009F5BDF" w:rsidRDefault="007E782D" w:rsidP="00717A85">
      <w:r>
        <w:t xml:space="preserve">If </w:t>
      </w:r>
      <w:r w:rsidR="00717A85">
        <w:t xml:space="preserve">AWS </w:t>
      </w:r>
      <w:r>
        <w:t xml:space="preserve">Fargate is used for EKS, </w:t>
      </w:r>
      <w:r w:rsidR="00D05521">
        <w:t>the cost considerations change</w:t>
      </w:r>
      <w:r w:rsidR="00717A85">
        <w:t>.</w:t>
      </w:r>
    </w:p>
    <w:p w14:paraId="65F80BE4" w14:textId="125DCB50" w:rsidR="00567074" w:rsidRDefault="00567074" w:rsidP="000E414E">
      <w:pPr>
        <w:pStyle w:val="Heading1"/>
      </w:pPr>
      <w:bookmarkStart w:id="504" w:name="_Toc166063876"/>
      <w:bookmarkStart w:id="505" w:name="_Toc168572057"/>
      <w:r>
        <w:lastRenderedPageBreak/>
        <w:t>User Access &amp; Roles</w:t>
      </w:r>
      <w:bookmarkEnd w:id="504"/>
      <w:bookmarkEnd w:id="505"/>
    </w:p>
    <w:p w14:paraId="7F9AE6ED" w14:textId="3AF27097" w:rsidR="0038525B" w:rsidRDefault="0038525B" w:rsidP="0038525B">
      <w:r>
        <w:t>IAM (Identity and Access Management) is used to provide and secure access to EKS (Elastic Kubernetes Service) in the following ways:</w:t>
      </w:r>
    </w:p>
    <w:p w14:paraId="749A1F69" w14:textId="12B71598" w:rsidR="0038525B" w:rsidRDefault="0038525B" w:rsidP="0038525B"/>
    <w:p w14:paraId="2CEAE704" w14:textId="26BC7BB3" w:rsidR="0038525B" w:rsidRDefault="0038525B" w:rsidP="0038525B">
      <w:pPr>
        <w:pStyle w:val="ListParagraph"/>
        <w:numPr>
          <w:ilvl w:val="0"/>
          <w:numId w:val="30"/>
        </w:numPr>
      </w:pPr>
      <w:r w:rsidRPr="0038525B">
        <w:rPr>
          <w:b/>
          <w:bCs/>
        </w:rPr>
        <w:t>User and Group Management</w:t>
      </w:r>
      <w:r>
        <w:t>: IAM allows you to create and manage users and groups. You can assign IAM users or groups specific permissions to access and manage EKS resources.</w:t>
      </w:r>
    </w:p>
    <w:p w14:paraId="565B19FA" w14:textId="152CA366" w:rsidR="0038525B" w:rsidRDefault="0038525B" w:rsidP="0038525B">
      <w:pPr>
        <w:pStyle w:val="ListParagraph"/>
        <w:numPr>
          <w:ilvl w:val="0"/>
          <w:numId w:val="30"/>
        </w:numPr>
      </w:pPr>
      <w:r w:rsidRPr="0038525B">
        <w:rPr>
          <w:b/>
          <w:bCs/>
        </w:rPr>
        <w:t>Fine-Grained Permissions</w:t>
      </w:r>
      <w:r>
        <w:t>: IAM policies can be created to grant or restrict access to specific EKS resources, such as clusters, nodes, or namespaces. These policies can be attached to IAM users, groups, or roles.</w:t>
      </w:r>
    </w:p>
    <w:p w14:paraId="2ADB7AF0" w14:textId="0D744896" w:rsidR="0038525B" w:rsidRDefault="0038525B" w:rsidP="0038525B">
      <w:pPr>
        <w:pStyle w:val="ListParagraph"/>
        <w:numPr>
          <w:ilvl w:val="0"/>
          <w:numId w:val="30"/>
        </w:numPr>
      </w:pPr>
      <w:r w:rsidRPr="0038525B">
        <w:rPr>
          <w:b/>
          <w:bCs/>
        </w:rPr>
        <w:t>Integration with Kubernetes RBAC</w:t>
      </w:r>
      <w:r>
        <w:t>: IAM can be integrated with Kubernetes RBAC, allowing you to map IAM roles to Kubernetes roles and bind them to specific users or groups. This provides granular control over access to Kubernetes resources within the EKS cluster.</w:t>
      </w:r>
    </w:p>
    <w:p w14:paraId="77E60BB7" w14:textId="77777777" w:rsidR="0038525B" w:rsidRDefault="0038525B" w:rsidP="0038525B">
      <w:pPr>
        <w:pStyle w:val="ListParagraph"/>
        <w:numPr>
          <w:ilvl w:val="0"/>
          <w:numId w:val="30"/>
        </w:numPr>
      </w:pPr>
      <w:r w:rsidRPr="0038525B">
        <w:rPr>
          <w:b/>
          <w:bCs/>
        </w:rPr>
        <w:t>Audit and Logging</w:t>
      </w:r>
      <w:r>
        <w:t>: IAM provides detailed logging and auditing capabilities, allowing you to track and monitor access to EKS resources. This helps in maintaining security and compliance.</w:t>
      </w:r>
    </w:p>
    <w:p w14:paraId="31AC877A" w14:textId="77777777" w:rsidR="004B2131" w:rsidRDefault="004B2131" w:rsidP="004B2131">
      <w:pPr>
        <w:pStyle w:val="ListParagraph"/>
        <w:numPr>
          <w:ilvl w:val="0"/>
          <w:numId w:val="30"/>
        </w:numPr>
      </w:pPr>
      <w:r w:rsidRPr="004B2131">
        <w:rPr>
          <w:b/>
          <w:bCs/>
        </w:rPr>
        <w:t>Secure Authentication</w:t>
      </w:r>
      <w:r>
        <w:t>: IAM provides secure authentication mechanisms, such as IAM users, IAM roles, or federated identities (e.g., through SAML or OpenID Connect). This ensures that only authorized entities can access the EKS cluster.</w:t>
      </w:r>
    </w:p>
    <w:p w14:paraId="469A89FD" w14:textId="54F799A2" w:rsidR="004B2131" w:rsidRDefault="004B2131" w:rsidP="004B2131">
      <w:pPr>
        <w:pStyle w:val="ListParagraph"/>
        <w:numPr>
          <w:ilvl w:val="0"/>
          <w:numId w:val="30"/>
        </w:numPr>
        <w:rPr>
          <w:ins w:id="506" w:author="Kerbachi, Mohamed - GTS Global ENG &amp; ARCH" w:date="2025-03-20T13:44:00Z" w16du:dateUtc="2025-03-20T17:44:00Z"/>
        </w:rPr>
      </w:pPr>
      <w:r w:rsidRPr="004B2131">
        <w:rPr>
          <w:b/>
          <w:bCs/>
        </w:rPr>
        <w:t>Role-Based Access Control (RBAC)</w:t>
      </w:r>
      <w:r>
        <w:t>: IAM roles can be created and associated with EKS clusters. These roles define the permissions and policies that control access to EKS resources. IAM roles can be assigned to users, groups, or even other AWS services.</w:t>
      </w:r>
    </w:p>
    <w:p w14:paraId="0D839EB9" w14:textId="51AE6E8D" w:rsidR="00BD76B9" w:rsidRDefault="2E1B4B60" w:rsidP="355989E1">
      <w:pPr>
        <w:pStyle w:val="ListParagraph"/>
        <w:numPr>
          <w:ilvl w:val="0"/>
          <w:numId w:val="30"/>
        </w:numPr>
        <w:rPr>
          <w:b/>
          <w:bCs/>
        </w:rPr>
      </w:pPr>
      <w:ins w:id="507" w:author="Kerbachi, Mohamed - GTS Global ENG &amp; ARCH" w:date="2025-03-20T13:44:00Z">
        <w:r w:rsidRPr="355989E1">
          <w:rPr>
            <w:b/>
            <w:bCs/>
          </w:rPr>
          <w:t>Karpenter</w:t>
        </w:r>
      </w:ins>
      <w:ins w:id="508" w:author="Kerbachi, Mohamed - GTS Global ENG &amp; ARCH" w:date="2025-03-20T17:13:00Z">
        <w:r w:rsidR="218BEED3" w:rsidRPr="355989E1">
          <w:rPr>
            <w:b/>
            <w:bCs/>
          </w:rPr>
          <w:t xml:space="preserve"> is assigned an IAM Role to </w:t>
        </w:r>
      </w:ins>
      <w:ins w:id="509" w:author="Kerbachi, Mohamed - GTS Global ENG &amp; ARCH" w:date="2025-03-20T17:14:00Z">
        <w:r w:rsidR="218BEED3" w:rsidRPr="355989E1">
          <w:rPr>
            <w:b/>
            <w:bCs/>
          </w:rPr>
          <w:t xml:space="preserve">have the permissions to start and terminate EC2 instances. To prevent Karpenter from </w:t>
        </w:r>
      </w:ins>
      <w:ins w:id="510" w:author="Kerbachi, Mohamed - GTS Global ENG &amp; ARCH" w:date="2025-03-20T17:15:00Z">
        <w:r w:rsidR="218BEED3" w:rsidRPr="355989E1">
          <w:rPr>
            <w:b/>
            <w:bCs/>
          </w:rPr>
          <w:t xml:space="preserve">launching instances </w:t>
        </w:r>
      </w:ins>
      <w:ins w:id="511" w:author="Kerbachi, Mohamed - GTS Global ENG &amp; ARCH" w:date="2025-03-20T17:16:00Z">
        <w:r w:rsidR="218BEED3" w:rsidRPr="355989E1">
          <w:rPr>
            <w:b/>
            <w:bCs/>
          </w:rPr>
          <w:t>with unintended IAM Roles the Cluster operator must enumerate the roles in the IAM policy granted to the K</w:t>
        </w:r>
      </w:ins>
      <w:ins w:id="512" w:author="Kerbachi, Mohamed - GTS Global ENG &amp; ARCH" w:date="2025-03-20T17:17:00Z">
        <w:r w:rsidR="218BEED3" w:rsidRPr="355989E1">
          <w:rPr>
            <w:b/>
            <w:bCs/>
          </w:rPr>
          <w:t>a</w:t>
        </w:r>
      </w:ins>
      <w:ins w:id="513" w:author="Kerbachi, Mohamed - GTS Global ENG &amp; ARCH" w:date="2025-03-20T17:16:00Z">
        <w:r w:rsidR="218BEED3" w:rsidRPr="355989E1">
          <w:rPr>
            <w:b/>
            <w:bCs/>
          </w:rPr>
          <w:t>rpenter role for the iam</w:t>
        </w:r>
      </w:ins>
      <w:ins w:id="514" w:author="Kerbachi, Mohamed - GTS Global ENG &amp; ARCH" w:date="2025-03-20T17:17:00Z">
        <w:r w:rsidR="218BEED3" w:rsidRPr="355989E1">
          <w:rPr>
            <w:b/>
            <w:bCs/>
          </w:rPr>
          <w:t>:P</w:t>
        </w:r>
      </w:ins>
      <w:ins w:id="515" w:author="Kerbachi, Mohamed - GTS Global ENG &amp; ARCH" w:date="2025-03-31T20:55:00Z">
        <w:r w:rsidR="0B55F939" w:rsidRPr="355989E1">
          <w:rPr>
            <w:b/>
            <w:bCs/>
          </w:rPr>
          <w:t>a</w:t>
        </w:r>
      </w:ins>
      <w:ins w:id="516" w:author="Kerbachi, Mohamed - GTS Global ENG &amp; ARCH" w:date="2025-03-20T17:17:00Z">
        <w:r w:rsidR="218BEED3" w:rsidRPr="355989E1">
          <w:rPr>
            <w:b/>
            <w:bCs/>
          </w:rPr>
          <w:t xml:space="preserve">ssRole action </w:t>
        </w:r>
      </w:ins>
      <w:ins w:id="517" w:author="Kerbachi, Mohamed - GTS Global ENG &amp; ARCH" w:date="2025-03-31T20:53:00Z">
        <w:r w:rsidR="632B76E7" w:rsidRPr="355989E1">
          <w:rPr>
            <w:b/>
            <w:bCs/>
          </w:rPr>
          <w:t xml:space="preserve">and avoid wildcard permissions </w:t>
        </w:r>
      </w:ins>
      <w:ins w:id="518" w:author="Kerbachi, Mohamed - GTS Global ENG &amp; ARCH" w:date="2025-03-20T17:17:00Z">
        <w:r w:rsidR="218BEED3" w:rsidRPr="355989E1">
          <w:rPr>
            <w:b/>
            <w:bCs/>
          </w:rPr>
          <w:t>to prevent the launch of instances with unintended IAM Roles.</w:t>
        </w:r>
      </w:ins>
    </w:p>
    <w:p w14:paraId="4F5C561A" w14:textId="77777777" w:rsidR="0038525B" w:rsidRDefault="0038525B" w:rsidP="0038525B"/>
    <w:p w14:paraId="1EF764AE" w14:textId="24600F92" w:rsidR="00F649D7" w:rsidRDefault="0038525B" w:rsidP="0038525B">
      <w:r>
        <w:t>By leveraging IAM, you can ensure that only authorized users or services have access to your EKS cluster and its resources, thereby enhancing the security and control of your containerized applications.</w:t>
      </w:r>
    </w:p>
    <w:p w14:paraId="7110A253" w14:textId="77777777" w:rsidR="0038525B" w:rsidRDefault="0038525B" w:rsidP="0038525B"/>
    <w:p w14:paraId="4C0E73F6" w14:textId="27CDAB28" w:rsidR="00F649D7" w:rsidRDefault="00B05936" w:rsidP="000E414E">
      <w:pPr>
        <w:pStyle w:val="Heading2"/>
      </w:pPr>
      <w:bookmarkStart w:id="519" w:name="_Toc166063877"/>
      <w:bookmarkStart w:id="520" w:name="_Toc168572058"/>
      <w:r>
        <w:t>Federated Roles</w:t>
      </w:r>
      <w:bookmarkEnd w:id="519"/>
      <w:bookmarkEnd w:id="520"/>
    </w:p>
    <w:p w14:paraId="67A1617F" w14:textId="6C5392CC" w:rsidR="00B05936" w:rsidRDefault="004B2131" w:rsidP="004B2131">
      <w:pPr>
        <w:ind w:firstLine="720"/>
      </w:pPr>
      <w:r>
        <w:t xml:space="preserve">See </w:t>
      </w:r>
      <w:r w:rsidRPr="00124A18">
        <w:rPr>
          <w:b/>
          <w:bCs/>
        </w:rPr>
        <w:t>Secure Authentication</w:t>
      </w:r>
      <w:r>
        <w:t xml:space="preserve"> above.</w:t>
      </w:r>
    </w:p>
    <w:p w14:paraId="4D74378E" w14:textId="77777777" w:rsidR="004B2131" w:rsidRDefault="004B2131" w:rsidP="004B2131">
      <w:pPr>
        <w:ind w:firstLine="720"/>
      </w:pPr>
    </w:p>
    <w:p w14:paraId="1E32998C" w14:textId="095BE3BD" w:rsidR="0025138D" w:rsidRDefault="00794539" w:rsidP="000E414E">
      <w:pPr>
        <w:pStyle w:val="Heading2"/>
      </w:pPr>
      <w:bookmarkStart w:id="521" w:name="_Toc166063878"/>
      <w:bookmarkStart w:id="522" w:name="_Toc168572059"/>
      <w:r>
        <w:t>Access Control Policies</w:t>
      </w:r>
      <w:bookmarkEnd w:id="521"/>
      <w:bookmarkEnd w:id="522"/>
    </w:p>
    <w:p w14:paraId="1BBC2359" w14:textId="5D339C4F" w:rsidR="00794539" w:rsidRDefault="004B2131" w:rsidP="004B2131">
      <w:pPr>
        <w:ind w:firstLine="720"/>
      </w:pPr>
      <w:r>
        <w:t xml:space="preserve">See </w:t>
      </w:r>
      <w:r w:rsidRPr="00124A18">
        <w:rPr>
          <w:b/>
          <w:bCs/>
        </w:rPr>
        <w:t>RBAC</w:t>
      </w:r>
      <w:r>
        <w:t xml:space="preserve"> above.</w:t>
      </w:r>
    </w:p>
    <w:p w14:paraId="30A76C37" w14:textId="77777777" w:rsidR="004B2131" w:rsidRDefault="004B2131" w:rsidP="004B2131">
      <w:pPr>
        <w:ind w:firstLine="720"/>
      </w:pPr>
    </w:p>
    <w:p w14:paraId="1C03E5AC" w14:textId="39327E3D" w:rsidR="00794539" w:rsidRDefault="00AB50D7" w:rsidP="000E414E">
      <w:pPr>
        <w:pStyle w:val="Heading2"/>
      </w:pPr>
      <w:bookmarkStart w:id="523" w:name="_Toc166063879"/>
      <w:bookmarkStart w:id="524" w:name="_Toc168572060"/>
      <w:r>
        <w:t>Restrictions</w:t>
      </w:r>
      <w:bookmarkEnd w:id="523"/>
      <w:bookmarkEnd w:id="524"/>
    </w:p>
    <w:p w14:paraId="6797039A" w14:textId="6E1E1960" w:rsidR="00AB50D7" w:rsidRDefault="00673F67" w:rsidP="004A3049">
      <w:r>
        <w:t xml:space="preserve">Use of EKS is not restricted from a development perspective.  </w:t>
      </w:r>
      <w:r w:rsidR="004B2131">
        <w:t xml:space="preserve">However, </w:t>
      </w:r>
      <w:r>
        <w:t>there are</w:t>
      </w:r>
      <w:r w:rsidR="00EA5FE7">
        <w:t xml:space="preserve"> </w:t>
      </w:r>
      <w:r w:rsidR="004B2131">
        <w:t>strict guidelines</w:t>
      </w:r>
      <w:r w:rsidR="00EA5FE7">
        <w:t xml:space="preserve"> on how EKS should be implemented at Aegon to meet our security standards</w:t>
      </w:r>
      <w:r w:rsidR="00DD7350">
        <w:t xml:space="preserve"> as described in this document</w:t>
      </w:r>
      <w:r w:rsidR="00EA5FE7">
        <w:t xml:space="preserve">.  </w:t>
      </w:r>
    </w:p>
    <w:p w14:paraId="26B95D28" w14:textId="77777777" w:rsidR="00673F67" w:rsidRDefault="00673F67" w:rsidP="004A3049"/>
    <w:p w14:paraId="442551CE" w14:textId="28BB1F69" w:rsidR="00020C7F" w:rsidRDefault="006646E6" w:rsidP="000E414E">
      <w:pPr>
        <w:pStyle w:val="Heading2"/>
      </w:pPr>
      <w:bookmarkStart w:id="525" w:name="_Toc166063880"/>
      <w:bookmarkStart w:id="526" w:name="_Toc168572061"/>
      <w:r>
        <w:t>Permitted Regions</w:t>
      </w:r>
      <w:bookmarkEnd w:id="525"/>
      <w:bookmarkEnd w:id="526"/>
    </w:p>
    <w:p w14:paraId="4657D26B" w14:textId="77777777" w:rsidR="00663B7C" w:rsidRDefault="00CD773F" w:rsidP="004A3049">
      <w:r>
        <w:t xml:space="preserve">EKS is only support in AWS regions supported by GTS.  Currently this is: </w:t>
      </w:r>
    </w:p>
    <w:p w14:paraId="7F82B575" w14:textId="77777777" w:rsidR="00663B7C" w:rsidRDefault="00663B7C" w:rsidP="00663B7C">
      <w:pPr>
        <w:pStyle w:val="ListParagraph"/>
        <w:numPr>
          <w:ilvl w:val="0"/>
          <w:numId w:val="31"/>
        </w:numPr>
      </w:pPr>
      <w:r>
        <w:t>EU-WEST-1</w:t>
      </w:r>
    </w:p>
    <w:p w14:paraId="1364A7F0" w14:textId="77777777" w:rsidR="00663B7C" w:rsidRDefault="00663B7C" w:rsidP="00663B7C">
      <w:pPr>
        <w:pStyle w:val="ListParagraph"/>
        <w:numPr>
          <w:ilvl w:val="0"/>
          <w:numId w:val="31"/>
        </w:numPr>
      </w:pPr>
      <w:r>
        <w:t>US-EAST-1</w:t>
      </w:r>
    </w:p>
    <w:p w14:paraId="5DBB12D8" w14:textId="178B6507" w:rsidR="00AB50D7" w:rsidRPr="00F649D7" w:rsidRDefault="00663B7C" w:rsidP="00663B7C">
      <w:pPr>
        <w:pStyle w:val="ListParagraph"/>
        <w:numPr>
          <w:ilvl w:val="0"/>
          <w:numId w:val="31"/>
        </w:numPr>
      </w:pPr>
      <w:r>
        <w:t>US-EAST-2</w:t>
      </w:r>
    </w:p>
    <w:p w14:paraId="5FE56CEA" w14:textId="77777777" w:rsidR="00567074" w:rsidRPr="004A3049" w:rsidRDefault="00567074" w:rsidP="004A3049"/>
    <w:p w14:paraId="7F903095" w14:textId="77777777" w:rsidR="00567074" w:rsidRDefault="00567074" w:rsidP="00FF1CF2">
      <w:pPr>
        <w:pStyle w:val="Heading1"/>
      </w:pPr>
      <w:bookmarkStart w:id="527" w:name="_Toc166063881"/>
      <w:bookmarkStart w:id="528" w:name="_Toc168572062"/>
      <w:r>
        <w:lastRenderedPageBreak/>
        <w:t>Use Cases</w:t>
      </w:r>
      <w:bookmarkEnd w:id="527"/>
      <w:bookmarkEnd w:id="528"/>
    </w:p>
    <w:p w14:paraId="59A4D3B1" w14:textId="6803BFAE" w:rsidR="00567074" w:rsidRDefault="00F04CBC" w:rsidP="00F04CBC">
      <w:r>
        <w:t xml:space="preserve">Describe </w:t>
      </w:r>
      <w:r w:rsidR="003E607A">
        <w:t xml:space="preserve">potential use cases. These can be references to provider use cases (such as linking to AWS </w:t>
      </w:r>
      <w:r w:rsidR="00427332">
        <w:t xml:space="preserve">documentation), or to </w:t>
      </w:r>
      <w:r w:rsidR="00C00E16">
        <w:t xml:space="preserve">Aegon Reference Architectures and Architecture Patterns. </w:t>
      </w:r>
    </w:p>
    <w:p w14:paraId="6F5E5A4D" w14:textId="334D7622" w:rsidR="00AD553A" w:rsidRDefault="00AD553A" w:rsidP="00AD553A"/>
    <w:p w14:paraId="34C05404" w14:textId="2565BA42" w:rsidR="00AD553A" w:rsidRDefault="00AD553A" w:rsidP="00AD553A">
      <w:r>
        <w:t>The common use cases for deploying EKS (Elastic Kubernetes Service) include:</w:t>
      </w:r>
    </w:p>
    <w:p w14:paraId="5163F2B9" w14:textId="7E81F261" w:rsidR="00AD553A" w:rsidRDefault="00AD553A" w:rsidP="00AD553A"/>
    <w:p w14:paraId="026371D0" w14:textId="77777777" w:rsidR="00AD553A" w:rsidRDefault="00AD553A" w:rsidP="00AD553A">
      <w:pPr>
        <w:pStyle w:val="ListParagraph"/>
        <w:numPr>
          <w:ilvl w:val="0"/>
          <w:numId w:val="32"/>
        </w:numPr>
      </w:pPr>
      <w:r w:rsidRPr="00AD553A">
        <w:rPr>
          <w:b/>
          <w:bCs/>
        </w:rPr>
        <w:t>Application deployment</w:t>
      </w:r>
      <w:r>
        <w:t>: EKS allows you to deploy and manage containerized applications using Kubernetes. It provides a scalable and reliable platform for running your applications, ensuring high availability and fault tolerance.</w:t>
      </w:r>
    </w:p>
    <w:p w14:paraId="13F58BB4" w14:textId="77777777" w:rsidR="00AD553A" w:rsidRDefault="00AD553A" w:rsidP="00AD553A">
      <w:pPr>
        <w:pStyle w:val="ListParagraph"/>
        <w:numPr>
          <w:ilvl w:val="0"/>
          <w:numId w:val="32"/>
        </w:numPr>
      </w:pPr>
      <w:r w:rsidRPr="00AD553A">
        <w:rPr>
          <w:b/>
          <w:bCs/>
        </w:rPr>
        <w:t>Microservices architecture</w:t>
      </w:r>
      <w:r>
        <w:t>: EKS is well-suited for deploying microservices-based architectures. It allows you to break down your application into smaller, independent services that can be deployed and scaled individually.</w:t>
      </w:r>
    </w:p>
    <w:p w14:paraId="03918072" w14:textId="27A706DC" w:rsidR="00AD553A" w:rsidRDefault="00AD553A" w:rsidP="00AD553A">
      <w:pPr>
        <w:pStyle w:val="ListParagraph"/>
        <w:numPr>
          <w:ilvl w:val="0"/>
          <w:numId w:val="32"/>
        </w:numPr>
      </w:pPr>
      <w:r w:rsidRPr="00AD553A">
        <w:rPr>
          <w:b/>
          <w:bCs/>
        </w:rPr>
        <w:t>Continuous integration and deployment</w:t>
      </w:r>
      <w:r>
        <w:t xml:space="preserve"> (CI/CD): EKS integrates well with CI/CD pipelines, enabling you to automate the deployment and release of your applications. </w:t>
      </w:r>
    </w:p>
    <w:p w14:paraId="1ABB9580" w14:textId="77777777" w:rsidR="00AD553A" w:rsidRDefault="00AD553A" w:rsidP="00AD553A">
      <w:pPr>
        <w:pStyle w:val="ListParagraph"/>
        <w:numPr>
          <w:ilvl w:val="0"/>
          <w:numId w:val="32"/>
        </w:numPr>
      </w:pPr>
      <w:r w:rsidRPr="00AD553A">
        <w:rPr>
          <w:b/>
          <w:bCs/>
        </w:rPr>
        <w:t>Hybrid and multi-cloud deployments</w:t>
      </w:r>
      <w:r>
        <w:t>: EKS supports hybrid and multi-cloud architectures, allowing you to run your Kubernetes clusters across multiple regions or even different cloud providers. This provides flexibility and avoids vendor lock-in.</w:t>
      </w:r>
    </w:p>
    <w:p w14:paraId="5983DF50" w14:textId="77777777" w:rsidR="00AD553A" w:rsidRDefault="00AD553A" w:rsidP="00AD553A">
      <w:pPr>
        <w:pStyle w:val="ListParagraph"/>
        <w:numPr>
          <w:ilvl w:val="0"/>
          <w:numId w:val="32"/>
        </w:numPr>
      </w:pPr>
      <w:r w:rsidRPr="00AD553A">
        <w:rPr>
          <w:b/>
          <w:bCs/>
        </w:rPr>
        <w:t>Big data processing</w:t>
      </w:r>
      <w:r>
        <w:t>: EKS can be used for running big data processing workloads, such as Apache Spark or Apache Hadoop. It provides the necessary scalability and resource management capabilities to handle large-scale data processing tasks.</w:t>
      </w:r>
    </w:p>
    <w:p w14:paraId="32697DFD" w14:textId="2C92D1A3" w:rsidR="00EB05B4" w:rsidRDefault="00AD553A" w:rsidP="00AD553A">
      <w:pPr>
        <w:pStyle w:val="ListParagraph"/>
        <w:numPr>
          <w:ilvl w:val="0"/>
          <w:numId w:val="32"/>
        </w:numPr>
      </w:pPr>
      <w:r w:rsidRPr="00AD553A">
        <w:rPr>
          <w:b/>
          <w:bCs/>
        </w:rPr>
        <w:t>Machine learning and AI</w:t>
      </w:r>
      <w:r>
        <w:t>: EKS can be leveraged for running machine learning and AI workloads. You can use frameworks like TensorFlow or PyTorch to train and deploy models at scale, taking advantage of the distributed computing capabilities of Kubernetes.</w:t>
      </w:r>
    </w:p>
    <w:p w14:paraId="60D9594F" w14:textId="77777777" w:rsidR="00EB05B4" w:rsidRDefault="00EB05B4" w:rsidP="00EB05B4"/>
    <w:p w14:paraId="7E43991D" w14:textId="77777777" w:rsidR="00AB64E9" w:rsidRDefault="00AB64E9" w:rsidP="00EB05B4"/>
    <w:p w14:paraId="32E4FC22" w14:textId="77777777" w:rsidR="00AB64E9" w:rsidRPr="00EB05B4" w:rsidRDefault="00AB64E9" w:rsidP="00EB05B4"/>
    <w:p w14:paraId="3A3D331E" w14:textId="77777777" w:rsidR="004A3049" w:rsidRDefault="004A3049" w:rsidP="004A3049"/>
    <w:p w14:paraId="76742746" w14:textId="77777777" w:rsidR="004A3049" w:rsidRDefault="004A3049" w:rsidP="004A3049"/>
    <w:p w14:paraId="4778E05C" w14:textId="77777777" w:rsidR="004A3049" w:rsidRDefault="004A3049" w:rsidP="004A3049"/>
    <w:p w14:paraId="615828DE" w14:textId="77777777" w:rsidR="004A3049" w:rsidRDefault="004A3049" w:rsidP="004A3049"/>
    <w:p w14:paraId="2FE5C8A5" w14:textId="77777777" w:rsidR="004A3049" w:rsidRDefault="004A3049" w:rsidP="004A3049"/>
    <w:p w14:paraId="0330FF48" w14:textId="77777777" w:rsidR="004A3049" w:rsidRDefault="004A3049" w:rsidP="004A3049"/>
    <w:p w14:paraId="5D8F3D2E" w14:textId="77777777" w:rsidR="004A3049" w:rsidRDefault="004A3049" w:rsidP="004A3049"/>
    <w:p w14:paraId="1A9F43C1" w14:textId="77777777" w:rsidR="004A3049" w:rsidRDefault="004A3049" w:rsidP="004A3049"/>
    <w:p w14:paraId="235A080B" w14:textId="77777777" w:rsidR="00567074" w:rsidRDefault="00567074" w:rsidP="00FF1CF2">
      <w:pPr>
        <w:pStyle w:val="Heading1"/>
      </w:pPr>
      <w:bookmarkStart w:id="529" w:name="_Toc166063882"/>
      <w:bookmarkStart w:id="530" w:name="_Toc168572063"/>
      <w:r>
        <w:lastRenderedPageBreak/>
        <w:t>Data &amp; Governance</w:t>
      </w:r>
      <w:bookmarkEnd w:id="529"/>
      <w:bookmarkEnd w:id="530"/>
    </w:p>
    <w:p w14:paraId="4FF34033" w14:textId="6E269493" w:rsidR="00567074" w:rsidRDefault="00F46F90" w:rsidP="00F46F90">
      <w:pPr>
        <w:rPr>
          <w:rStyle w:val="Emphasis"/>
          <w:i w:val="0"/>
          <w:iCs w:val="0"/>
        </w:rPr>
      </w:pPr>
      <w:r>
        <w:rPr>
          <w:rStyle w:val="Emphasis"/>
          <w:i w:val="0"/>
          <w:iCs w:val="0"/>
        </w:rPr>
        <w:t>D</w:t>
      </w:r>
      <w:r w:rsidR="00567074" w:rsidRPr="00F46F90">
        <w:rPr>
          <w:rStyle w:val="Emphasis"/>
          <w:i w:val="0"/>
          <w:iCs w:val="0"/>
        </w:rPr>
        <w:t>efine the data that is used by each component. This includes the data's format, its location, and its security requirements. The data should be defined in a way that is consistent with the overall architecture, and that allows data to be easily shared between components.</w:t>
      </w:r>
    </w:p>
    <w:p w14:paraId="468FB7D3" w14:textId="3DB9C76D" w:rsidR="00622A6E" w:rsidRPr="00622A6E" w:rsidRDefault="00622A6E" w:rsidP="00622A6E">
      <w:pPr>
        <w:rPr>
          <w:rFonts w:eastAsiaTheme="minorEastAsia"/>
        </w:rPr>
      </w:pPr>
      <w:r>
        <w:rPr>
          <w:rFonts w:eastAsiaTheme="minorEastAsia"/>
        </w:rPr>
        <w:t>D</w:t>
      </w:r>
      <w:r w:rsidRPr="00622A6E">
        <w:rPr>
          <w:rFonts w:eastAsiaTheme="minorEastAsia"/>
        </w:rPr>
        <w:t>ata governance concerns with using EKS (Elastic Kubernetes Service). Some of the common concerns include:</w:t>
      </w:r>
    </w:p>
    <w:p w14:paraId="128BEDCD" w14:textId="32A3B8C7" w:rsidR="00622A6E" w:rsidRPr="00622A6E" w:rsidRDefault="00622A6E" w:rsidP="00622A6E">
      <w:pPr>
        <w:rPr>
          <w:rFonts w:eastAsiaTheme="minorEastAsia"/>
        </w:rPr>
      </w:pPr>
    </w:p>
    <w:p w14:paraId="1C95511E" w14:textId="2643EEFE" w:rsidR="00622A6E" w:rsidRPr="00622A6E" w:rsidRDefault="00622A6E" w:rsidP="00622A6E">
      <w:pPr>
        <w:pStyle w:val="ListParagraph"/>
        <w:numPr>
          <w:ilvl w:val="0"/>
          <w:numId w:val="33"/>
        </w:numPr>
        <w:rPr>
          <w:rFonts w:eastAsiaTheme="minorEastAsia"/>
        </w:rPr>
      </w:pPr>
      <w:r w:rsidRPr="00622A6E">
        <w:rPr>
          <w:rFonts w:eastAsiaTheme="minorEastAsia"/>
          <w:b/>
          <w:bCs/>
        </w:rPr>
        <w:t>Data Security</w:t>
      </w:r>
      <w:r w:rsidRPr="00622A6E">
        <w:rPr>
          <w:rFonts w:eastAsiaTheme="minorEastAsia"/>
        </w:rPr>
        <w:t>: As EKS involves deploying and managing containerized applications, it is important to ensure that sensitive data is properly secured within the containers. This includes implementing encryption mechanisms, access controls, and secure communication channels.</w:t>
      </w:r>
    </w:p>
    <w:p w14:paraId="1A8DDA86" w14:textId="43763F74" w:rsidR="00622A6E" w:rsidRPr="00622A6E" w:rsidRDefault="00622A6E" w:rsidP="00622A6E">
      <w:pPr>
        <w:pStyle w:val="ListParagraph"/>
        <w:numPr>
          <w:ilvl w:val="0"/>
          <w:numId w:val="33"/>
        </w:numPr>
        <w:rPr>
          <w:rFonts w:eastAsiaTheme="minorEastAsia"/>
        </w:rPr>
      </w:pPr>
      <w:r w:rsidRPr="00622A6E">
        <w:rPr>
          <w:rFonts w:eastAsiaTheme="minorEastAsia"/>
          <w:b/>
          <w:bCs/>
        </w:rPr>
        <w:t>Data Privacy</w:t>
      </w:r>
      <w:r w:rsidRPr="00622A6E">
        <w:rPr>
          <w:rFonts w:eastAsiaTheme="minorEastAsia"/>
        </w:rPr>
        <w:t>: EKS may involve processing and storing data that is subject to privacy regulations, such as personally identifiable information (PII) or sensitive business data. It is crucial to ensure compliance with data privacy laws and regulations, such as GDPR or HIPAA, when using EKS.</w:t>
      </w:r>
    </w:p>
    <w:p w14:paraId="0FA123D1" w14:textId="0D29F1EA" w:rsidR="00622A6E" w:rsidRPr="00622A6E" w:rsidRDefault="00622A6E" w:rsidP="00622A6E">
      <w:pPr>
        <w:pStyle w:val="ListParagraph"/>
        <w:numPr>
          <w:ilvl w:val="0"/>
          <w:numId w:val="33"/>
        </w:numPr>
        <w:rPr>
          <w:rFonts w:eastAsiaTheme="minorEastAsia"/>
        </w:rPr>
      </w:pPr>
      <w:r w:rsidRPr="00622A6E">
        <w:rPr>
          <w:rFonts w:eastAsiaTheme="minorEastAsia"/>
          <w:b/>
          <w:bCs/>
        </w:rPr>
        <w:t>Data Residency</w:t>
      </w:r>
      <w:r w:rsidRPr="00622A6E">
        <w:rPr>
          <w:rFonts w:eastAsiaTheme="minorEastAsia"/>
        </w:rPr>
        <w:t>: Organizations may have specific requirements regarding where their data is stored and processed. When using EKS, it is important to consider the data residency requirements and ensure that the data is stored and processed in compliant locations.</w:t>
      </w:r>
    </w:p>
    <w:p w14:paraId="5ABAFE08" w14:textId="31055DC2" w:rsidR="00622A6E" w:rsidRPr="00622A6E" w:rsidRDefault="00622A6E" w:rsidP="00622A6E">
      <w:pPr>
        <w:pStyle w:val="ListParagraph"/>
        <w:numPr>
          <w:ilvl w:val="0"/>
          <w:numId w:val="33"/>
        </w:numPr>
        <w:rPr>
          <w:rFonts w:eastAsiaTheme="minorEastAsia"/>
        </w:rPr>
      </w:pPr>
      <w:r w:rsidRPr="00622A6E">
        <w:rPr>
          <w:rFonts w:eastAsiaTheme="minorEastAsia"/>
          <w:b/>
          <w:bCs/>
        </w:rPr>
        <w:t>Data Loss Prevention</w:t>
      </w:r>
      <w:r w:rsidRPr="00622A6E">
        <w:rPr>
          <w:rFonts w:eastAsiaTheme="minorEastAsia"/>
        </w:rPr>
        <w:t>: EKS involves managing and scaling containerized applications, which can introduce complexities in data backup and recovery processes. It is important to have proper data backup and disaster recovery mechanisms in place to prevent data loss in case of failures or outages.</w:t>
      </w:r>
    </w:p>
    <w:p w14:paraId="51BC570C" w14:textId="50B7711D" w:rsidR="00622A6E" w:rsidRPr="00622A6E" w:rsidRDefault="00622A6E" w:rsidP="00622A6E">
      <w:pPr>
        <w:pStyle w:val="ListParagraph"/>
        <w:numPr>
          <w:ilvl w:val="0"/>
          <w:numId w:val="33"/>
        </w:numPr>
        <w:rPr>
          <w:rFonts w:eastAsiaTheme="minorEastAsia"/>
        </w:rPr>
      </w:pPr>
      <w:r w:rsidRPr="00622A6E">
        <w:rPr>
          <w:rFonts w:eastAsiaTheme="minorEastAsia"/>
          <w:b/>
          <w:bCs/>
        </w:rPr>
        <w:t>Data Access Controls</w:t>
      </w:r>
      <w:r w:rsidRPr="00622A6E">
        <w:rPr>
          <w:rFonts w:eastAsiaTheme="minorEastAsia"/>
        </w:rPr>
        <w:t>: EKS integrates with IAM (Identity and Access Management) for access control. It is important to properly configure IAM roles, permissions, and policies to ensure that only authorized users or services have access to the data within the EKS cluster.</w:t>
      </w:r>
    </w:p>
    <w:p w14:paraId="360EB586" w14:textId="41645A73" w:rsidR="00622A6E" w:rsidRPr="00622A6E" w:rsidRDefault="00622A6E" w:rsidP="00622A6E">
      <w:pPr>
        <w:pStyle w:val="ListParagraph"/>
        <w:numPr>
          <w:ilvl w:val="0"/>
          <w:numId w:val="33"/>
        </w:numPr>
        <w:rPr>
          <w:rFonts w:eastAsiaTheme="minorEastAsia"/>
        </w:rPr>
      </w:pPr>
      <w:r w:rsidRPr="00622A6E">
        <w:rPr>
          <w:rFonts w:eastAsiaTheme="minorEastAsia"/>
          <w:b/>
          <w:bCs/>
        </w:rPr>
        <w:t>Data Monitoring and Auditing</w:t>
      </w:r>
      <w:r w:rsidRPr="00622A6E">
        <w:rPr>
          <w:rFonts w:eastAsiaTheme="minorEastAsia"/>
        </w:rPr>
        <w:t>: EKS provides logging and auditing capabilities through IAM. It is important to monitor and audit access to EKS resources to detect any unauthorized access or data breaches. This helps in maintaining data governance and compliance.</w:t>
      </w:r>
    </w:p>
    <w:p w14:paraId="41F2B2D4" w14:textId="77777777" w:rsidR="00567074" w:rsidRPr="00F46F90" w:rsidRDefault="00567074" w:rsidP="00F46F90"/>
    <w:p w14:paraId="16C341BD" w14:textId="77777777" w:rsidR="00567074" w:rsidRDefault="00567074" w:rsidP="00116D4C">
      <w:pPr>
        <w:pStyle w:val="Heading2"/>
      </w:pPr>
      <w:bookmarkStart w:id="531" w:name="_Toc166063883"/>
      <w:bookmarkStart w:id="532" w:name="_Toc168572064"/>
      <w:r>
        <w:t>Data Classification</w:t>
      </w:r>
      <w:bookmarkEnd w:id="531"/>
      <w:bookmarkEnd w:id="532"/>
    </w:p>
    <w:p w14:paraId="5BBDB784" w14:textId="77777777" w:rsidR="00567074" w:rsidRDefault="00567074" w:rsidP="00567074">
      <w:pPr>
        <w:pStyle w:val="NormalWeb"/>
        <w:rPr>
          <w:rFonts w:eastAsiaTheme="minorEastAsia"/>
        </w:rPr>
      </w:pPr>
      <w:r>
        <w:rPr>
          <w:rStyle w:val="Emphasis"/>
        </w:rPr>
        <w:t xml:space="preserve">Refer to the </w:t>
      </w:r>
      <w:hyperlink r:id="rId31" w:history="1">
        <w:r>
          <w:rPr>
            <w:rStyle w:val="Hyperlink"/>
            <w:i/>
            <w:iCs/>
          </w:rPr>
          <w:t>ITCF Framework</w:t>
        </w:r>
      </w:hyperlink>
      <w:r>
        <w:rPr>
          <w:rStyle w:val="Emphasis"/>
        </w:rPr>
        <w:t xml:space="preserve"> and </w:t>
      </w:r>
      <w:hyperlink r:id="rId32" w:history="1">
        <w:r>
          <w:rPr>
            <w:rStyle w:val="Hyperlink"/>
            <w:i/>
            <w:iCs/>
          </w:rPr>
          <w:t>ICTF P04.01.02 Information Security Classification Standard</w:t>
        </w:r>
      </w:hyperlink>
      <w:r>
        <w:rPr>
          <w:rStyle w:val="Emphasis"/>
        </w:rPr>
        <w:t xml:space="preserve"> for guidance on data classification the controls for processing, storing and transmitting data.</w:t>
      </w:r>
    </w:p>
    <w:p w14:paraId="18362436" w14:textId="77777777" w:rsidR="00567074" w:rsidRDefault="00567074" w:rsidP="00567074">
      <w:pPr>
        <w:numPr>
          <w:ilvl w:val="0"/>
          <w:numId w:val="12"/>
        </w:numPr>
        <w:suppressAutoHyphens w:val="0"/>
        <w:spacing w:before="100" w:beforeAutospacing="1" w:after="100" w:afterAutospacing="1" w:line="240" w:lineRule="auto"/>
        <w:rPr>
          <w:rFonts w:eastAsia="Times New Roman"/>
        </w:rPr>
      </w:pPr>
      <w:r>
        <w:rPr>
          <w:rStyle w:val="Strong"/>
          <w:rFonts w:eastAsia="Times New Roman"/>
          <w:i/>
          <w:iCs/>
        </w:rPr>
        <w:t>Public</w:t>
      </w:r>
      <w:r>
        <w:rPr>
          <w:rStyle w:val="Emphasis"/>
          <w:rFonts w:eastAsia="Times New Roman"/>
        </w:rPr>
        <w:t>: Can be used to transfer public files, such as marketing materials or product documentation.</w:t>
      </w:r>
    </w:p>
    <w:p w14:paraId="7017FC9D" w14:textId="77777777" w:rsidR="00567074" w:rsidRDefault="00567074" w:rsidP="00567074">
      <w:pPr>
        <w:numPr>
          <w:ilvl w:val="0"/>
          <w:numId w:val="12"/>
        </w:numPr>
        <w:suppressAutoHyphens w:val="0"/>
        <w:spacing w:before="100" w:beforeAutospacing="1" w:after="100" w:afterAutospacing="1" w:line="240" w:lineRule="auto"/>
        <w:rPr>
          <w:rFonts w:eastAsia="Times New Roman"/>
        </w:rPr>
      </w:pPr>
      <w:r>
        <w:rPr>
          <w:rStyle w:val="Strong"/>
          <w:rFonts w:eastAsia="Times New Roman"/>
          <w:i/>
          <w:iCs/>
        </w:rPr>
        <w:t>Internal</w:t>
      </w:r>
      <w:r>
        <w:rPr>
          <w:rStyle w:val="Emphasis"/>
          <w:rFonts w:eastAsia="Times New Roman"/>
        </w:rPr>
        <w:t>: Can be used to transfer internal files, such as personal information in a defined context or operational guidelines.</w:t>
      </w:r>
    </w:p>
    <w:p w14:paraId="6342FA6F" w14:textId="77777777" w:rsidR="00567074" w:rsidRDefault="00567074" w:rsidP="00567074">
      <w:pPr>
        <w:numPr>
          <w:ilvl w:val="0"/>
          <w:numId w:val="12"/>
        </w:numPr>
        <w:suppressAutoHyphens w:val="0"/>
        <w:spacing w:before="100" w:beforeAutospacing="1" w:after="100" w:afterAutospacing="1" w:line="240" w:lineRule="auto"/>
        <w:rPr>
          <w:rFonts w:eastAsia="Times New Roman"/>
        </w:rPr>
      </w:pPr>
      <w:r>
        <w:rPr>
          <w:rStyle w:val="Strong"/>
          <w:rFonts w:eastAsia="Times New Roman"/>
          <w:i/>
          <w:iCs/>
        </w:rPr>
        <w:t>Confidential</w:t>
      </w:r>
      <w:r>
        <w:rPr>
          <w:rStyle w:val="Emphasis"/>
          <w:rFonts w:eastAsia="Times New Roman"/>
        </w:rPr>
        <w:t>: Can be used to transfer sensitive files, such as personal information related to employees, business/marketing plans.</w:t>
      </w:r>
    </w:p>
    <w:p w14:paraId="1B8E67A4" w14:textId="77777777" w:rsidR="00567074" w:rsidRDefault="00567074" w:rsidP="00567074">
      <w:pPr>
        <w:numPr>
          <w:ilvl w:val="0"/>
          <w:numId w:val="12"/>
        </w:numPr>
        <w:suppressAutoHyphens w:val="0"/>
        <w:spacing w:before="100" w:beforeAutospacing="1" w:after="100" w:afterAutospacing="1" w:line="240" w:lineRule="auto"/>
        <w:rPr>
          <w:rFonts w:eastAsia="Times New Roman"/>
        </w:rPr>
      </w:pPr>
      <w:r>
        <w:rPr>
          <w:rStyle w:val="Strong"/>
          <w:rFonts w:eastAsia="Times New Roman"/>
          <w:i/>
          <w:iCs/>
        </w:rPr>
        <w:t>Strictly Confidential</w:t>
      </w:r>
      <w:r>
        <w:rPr>
          <w:rStyle w:val="Emphasis"/>
          <w:rFonts w:eastAsia="Times New Roman"/>
        </w:rPr>
        <w:t>: Can be used to transfer very sensitive files, such as healthcare data or government classified information, trade secrets, strategic plans.</w:t>
      </w:r>
      <w:r>
        <w:rPr>
          <w:rFonts w:eastAsia="Times New Roman"/>
        </w:rPr>
        <w:t xml:space="preserve"> </w:t>
      </w:r>
    </w:p>
    <w:p w14:paraId="412AC6F6" w14:textId="77777777" w:rsidR="00567074" w:rsidRDefault="00567074" w:rsidP="00567074">
      <w:pPr>
        <w:numPr>
          <w:ilvl w:val="1"/>
          <w:numId w:val="12"/>
        </w:numPr>
        <w:suppressAutoHyphens w:val="0"/>
        <w:spacing w:before="100" w:beforeAutospacing="1" w:after="100" w:afterAutospacing="1" w:line="240" w:lineRule="auto"/>
        <w:rPr>
          <w:rFonts w:eastAsia="Times New Roman"/>
        </w:rPr>
      </w:pPr>
      <w:r>
        <w:rPr>
          <w:rStyle w:val="Strong"/>
          <w:rFonts w:eastAsia="Times New Roman"/>
          <w:i/>
          <w:iCs/>
        </w:rPr>
        <w:t>PII</w:t>
      </w:r>
      <w:r>
        <w:rPr>
          <w:rStyle w:val="Emphasis"/>
          <w:rFonts w:eastAsia="Times New Roman"/>
        </w:rPr>
        <w:t>: Can be used to transfer personally identifiable information (PII), such as names, addresses, and Social Security numbers.</w:t>
      </w:r>
    </w:p>
    <w:p w14:paraId="211F90AE" w14:textId="77777777" w:rsidR="00567074" w:rsidRDefault="00567074" w:rsidP="00567074">
      <w:pPr>
        <w:numPr>
          <w:ilvl w:val="1"/>
          <w:numId w:val="12"/>
        </w:numPr>
        <w:suppressAutoHyphens w:val="0"/>
        <w:spacing w:before="100" w:beforeAutospacing="1" w:after="100" w:afterAutospacing="1" w:line="240" w:lineRule="auto"/>
        <w:rPr>
          <w:rFonts w:eastAsia="Times New Roman"/>
        </w:rPr>
      </w:pPr>
      <w:r>
        <w:rPr>
          <w:rStyle w:val="Strong"/>
          <w:rFonts w:eastAsia="Times New Roman"/>
          <w:i/>
          <w:iCs/>
        </w:rPr>
        <w:t>HIPAA:</w:t>
      </w:r>
      <w:r>
        <w:rPr>
          <w:rStyle w:val="Emphasis"/>
          <w:rFonts w:eastAsia="Times New Roman"/>
        </w:rPr>
        <w:t xml:space="preserve"> Is HIPAA eligible, meaning it can be used to transfer healthcare data in compliance with the Health Insurance Portability and Accountability Act (HIPAA).</w:t>
      </w:r>
    </w:p>
    <w:p w14:paraId="52FE175C" w14:textId="77EF8917" w:rsidR="00567074" w:rsidRPr="00AE3FF0" w:rsidRDefault="006D3606" w:rsidP="003F6CD1">
      <w:pPr>
        <w:rPr>
          <w:rFonts w:eastAsiaTheme="minorEastAsia"/>
          <w:i/>
          <w:iCs/>
        </w:rPr>
      </w:pPr>
      <w:r w:rsidRPr="00AE3FF0">
        <w:rPr>
          <w:rStyle w:val="Emphasis"/>
          <w:i w:val="0"/>
          <w:iCs w:val="0"/>
        </w:rPr>
        <w:t xml:space="preserve">EKS in and of itself does not have </w:t>
      </w:r>
      <w:r w:rsidR="004E7B17">
        <w:rPr>
          <w:rStyle w:val="Emphasis"/>
          <w:i w:val="0"/>
          <w:iCs w:val="0"/>
        </w:rPr>
        <w:t>company data</w:t>
      </w:r>
      <w:r w:rsidRPr="00AE3FF0">
        <w:rPr>
          <w:rStyle w:val="Emphasis"/>
          <w:i w:val="0"/>
          <w:iCs w:val="0"/>
        </w:rPr>
        <w:t>.  The applications built upon EKS will have individual data classifications based on the type/amount of data being used or exposed by the application.</w:t>
      </w:r>
      <w:r w:rsidR="004E7B17">
        <w:rPr>
          <w:rStyle w:val="Emphasis"/>
          <w:i w:val="0"/>
          <w:iCs w:val="0"/>
        </w:rPr>
        <w:t xml:space="preserve">  Given that the configuration and controls associated with governing EKS might be sensit</w:t>
      </w:r>
      <w:r w:rsidR="00516E71">
        <w:rPr>
          <w:rStyle w:val="Emphasis"/>
          <w:i w:val="0"/>
          <w:iCs w:val="0"/>
        </w:rPr>
        <w:t>iv</w:t>
      </w:r>
      <w:r w:rsidR="004E7B17">
        <w:rPr>
          <w:rStyle w:val="Emphasis"/>
          <w:i w:val="0"/>
          <w:iCs w:val="0"/>
        </w:rPr>
        <w:t xml:space="preserve">e, </w:t>
      </w:r>
      <w:r w:rsidR="00516E71">
        <w:rPr>
          <w:rStyle w:val="Emphasis"/>
          <w:i w:val="0"/>
          <w:iCs w:val="0"/>
        </w:rPr>
        <w:t>we will consider the component to have an “Internal” classification.</w:t>
      </w:r>
    </w:p>
    <w:p w14:paraId="78D30E71" w14:textId="77777777" w:rsidR="00567074" w:rsidRDefault="00567074" w:rsidP="003F6CD1"/>
    <w:p w14:paraId="53DE0614" w14:textId="77777777" w:rsidR="00567074" w:rsidRDefault="00567074" w:rsidP="00116D4C">
      <w:pPr>
        <w:pStyle w:val="Heading2"/>
      </w:pPr>
      <w:bookmarkStart w:id="533" w:name="_Toc166063884"/>
      <w:bookmarkStart w:id="534" w:name="_Toc168572065"/>
      <w:r>
        <w:t>Guardrails</w:t>
      </w:r>
      <w:bookmarkEnd w:id="533"/>
      <w:bookmarkEnd w:id="534"/>
    </w:p>
    <w:p w14:paraId="079BFF04" w14:textId="77777777" w:rsidR="00567074" w:rsidRDefault="00567074" w:rsidP="00567074">
      <w:pPr>
        <w:pStyle w:val="NormalWeb"/>
        <w:rPr>
          <w:ins w:id="535" w:author="Kerbachi, Mohamed - GTS Global ENG &amp; ARCH" w:date="2025-04-03T15:31:00Z" w16du:dateUtc="2025-04-03T19:31:00Z"/>
          <w:rStyle w:val="Emphasis"/>
        </w:rPr>
      </w:pPr>
      <w:r>
        <w:rPr>
          <w:rStyle w:val="Emphasis"/>
        </w:rPr>
        <w:t>List the guardrails that need to be implemented to properly control the use of the component.</w:t>
      </w:r>
    </w:p>
    <w:p w14:paraId="1F02DC3C" w14:textId="79B88ABD" w:rsidR="00870EE0" w:rsidRDefault="00870EE0" w:rsidP="00870EE0">
      <w:pPr>
        <w:pStyle w:val="Heading3"/>
        <w:rPr>
          <w:ins w:id="536" w:author="Kerbachi, Mohamed - GTS Global ENG &amp; ARCH" w:date="2025-04-03T15:35:00Z" w16du:dateUtc="2025-04-03T19:35:00Z"/>
          <w:rStyle w:val="Emphasis"/>
          <w:i w:val="0"/>
          <w:iCs w:val="0"/>
        </w:rPr>
      </w:pPr>
      <w:ins w:id="537" w:author="Kerbachi, Mohamed - GTS Global ENG &amp; ARCH" w:date="2025-04-03T15:31:00Z" w16du:dateUtc="2025-04-03T19:31:00Z">
        <w:r w:rsidRPr="00870EE0">
          <w:rPr>
            <w:rStyle w:val="Emphasis"/>
            <w:i w:val="0"/>
            <w:iCs w:val="0"/>
          </w:rPr>
          <w:t>EKS Guardrails:</w:t>
        </w:r>
      </w:ins>
    </w:p>
    <w:p w14:paraId="21E63404" w14:textId="77777777" w:rsidR="00870EE0" w:rsidRPr="00870EE0" w:rsidRDefault="00870EE0">
      <w:pPr>
        <w:rPr>
          <w:rPrChange w:id="538" w:author="Kerbachi, Mohamed - GTS Global ENG &amp; ARCH" w:date="2025-04-03T15:35:00Z" w16du:dateUtc="2025-04-03T19:35:00Z">
            <w:rPr>
              <w:rStyle w:val="Emphasis"/>
              <w:rFonts w:asciiTheme="majorHAnsi" w:eastAsiaTheme="majorEastAsia" w:hAnsiTheme="majorHAnsi" w:cstheme="majorBidi"/>
              <w:b/>
              <w:i w:val="0"/>
              <w:iCs w:val="0"/>
              <w:sz w:val="20"/>
            </w:rPr>
          </w:rPrChange>
        </w:rPr>
        <w:pPrChange w:id="539" w:author="Kerbachi, Mohamed - GTS Global ENG &amp; ARCH" w:date="2025-04-03T15:35:00Z" w16du:dateUtc="2025-04-03T19:35:00Z">
          <w:pPr>
            <w:pStyle w:val="NormalWeb"/>
          </w:pPr>
        </w:pPrChange>
      </w:pPr>
    </w:p>
    <w:p w14:paraId="62F28F33" w14:textId="40AD53CA" w:rsidR="00912CBA" w:rsidRPr="00870EE0" w:rsidRDefault="001E25B0">
      <w:pPr>
        <w:pStyle w:val="Heading4"/>
        <w:rPr>
          <w:rStyle w:val="Emphasis"/>
          <w:b/>
          <w:bCs/>
          <w:i/>
          <w:iCs/>
          <w:rPrChange w:id="540" w:author="Kerbachi, Mohamed - GTS Global ENG &amp; ARCH" w:date="2025-04-03T15:32:00Z" w16du:dateUtc="2025-04-03T19:32:00Z">
            <w:rPr>
              <w:rStyle w:val="Emphasis"/>
              <w:rFonts w:ascii="Times New Roman" w:hAnsi="Times New Roman" w:cs="Times New Roman"/>
              <w:b w:val="0"/>
              <w:i w:val="0"/>
              <w:iCs w:val="0"/>
              <w:sz w:val="24"/>
            </w:rPr>
          </w:rPrChange>
        </w:rPr>
        <w:pPrChange w:id="541" w:author="Kerbachi, Mohamed - GTS Global ENG &amp; ARCH" w:date="2025-04-03T15:32:00Z" w16du:dateUtc="2025-04-03T19:32:00Z">
          <w:pPr>
            <w:pStyle w:val="Heading3"/>
          </w:pPr>
        </w:pPrChange>
      </w:pPr>
      <w:bookmarkStart w:id="542" w:name="_Toc166063885"/>
      <w:bookmarkStart w:id="543" w:name="_Toc168572066"/>
      <w:r w:rsidRPr="00870EE0">
        <w:rPr>
          <w:rStyle w:val="Emphasis"/>
          <w:b/>
          <w:bCs/>
          <w:rPrChange w:id="544" w:author="Kerbachi, Mohamed - GTS Global ENG &amp; ARCH" w:date="2025-04-03T15:32:00Z" w16du:dateUtc="2025-04-03T19:32:00Z">
            <w:rPr>
              <w:rStyle w:val="Emphasis"/>
              <w:i w:val="0"/>
              <w:iCs w:val="0"/>
            </w:rPr>
          </w:rPrChange>
        </w:rPr>
        <w:t>No Public Access</w:t>
      </w:r>
      <w:bookmarkEnd w:id="542"/>
      <w:bookmarkEnd w:id="543"/>
    </w:p>
    <w:p w14:paraId="0E6C8E38" w14:textId="6B57A0EA" w:rsidR="00912CBA" w:rsidRDefault="001E25B0" w:rsidP="00912CBA">
      <w:pPr>
        <w:rPr>
          <w:rStyle w:val="Emphasis"/>
          <w:i w:val="0"/>
          <w:iCs w:val="0"/>
        </w:rPr>
      </w:pPr>
      <w:r w:rsidRPr="004E7E6B">
        <w:rPr>
          <w:rStyle w:val="Emphasis"/>
          <w:i w:val="0"/>
          <w:iCs w:val="0"/>
        </w:rPr>
        <w:t xml:space="preserve">The VPC </w:t>
      </w:r>
      <w:r w:rsidR="004E7E6B" w:rsidRPr="004E7E6B">
        <w:rPr>
          <w:rStyle w:val="Emphasis"/>
          <w:i w:val="0"/>
          <w:iCs w:val="0"/>
        </w:rPr>
        <w:t xml:space="preserve">Subnets </w:t>
      </w:r>
      <w:r w:rsidRPr="004E7E6B">
        <w:rPr>
          <w:rStyle w:val="Emphasis"/>
          <w:i w:val="0"/>
          <w:iCs w:val="0"/>
        </w:rPr>
        <w:t>where EKS is deployed</w:t>
      </w:r>
      <w:r w:rsidR="004E7E6B" w:rsidRPr="004E7E6B">
        <w:rPr>
          <w:rStyle w:val="Emphasis"/>
          <w:i w:val="0"/>
          <w:iCs w:val="0"/>
        </w:rPr>
        <w:t xml:space="preserve"> should have no public access (IGW)</w:t>
      </w:r>
      <w:r w:rsidR="000A4E96">
        <w:rPr>
          <w:rStyle w:val="Emphasis"/>
          <w:i w:val="0"/>
          <w:iCs w:val="0"/>
        </w:rPr>
        <w:t xml:space="preserve">.  By </w:t>
      </w:r>
      <w:r w:rsidR="007965FA">
        <w:rPr>
          <w:rStyle w:val="Emphasis"/>
          <w:i w:val="0"/>
          <w:iCs w:val="0"/>
        </w:rPr>
        <w:t>default,</w:t>
      </w:r>
      <w:r w:rsidR="000A4E96">
        <w:rPr>
          <w:rStyle w:val="Emphasis"/>
          <w:i w:val="0"/>
          <w:iCs w:val="0"/>
        </w:rPr>
        <w:t xml:space="preserve"> we do not allow IGW or public subnets in </w:t>
      </w:r>
      <w:r w:rsidR="00E545F1">
        <w:rPr>
          <w:rStyle w:val="Emphasis"/>
          <w:i w:val="0"/>
          <w:iCs w:val="0"/>
        </w:rPr>
        <w:t>AWS VPCs, but EcoSystem accounts have developer roles with additional privileges.  Runbooks should ensure the EKS infrastructure is only inflated in private subnets.</w:t>
      </w:r>
    </w:p>
    <w:p w14:paraId="506C5F5A" w14:textId="77777777" w:rsidR="000A4558" w:rsidRDefault="000A4558" w:rsidP="00912CBA">
      <w:pPr>
        <w:rPr>
          <w:rStyle w:val="Emphasis"/>
          <w:i w:val="0"/>
          <w:iCs w:val="0"/>
        </w:rPr>
      </w:pPr>
    </w:p>
    <w:p w14:paraId="48D35692" w14:textId="23703B30" w:rsidR="000A4558" w:rsidRPr="00870EE0" w:rsidRDefault="000A4558">
      <w:pPr>
        <w:pStyle w:val="Heading4"/>
        <w:rPr>
          <w:rStyle w:val="Emphasis"/>
          <w:b/>
          <w:bCs/>
          <w:i/>
          <w:iCs/>
          <w:rPrChange w:id="545" w:author="Kerbachi, Mohamed - GTS Global ENG &amp; ARCH" w:date="2025-04-03T15:33:00Z" w16du:dateUtc="2025-04-03T19:33:00Z">
            <w:rPr>
              <w:rStyle w:val="Emphasis"/>
              <w:rFonts w:asciiTheme="minorHAnsi" w:eastAsiaTheme="minorHAnsi" w:hAnsiTheme="minorHAnsi" w:cstheme="minorBidi"/>
              <w:b w:val="0"/>
              <w:i w:val="0"/>
              <w:iCs w:val="0"/>
              <w:szCs w:val="18"/>
            </w:rPr>
          </w:rPrChange>
        </w:rPr>
        <w:pPrChange w:id="546" w:author="Kerbachi, Mohamed - GTS Global ENG &amp; ARCH" w:date="2025-04-03T15:32:00Z" w16du:dateUtc="2025-04-03T19:32:00Z">
          <w:pPr>
            <w:pStyle w:val="Heading3"/>
          </w:pPr>
        </w:pPrChange>
      </w:pPr>
      <w:bookmarkStart w:id="547" w:name="_Toc166063886"/>
      <w:bookmarkStart w:id="548" w:name="_Toc168572067"/>
      <w:r w:rsidRPr="00870EE0">
        <w:rPr>
          <w:rStyle w:val="Emphasis"/>
          <w:b/>
          <w:bCs/>
          <w:rPrChange w:id="549" w:author="Kerbachi, Mohamed - GTS Global ENG &amp; ARCH" w:date="2025-04-03T15:33:00Z" w16du:dateUtc="2025-04-03T19:33:00Z">
            <w:rPr>
              <w:rStyle w:val="Emphasis"/>
              <w:i w:val="0"/>
              <w:iCs w:val="0"/>
            </w:rPr>
          </w:rPrChange>
        </w:rPr>
        <w:t>Container NAT to the Node Primary IP Address is Disabled</w:t>
      </w:r>
      <w:bookmarkEnd w:id="547"/>
      <w:bookmarkEnd w:id="548"/>
    </w:p>
    <w:p w14:paraId="7DC7B45B" w14:textId="616E3F85" w:rsidR="003D7E1F" w:rsidRDefault="00386AD7" w:rsidP="000A4558">
      <w:pPr>
        <w:rPr>
          <w:ins w:id="550" w:author="Kerbachi, Mohamed - GTS Global ENG &amp; ARCH" w:date="2025-04-03T15:31:00Z" w16du:dateUtc="2025-04-03T19:31:00Z"/>
          <w:rStyle w:val="Emphasis"/>
          <w:i w:val="0"/>
          <w:iCs w:val="0"/>
        </w:rPr>
      </w:pPr>
      <w:r>
        <w:rPr>
          <w:rStyle w:val="Emphasis"/>
          <w:i w:val="0"/>
          <w:iCs w:val="0"/>
        </w:rPr>
        <w:t>The default behavior for EKS containers is to NAT outbound traffic behind the primary IP Address of the EKS Node (EC2).  In order to keep the containers isolated, this default setting should be disabled</w:t>
      </w:r>
      <w:r w:rsidR="000828D0">
        <w:rPr>
          <w:rStyle w:val="Emphasis"/>
          <w:i w:val="0"/>
          <w:iCs w:val="0"/>
        </w:rPr>
        <w:t>.  This will force any outbound communications through a NAT Gateway, which can be properly inspected and segmented using network segmentation controls.</w:t>
      </w:r>
    </w:p>
    <w:p w14:paraId="46AAB2AB" w14:textId="77777777" w:rsidR="00870EE0" w:rsidRDefault="00870EE0" w:rsidP="000A4558">
      <w:pPr>
        <w:rPr>
          <w:ins w:id="551" w:author="Kerbachi, Mohamed - GTS Global ENG &amp; ARCH" w:date="2025-04-03T15:35:00Z" w16du:dateUtc="2025-04-03T19:35:00Z"/>
          <w:rStyle w:val="Emphasis"/>
          <w:i w:val="0"/>
          <w:iCs w:val="0"/>
        </w:rPr>
      </w:pPr>
    </w:p>
    <w:p w14:paraId="0034F4E7" w14:textId="77777777" w:rsidR="00870EE0" w:rsidRDefault="00870EE0" w:rsidP="000A4558">
      <w:pPr>
        <w:rPr>
          <w:ins w:id="552" w:author="Kerbachi, Mohamed - GTS Global ENG &amp; ARCH" w:date="2025-04-03T15:31:00Z" w16du:dateUtc="2025-04-03T19:31:00Z"/>
          <w:rStyle w:val="Emphasis"/>
          <w:i w:val="0"/>
          <w:iCs w:val="0"/>
        </w:rPr>
      </w:pPr>
    </w:p>
    <w:p w14:paraId="7D1B8B57" w14:textId="2E81BA5A" w:rsidR="00870EE0" w:rsidRPr="009A396B" w:rsidRDefault="00870EE0">
      <w:pPr>
        <w:pStyle w:val="Heading3"/>
        <w:rPr>
          <w:ins w:id="553" w:author="Kerbachi, Mohamed - GTS Global ENG &amp; ARCH" w:date="2025-04-03T15:31:00Z" w16du:dateUtc="2025-04-03T19:31:00Z"/>
          <w:rStyle w:val="Emphasis"/>
          <w:i w:val="0"/>
          <w:iCs w:val="0"/>
        </w:rPr>
        <w:pPrChange w:id="554" w:author="Kerbachi, Mohamed - GTS Global ENG &amp; ARCH" w:date="2025-04-03T17:33:00Z" w16du:dateUtc="2025-04-03T21:33:00Z">
          <w:pPr/>
        </w:pPrChange>
      </w:pPr>
      <w:ins w:id="555" w:author="Kerbachi, Mohamed - GTS Global ENG &amp; ARCH" w:date="2025-04-03T15:31:00Z" w16du:dateUtc="2025-04-03T19:31:00Z">
        <w:r w:rsidRPr="009A396B">
          <w:rPr>
            <w:rStyle w:val="Emphasis"/>
            <w:i w:val="0"/>
            <w:iCs w:val="0"/>
          </w:rPr>
          <w:t>Karpenter Guardrails:</w:t>
        </w:r>
      </w:ins>
    </w:p>
    <w:p w14:paraId="6DF807FB" w14:textId="77777777" w:rsidR="00870EE0" w:rsidRDefault="00870EE0" w:rsidP="000A4558">
      <w:pPr>
        <w:rPr>
          <w:ins w:id="556" w:author="Kerbachi, Mohamed - GTS Global ENG &amp; ARCH" w:date="2025-04-03T17:02:00Z" w16du:dateUtc="2025-04-03T21:02:00Z"/>
          <w:rStyle w:val="Emphasis"/>
          <w:i w:val="0"/>
          <w:iCs w:val="0"/>
        </w:rPr>
      </w:pPr>
    </w:p>
    <w:p w14:paraId="23112F0E" w14:textId="77777777" w:rsidR="00B50801" w:rsidRPr="009A396B" w:rsidRDefault="00B50801">
      <w:pPr>
        <w:pStyle w:val="Heading4"/>
        <w:rPr>
          <w:ins w:id="557" w:author="Kerbachi, Mohamed - GTS Global ENG &amp; ARCH" w:date="2025-04-03T17:03:00Z" w16du:dateUtc="2025-04-03T21:03:00Z"/>
          <w:rStyle w:val="Emphasis"/>
          <w:b/>
          <w:bCs/>
          <w:i/>
          <w:iCs/>
          <w:rPrChange w:id="558" w:author="Kerbachi, Mohamed - GTS Global ENG &amp; ARCH" w:date="2025-04-03T17:34:00Z" w16du:dateUtc="2025-04-03T21:34:00Z">
            <w:rPr>
              <w:ins w:id="559" w:author="Kerbachi, Mohamed - GTS Global ENG &amp; ARCH" w:date="2025-04-03T17:03:00Z" w16du:dateUtc="2025-04-03T21:03:00Z"/>
              <w:rStyle w:val="Emphasis"/>
              <w:i w:val="0"/>
              <w:iCs w:val="0"/>
            </w:rPr>
          </w:rPrChange>
        </w:rPr>
        <w:pPrChange w:id="560" w:author="Kerbachi, Mohamed - GTS Global ENG &amp; ARCH" w:date="2025-04-03T17:33:00Z" w16du:dateUtc="2025-04-03T21:33:00Z">
          <w:pPr/>
        </w:pPrChange>
      </w:pPr>
      <w:ins w:id="561" w:author="Kerbachi, Mohamed - GTS Global ENG &amp; ARCH" w:date="2025-04-03T17:02:00Z" w16du:dateUtc="2025-04-03T21:02:00Z">
        <w:r w:rsidRPr="009A396B">
          <w:rPr>
            <w:rStyle w:val="Emphasis"/>
            <w:b/>
            <w:bCs/>
            <w:rPrChange w:id="562" w:author="Kerbachi, Mohamed - GTS Global ENG &amp; ARCH" w:date="2025-04-03T17:34:00Z" w16du:dateUtc="2025-04-03T21:34:00Z">
              <w:rPr>
                <w:rStyle w:val="Emphasis"/>
                <w:i w:val="0"/>
                <w:iCs w:val="0"/>
              </w:rPr>
            </w:rPrChange>
          </w:rPr>
          <w:t>Karpenter upgrade policy</w:t>
        </w:r>
      </w:ins>
    </w:p>
    <w:p w14:paraId="05ADCAFD" w14:textId="53D1330E" w:rsidR="00B50801" w:rsidRDefault="00B50801" w:rsidP="000A4558">
      <w:pPr>
        <w:rPr>
          <w:ins w:id="563" w:author="Kerbachi, Mohamed - GTS Global ENG &amp; ARCH" w:date="2025-04-03T17:08:00Z" w16du:dateUtc="2025-04-03T21:08:00Z"/>
          <w:rStyle w:val="Emphasis"/>
          <w:i w:val="0"/>
          <w:iCs w:val="0"/>
        </w:rPr>
      </w:pPr>
      <w:ins w:id="564" w:author="Kerbachi, Mohamed - GTS Global ENG &amp; ARCH" w:date="2025-04-03T17:02:00Z" w16du:dateUtc="2025-04-03T21:02:00Z">
        <w:r>
          <w:rPr>
            <w:rStyle w:val="Emphasis"/>
            <w:i w:val="0"/>
            <w:iCs w:val="0"/>
          </w:rPr>
          <w:t xml:space="preserve">Karpenter and AWS EKS </w:t>
        </w:r>
      </w:ins>
      <w:ins w:id="565" w:author="Kerbachi, Mohamed - GTS Global ENG &amp; ARCH" w:date="2025-04-03T17:06:00Z" w16du:dateUtc="2025-04-03T21:06:00Z">
        <w:r w:rsidR="001C10F4">
          <w:rPr>
            <w:rStyle w:val="Emphasis"/>
            <w:i w:val="0"/>
            <w:iCs w:val="0"/>
          </w:rPr>
          <w:t>release independently, requiring careful coordination during upgrades</w:t>
        </w:r>
      </w:ins>
      <w:ins w:id="566" w:author="Kerbachi, Mohamed - GTS Global ENG &amp; ARCH" w:date="2025-04-03T17:07:00Z" w16du:dateUtc="2025-04-03T21:07:00Z">
        <w:r w:rsidR="001C10F4">
          <w:rPr>
            <w:rStyle w:val="Emphasis"/>
            <w:i w:val="0"/>
            <w:iCs w:val="0"/>
          </w:rPr>
          <w:t xml:space="preserve"> to ensure compatibility. Amazon provides </w:t>
        </w:r>
      </w:ins>
      <w:ins w:id="567" w:author="Kerbachi, Mohamed - GTS Global ENG &amp; ARCH" w:date="2025-04-03T17:04:00Z" w16du:dateUtc="2025-04-03T21:04:00Z">
        <w:r>
          <w:rPr>
            <w:rStyle w:val="Emphasis"/>
            <w:i w:val="0"/>
            <w:iCs w:val="0"/>
          </w:rPr>
          <w:t>compatibility matrix to be followed for both u</w:t>
        </w:r>
      </w:ins>
      <w:ins w:id="568" w:author="Kerbachi, Mohamed - GTS Global ENG &amp; ARCH" w:date="2025-04-03T17:05:00Z" w16du:dateUtc="2025-04-03T21:05:00Z">
        <w:r>
          <w:rPr>
            <w:rStyle w:val="Emphasis"/>
            <w:i w:val="0"/>
            <w:iCs w:val="0"/>
          </w:rPr>
          <w:t>pgrades.</w:t>
        </w:r>
      </w:ins>
      <w:ins w:id="569" w:author="Kerbachi, Mohamed - GTS Global ENG &amp; ARCH" w:date="2025-04-03T17:03:00Z" w16du:dateUtc="2025-04-03T21:03:00Z">
        <w:r>
          <w:rPr>
            <w:rStyle w:val="Emphasis"/>
            <w:i w:val="0"/>
            <w:iCs w:val="0"/>
          </w:rPr>
          <w:t xml:space="preserve"> </w:t>
        </w:r>
      </w:ins>
      <w:ins w:id="570" w:author="Kerbachi, Mohamed - GTS Global ENG &amp; ARCH" w:date="2025-04-03T17:07:00Z" w16du:dateUtc="2025-04-03T21:07:00Z">
        <w:r w:rsidR="001C10F4">
          <w:rPr>
            <w:rStyle w:val="Emphasis"/>
            <w:i w:val="0"/>
            <w:iCs w:val="0"/>
          </w:rPr>
          <w:br/>
        </w:r>
      </w:ins>
      <w:ins w:id="571" w:author="Kerbachi, Mohamed - GTS Global ENG &amp; ARCH" w:date="2025-04-03T17:08:00Z" w16du:dateUtc="2025-04-03T21:08:00Z">
        <w:r w:rsidR="001C10F4">
          <w:rPr>
            <w:rStyle w:val="Emphasis"/>
            <w:i w:val="0"/>
            <w:iCs w:val="0"/>
          </w:rPr>
          <w:fldChar w:fldCharType="begin"/>
        </w:r>
        <w:r w:rsidR="001C10F4">
          <w:rPr>
            <w:rStyle w:val="Emphasis"/>
            <w:i w:val="0"/>
            <w:iCs w:val="0"/>
          </w:rPr>
          <w:instrText>HYPERLINK "</w:instrText>
        </w:r>
        <w:r w:rsidR="001C10F4" w:rsidRPr="001C10F4">
          <w:rPr>
            <w:rStyle w:val="Emphasis"/>
            <w:i w:val="0"/>
            <w:iCs w:val="0"/>
          </w:rPr>
          <w:instrText>https://karpenter.sh/docs/upgrading/compatibility/</w:instrText>
        </w:r>
        <w:r w:rsidR="001C10F4">
          <w:rPr>
            <w:rStyle w:val="Emphasis"/>
            <w:i w:val="0"/>
            <w:iCs w:val="0"/>
          </w:rPr>
          <w:instrText>"</w:instrText>
        </w:r>
        <w:r w:rsidR="001C10F4">
          <w:rPr>
            <w:rStyle w:val="Emphasis"/>
            <w:i w:val="0"/>
            <w:iCs w:val="0"/>
          </w:rPr>
        </w:r>
        <w:r w:rsidR="001C10F4">
          <w:rPr>
            <w:rStyle w:val="Emphasis"/>
            <w:i w:val="0"/>
            <w:iCs w:val="0"/>
          </w:rPr>
          <w:fldChar w:fldCharType="separate"/>
        </w:r>
        <w:r w:rsidR="001C10F4" w:rsidRPr="00901A65">
          <w:rPr>
            <w:rStyle w:val="Hyperlink"/>
          </w:rPr>
          <w:t>https://karpenter.sh/docs/upgrading/compatibility/</w:t>
        </w:r>
        <w:r w:rsidR="001C10F4">
          <w:rPr>
            <w:rStyle w:val="Emphasis"/>
            <w:i w:val="0"/>
            <w:iCs w:val="0"/>
          </w:rPr>
          <w:fldChar w:fldCharType="end"/>
        </w:r>
      </w:ins>
    </w:p>
    <w:p w14:paraId="26EA8403" w14:textId="77777777" w:rsidR="00B50801" w:rsidRDefault="00B50801" w:rsidP="000A4558">
      <w:pPr>
        <w:rPr>
          <w:ins w:id="572" w:author="Kerbachi, Mohamed - GTS Global ENG &amp; ARCH" w:date="2025-04-03T15:33:00Z" w16du:dateUtc="2025-04-03T19:33:00Z"/>
          <w:rStyle w:val="Emphasis"/>
          <w:i w:val="0"/>
          <w:iCs w:val="0"/>
        </w:rPr>
      </w:pPr>
    </w:p>
    <w:p w14:paraId="14D6A878" w14:textId="0B5D6269" w:rsidR="00870EE0" w:rsidRPr="0074096B" w:rsidRDefault="00870EE0" w:rsidP="00870EE0">
      <w:pPr>
        <w:pStyle w:val="Heading4"/>
        <w:rPr>
          <w:ins w:id="573" w:author="Kerbachi, Mohamed - GTS Global ENG &amp; ARCH" w:date="2025-04-03T15:33:00Z" w16du:dateUtc="2025-04-03T19:33:00Z"/>
          <w:rStyle w:val="Emphasis"/>
          <w:b/>
          <w:bCs/>
          <w:rPrChange w:id="574" w:author="Kerbachi, Mohamed - GTS Global ENG &amp; ARCH" w:date="2025-04-03T15:46:00Z" w16du:dateUtc="2025-04-03T19:46:00Z">
            <w:rPr>
              <w:ins w:id="575" w:author="Kerbachi, Mohamed - GTS Global ENG &amp; ARCH" w:date="2025-04-03T15:33:00Z" w16du:dateUtc="2025-04-03T19:33:00Z"/>
              <w:rStyle w:val="Emphasis"/>
              <w:rFonts w:asciiTheme="minorHAnsi" w:eastAsiaTheme="minorHAnsi" w:hAnsiTheme="minorHAnsi" w:cstheme="minorBidi"/>
              <w:b/>
              <w:bCs/>
              <w:i/>
              <w:iCs/>
            </w:rPr>
          </w:rPrChange>
        </w:rPr>
      </w:pPr>
      <w:ins w:id="576" w:author="Kerbachi, Mohamed - GTS Global ENG &amp; ARCH" w:date="2025-04-03T15:35:00Z" w16du:dateUtc="2025-04-03T19:35:00Z">
        <w:r w:rsidRPr="0074096B">
          <w:rPr>
            <w:rStyle w:val="Emphasis"/>
            <w:b/>
            <w:bCs/>
          </w:rPr>
          <w:t>Role-Based Access Control (RBAC)</w:t>
        </w:r>
      </w:ins>
    </w:p>
    <w:p w14:paraId="4E901195" w14:textId="0463669E" w:rsidR="00870EE0" w:rsidRDefault="0099165E" w:rsidP="00870EE0">
      <w:pPr>
        <w:rPr>
          <w:ins w:id="577" w:author="Kerbachi, Mohamed - GTS Global ENG &amp; ARCH" w:date="2025-04-03T16:20:00Z" w16du:dateUtc="2025-04-03T20:20:00Z"/>
          <w:rStyle w:val="Emphasis"/>
          <w:i w:val="0"/>
          <w:iCs w:val="0"/>
        </w:rPr>
      </w:pPr>
      <w:ins w:id="578" w:author="Kerbachi, Mohamed - GTS Global ENG &amp; ARCH" w:date="2025-04-03T16:12:00Z" w16du:dateUtc="2025-04-03T20:12:00Z">
        <w:r>
          <w:rPr>
            <w:rStyle w:val="Emphasis"/>
            <w:i w:val="0"/>
            <w:iCs w:val="0"/>
          </w:rPr>
          <w:t>S</w:t>
        </w:r>
      </w:ins>
      <w:ins w:id="579" w:author="Kerbachi, Mohamed - GTS Global ENG &amp; ARCH" w:date="2025-04-03T15:35:00Z" w16du:dateUtc="2025-04-03T19:35:00Z">
        <w:r w:rsidR="00870EE0">
          <w:rPr>
            <w:rStyle w:val="Emphasis"/>
            <w:i w:val="0"/>
            <w:iCs w:val="0"/>
          </w:rPr>
          <w:t>tric</w:t>
        </w:r>
      </w:ins>
      <w:ins w:id="580" w:author="Kerbachi, Mohamed - GTS Global ENG &amp; ARCH" w:date="2025-04-03T15:36:00Z" w16du:dateUtc="2025-04-03T19:36:00Z">
        <w:r w:rsidR="00870EE0">
          <w:rPr>
            <w:rStyle w:val="Emphasis"/>
            <w:i w:val="0"/>
            <w:iCs w:val="0"/>
          </w:rPr>
          <w:t>t</w:t>
        </w:r>
      </w:ins>
      <w:ins w:id="581" w:author="Kerbachi, Mohamed - GTS Global ENG &amp; ARCH" w:date="2025-04-03T15:35:00Z" w16du:dateUtc="2025-04-03T19:35:00Z">
        <w:r w:rsidR="00870EE0">
          <w:rPr>
            <w:rStyle w:val="Emphasis"/>
            <w:i w:val="0"/>
            <w:iCs w:val="0"/>
          </w:rPr>
          <w:t xml:space="preserve"> R</w:t>
        </w:r>
      </w:ins>
      <w:ins w:id="582" w:author="Kerbachi, Mohamed - GTS Global ENG &amp; ARCH" w:date="2025-04-03T15:36:00Z" w16du:dateUtc="2025-04-03T19:36:00Z">
        <w:r w:rsidR="00870EE0">
          <w:rPr>
            <w:rStyle w:val="Emphasis"/>
            <w:i w:val="0"/>
            <w:iCs w:val="0"/>
          </w:rPr>
          <w:t>BAC policies must be implemented to control who can interact with Karpenter resources</w:t>
        </w:r>
      </w:ins>
      <w:ins w:id="583" w:author="Kerbachi, Mohamed - GTS Global ENG &amp; ARCH" w:date="2025-04-03T15:46:00Z" w16du:dateUtc="2025-04-03T19:46:00Z">
        <w:r w:rsidR="0074096B">
          <w:rPr>
            <w:rStyle w:val="Emphasis"/>
            <w:i w:val="0"/>
            <w:iCs w:val="0"/>
          </w:rPr>
          <w:t>.</w:t>
        </w:r>
      </w:ins>
    </w:p>
    <w:p w14:paraId="274F3ADB" w14:textId="7B04DE17" w:rsidR="00A6316C" w:rsidRDefault="009A396B" w:rsidP="009A396B">
      <w:pPr>
        <w:rPr>
          <w:ins w:id="584" w:author="Kerbachi, Mohamed - GTS Global ENG &amp; ARCH" w:date="2025-04-03T16:21:00Z" w16du:dateUtc="2025-04-03T20:21:00Z"/>
          <w:rStyle w:val="Emphasis"/>
          <w:i w:val="0"/>
          <w:iCs w:val="0"/>
        </w:rPr>
      </w:pPr>
      <w:ins w:id="585" w:author="Kerbachi, Mohamed - GTS Global ENG &amp; ARCH" w:date="2025-04-03T17:31:00Z" w16du:dateUtc="2025-04-03T21:31:00Z">
        <w:r>
          <w:rPr>
            <w:rStyle w:val="Emphasis"/>
            <w:i w:val="0"/>
            <w:iCs w:val="0"/>
          </w:rPr>
          <w:t xml:space="preserve">To provide </w:t>
        </w:r>
      </w:ins>
      <w:ins w:id="586" w:author="Kerbachi, Mohamed - GTS Global ENG &amp; ARCH" w:date="2025-04-03T17:25:00Z" w16du:dateUtc="2025-04-03T21:25:00Z">
        <w:r w:rsidR="00460B89">
          <w:rPr>
            <w:rStyle w:val="Emphasis"/>
            <w:i w:val="0"/>
            <w:iCs w:val="0"/>
          </w:rPr>
          <w:t xml:space="preserve">Karpenter </w:t>
        </w:r>
      </w:ins>
      <w:ins w:id="587" w:author="Kerbachi, Mohamed - GTS Global ENG &amp; ARCH" w:date="2025-04-03T17:31:00Z" w16du:dateUtc="2025-04-03T21:31:00Z">
        <w:r>
          <w:rPr>
            <w:rStyle w:val="Emphasis"/>
            <w:i w:val="0"/>
            <w:iCs w:val="0"/>
          </w:rPr>
          <w:t xml:space="preserve">the </w:t>
        </w:r>
      </w:ins>
      <w:ins w:id="588" w:author="Kerbachi, Mohamed - GTS Global ENG &amp; ARCH" w:date="2025-04-03T17:25:00Z" w16du:dateUtc="2025-04-03T21:25:00Z">
        <w:r w:rsidR="00460B89">
          <w:rPr>
            <w:rStyle w:val="Emphasis"/>
            <w:i w:val="0"/>
            <w:iCs w:val="0"/>
          </w:rPr>
          <w:t>require</w:t>
        </w:r>
      </w:ins>
      <w:ins w:id="589" w:author="Kerbachi, Mohamed - GTS Global ENG &amp; ARCH" w:date="2025-04-03T17:31:00Z" w16du:dateUtc="2025-04-03T21:31:00Z">
        <w:r>
          <w:rPr>
            <w:rStyle w:val="Emphasis"/>
            <w:i w:val="0"/>
            <w:iCs w:val="0"/>
          </w:rPr>
          <w:t>d</w:t>
        </w:r>
      </w:ins>
      <w:ins w:id="590" w:author="Kerbachi, Mohamed - GTS Global ENG &amp; ARCH" w:date="2025-04-03T17:25:00Z" w16du:dateUtc="2025-04-03T21:25:00Z">
        <w:r w:rsidR="00460B89">
          <w:rPr>
            <w:rStyle w:val="Emphasis"/>
            <w:i w:val="0"/>
            <w:iCs w:val="0"/>
          </w:rPr>
          <w:t xml:space="preserve"> cloud provider permissions to provision node</w:t>
        </w:r>
      </w:ins>
      <w:ins w:id="591" w:author="Kerbachi, Mohamed - GTS Global ENG &amp; ARCH" w:date="2025-04-03T17:29:00Z" w16du:dateUtc="2025-04-03T21:29:00Z">
        <w:r>
          <w:rPr>
            <w:rStyle w:val="Emphasis"/>
            <w:i w:val="0"/>
            <w:iCs w:val="0"/>
          </w:rPr>
          <w:t>s</w:t>
        </w:r>
      </w:ins>
      <w:ins w:id="592" w:author="Kerbachi, Mohamed - GTS Global ENG &amp; ARCH" w:date="2025-04-03T17:31:00Z" w16du:dateUtc="2025-04-03T21:31:00Z">
        <w:r>
          <w:rPr>
            <w:rStyle w:val="Emphasis"/>
            <w:i w:val="0"/>
            <w:iCs w:val="0"/>
          </w:rPr>
          <w:t xml:space="preserve">, </w:t>
        </w:r>
      </w:ins>
      <w:ins w:id="593" w:author="Kerbachi, Mohamed - GTS Global ENG &amp; ARCH" w:date="2025-04-03T17:27:00Z" w16du:dateUtc="2025-04-03T21:27:00Z">
        <w:r>
          <w:rPr>
            <w:rStyle w:val="Emphasis"/>
            <w:i w:val="0"/>
            <w:iCs w:val="0"/>
          </w:rPr>
          <w:t>AWS IAM Roles for Service Accounts (IRSA</w:t>
        </w:r>
      </w:ins>
      <w:ins w:id="594" w:author="Kerbachi, Mohamed - GTS Global ENG &amp; ARCH" w:date="2025-04-03T17:29:00Z" w16du:dateUtc="2025-04-03T21:29:00Z">
        <w:r>
          <w:rPr>
            <w:rStyle w:val="Emphasis"/>
            <w:i w:val="0"/>
            <w:iCs w:val="0"/>
          </w:rPr>
          <w:t>)</w:t>
        </w:r>
      </w:ins>
      <w:ins w:id="595" w:author="Kerbachi, Mohamed - GTS Global ENG &amp; ARCH" w:date="2025-04-03T17:31:00Z" w16du:dateUtc="2025-04-03T21:31:00Z">
        <w:r>
          <w:rPr>
            <w:rStyle w:val="Emphasis"/>
            <w:i w:val="0"/>
            <w:iCs w:val="0"/>
          </w:rPr>
          <w:t xml:space="preserve"> must be used to map </w:t>
        </w:r>
      </w:ins>
      <w:ins w:id="596" w:author="Kerbachi, Mohamed - GTS Global ENG &amp; ARCH" w:date="2025-04-03T16:20:00Z" w16du:dateUtc="2025-04-03T20:20:00Z">
        <w:r w:rsidR="00A6316C">
          <w:rPr>
            <w:rStyle w:val="Emphasis"/>
            <w:i w:val="0"/>
            <w:iCs w:val="0"/>
          </w:rPr>
          <w:t xml:space="preserve">Kubernetes Services Account </w:t>
        </w:r>
      </w:ins>
      <w:ins w:id="597" w:author="Kerbachi, Mohamed - GTS Global ENG &amp; ARCH" w:date="2025-04-03T17:32:00Z" w16du:dateUtc="2025-04-03T21:32:00Z">
        <w:r>
          <w:rPr>
            <w:rStyle w:val="Emphasis"/>
            <w:i w:val="0"/>
            <w:iCs w:val="0"/>
          </w:rPr>
          <w:t xml:space="preserve">used by </w:t>
        </w:r>
      </w:ins>
      <w:ins w:id="598" w:author="Kerbachi, Mohamed - GTS Global ENG &amp; ARCH" w:date="2025-04-03T16:20:00Z" w16du:dateUtc="2025-04-03T20:20:00Z">
        <w:r w:rsidR="00A6316C">
          <w:rPr>
            <w:rStyle w:val="Emphasis"/>
            <w:i w:val="0"/>
            <w:iCs w:val="0"/>
          </w:rPr>
          <w:t>Karpenter to AWS IAM Roles.</w:t>
        </w:r>
      </w:ins>
    </w:p>
    <w:p w14:paraId="72977A95" w14:textId="77777777" w:rsidR="00A6316C" w:rsidRDefault="00A6316C" w:rsidP="00870EE0">
      <w:pPr>
        <w:rPr>
          <w:ins w:id="599" w:author="Kerbachi, Mohamed - GTS Global ENG &amp; ARCH" w:date="2025-04-03T16:21:00Z" w16du:dateUtc="2025-04-03T20:21:00Z"/>
          <w:rStyle w:val="Emphasis"/>
          <w:i w:val="0"/>
          <w:iCs w:val="0"/>
        </w:rPr>
      </w:pPr>
    </w:p>
    <w:p w14:paraId="685FDC89" w14:textId="7CE0D4CB" w:rsidR="00A6316C" w:rsidRPr="00D84F00" w:rsidRDefault="00A6316C">
      <w:pPr>
        <w:pStyle w:val="Heading4"/>
        <w:rPr>
          <w:ins w:id="600" w:author="Kerbachi, Mohamed - GTS Global ENG &amp; ARCH" w:date="2025-04-03T16:21:00Z" w16du:dateUtc="2025-04-03T20:21:00Z"/>
          <w:rStyle w:val="Emphasis"/>
          <w:b/>
          <w:bCs/>
          <w:i/>
          <w:iCs/>
          <w:rPrChange w:id="601" w:author="Kerbachi, Mohamed - GTS Global ENG &amp; ARCH" w:date="2025-04-03T16:28:00Z" w16du:dateUtc="2025-04-03T20:28:00Z">
            <w:rPr>
              <w:ins w:id="602" w:author="Kerbachi, Mohamed - GTS Global ENG &amp; ARCH" w:date="2025-04-03T16:21:00Z" w16du:dateUtc="2025-04-03T20:21:00Z"/>
              <w:rStyle w:val="Emphasis"/>
              <w:i w:val="0"/>
              <w:iCs w:val="0"/>
            </w:rPr>
          </w:rPrChange>
        </w:rPr>
        <w:pPrChange w:id="603" w:author="Kerbachi, Mohamed - GTS Global ENG &amp; ARCH" w:date="2025-04-03T16:28:00Z" w16du:dateUtc="2025-04-03T20:28:00Z">
          <w:pPr/>
        </w:pPrChange>
      </w:pPr>
      <w:ins w:id="604" w:author="Kerbachi, Mohamed - GTS Global ENG &amp; ARCH" w:date="2025-04-03T16:21:00Z" w16du:dateUtc="2025-04-03T20:21:00Z">
        <w:r w:rsidRPr="00D84F00">
          <w:rPr>
            <w:rStyle w:val="Emphasis"/>
            <w:b/>
            <w:bCs/>
            <w:rPrChange w:id="605" w:author="Kerbachi, Mohamed - GTS Global ENG &amp; ARCH" w:date="2025-04-03T16:28:00Z" w16du:dateUtc="2025-04-03T20:28:00Z">
              <w:rPr>
                <w:rStyle w:val="Emphasis"/>
                <w:i w:val="0"/>
                <w:iCs w:val="0"/>
              </w:rPr>
            </w:rPrChange>
          </w:rPr>
          <w:t>Explicit IAM Permissions</w:t>
        </w:r>
      </w:ins>
    </w:p>
    <w:p w14:paraId="772122FA" w14:textId="55040CCA" w:rsidR="00A6316C" w:rsidRDefault="00A6316C" w:rsidP="00870EE0">
      <w:pPr>
        <w:rPr>
          <w:ins w:id="606" w:author="Kerbachi, Mohamed - GTS Global ENG &amp; ARCH" w:date="2025-04-03T15:46:00Z" w16du:dateUtc="2025-04-03T19:46:00Z"/>
          <w:rStyle w:val="Emphasis"/>
          <w:i w:val="0"/>
          <w:iCs w:val="0"/>
        </w:rPr>
      </w:pPr>
      <w:ins w:id="607" w:author="Kerbachi, Mohamed - GTS Global ENG &amp; ARCH" w:date="2025-04-03T16:21:00Z" w16du:dateUtc="2025-04-03T20:21:00Z">
        <w:r>
          <w:rPr>
            <w:rStyle w:val="Emphasis"/>
            <w:i w:val="0"/>
            <w:iCs w:val="0"/>
          </w:rPr>
          <w:t>Restrict permissions with granular IAM</w:t>
        </w:r>
      </w:ins>
      <w:ins w:id="608" w:author="Kerbachi, Mohamed - GTS Global ENG &amp; ARCH" w:date="2025-04-03T16:22:00Z" w16du:dateUtc="2025-04-03T20:22:00Z">
        <w:r>
          <w:rPr>
            <w:rStyle w:val="Emphasis"/>
            <w:i w:val="0"/>
            <w:iCs w:val="0"/>
          </w:rPr>
          <w:t xml:space="preserve"> policies (resource-level actions, PassRole restricted to certain IAM Roles)</w:t>
        </w:r>
      </w:ins>
      <w:ins w:id="609" w:author="Kerbachi, Mohamed - GTS Global ENG &amp; ARCH" w:date="2025-04-03T16:29:00Z" w16du:dateUtc="2025-04-03T20:29:00Z">
        <w:r w:rsidR="00D84F00">
          <w:rPr>
            <w:rStyle w:val="Emphasis"/>
            <w:i w:val="0"/>
            <w:iCs w:val="0"/>
          </w:rPr>
          <w:t xml:space="preserve"> </w:t>
        </w:r>
      </w:ins>
      <w:ins w:id="610" w:author="Kerbachi, Mohamed - GTS Global ENG &amp; ARCH" w:date="2025-04-04T11:23:00Z" w16du:dateUtc="2025-04-04T15:23:00Z">
        <w:r w:rsidR="00E37BD4">
          <w:rPr>
            <w:rStyle w:val="Emphasis"/>
            <w:i w:val="0"/>
            <w:iCs w:val="0"/>
          </w:rPr>
          <w:t xml:space="preserve">by applying least privilege </w:t>
        </w:r>
      </w:ins>
      <w:ins w:id="611" w:author="Kerbachi, Mohamed - GTS Global ENG &amp; ARCH" w:date="2025-04-03T16:29:00Z" w16du:dateUtc="2025-04-03T20:29:00Z">
        <w:r w:rsidR="00D84F00">
          <w:rPr>
            <w:rStyle w:val="Emphasis"/>
            <w:i w:val="0"/>
            <w:iCs w:val="0"/>
          </w:rPr>
          <w:t>and avoid using wild card permission.</w:t>
        </w:r>
      </w:ins>
    </w:p>
    <w:p w14:paraId="741056C0" w14:textId="57EBDCE4" w:rsidR="0099165E" w:rsidRDefault="0099165E" w:rsidP="00870EE0">
      <w:pPr>
        <w:rPr>
          <w:ins w:id="612" w:author="Kerbachi, Mohamed - GTS Global ENG &amp; ARCH" w:date="2025-04-03T16:11:00Z" w16du:dateUtc="2025-04-03T20:11:00Z"/>
          <w:rStyle w:val="Emphasis"/>
          <w:i w:val="0"/>
          <w:iCs w:val="0"/>
        </w:rPr>
      </w:pPr>
    </w:p>
    <w:p w14:paraId="6551CA2B" w14:textId="4788D380" w:rsidR="0099165E" w:rsidRPr="0099165E" w:rsidRDefault="0099165E">
      <w:pPr>
        <w:pStyle w:val="Heading4"/>
        <w:rPr>
          <w:ins w:id="613" w:author="Kerbachi, Mohamed - GTS Global ENG &amp; ARCH" w:date="2025-04-03T16:11:00Z" w16du:dateUtc="2025-04-03T20:11:00Z"/>
          <w:rStyle w:val="Emphasis"/>
          <w:b/>
          <w:bCs/>
          <w:i/>
          <w:iCs/>
          <w:rPrChange w:id="614" w:author="Kerbachi, Mohamed - GTS Global ENG &amp; ARCH" w:date="2025-04-03T16:12:00Z" w16du:dateUtc="2025-04-03T20:12:00Z">
            <w:rPr>
              <w:ins w:id="615" w:author="Kerbachi, Mohamed - GTS Global ENG &amp; ARCH" w:date="2025-04-03T16:11:00Z" w16du:dateUtc="2025-04-03T20:11:00Z"/>
              <w:rStyle w:val="Emphasis"/>
              <w:i w:val="0"/>
              <w:iCs w:val="0"/>
            </w:rPr>
          </w:rPrChange>
        </w:rPr>
        <w:pPrChange w:id="616" w:author="Kerbachi, Mohamed - GTS Global ENG &amp; ARCH" w:date="2025-04-03T16:12:00Z" w16du:dateUtc="2025-04-03T20:12:00Z">
          <w:pPr/>
        </w:pPrChange>
      </w:pPr>
      <w:ins w:id="617" w:author="Kerbachi, Mohamed - GTS Global ENG &amp; ARCH" w:date="2025-04-03T16:11:00Z" w16du:dateUtc="2025-04-03T20:11:00Z">
        <w:r w:rsidRPr="0099165E">
          <w:rPr>
            <w:rStyle w:val="Emphasis"/>
            <w:b/>
            <w:bCs/>
            <w:rPrChange w:id="618" w:author="Kerbachi, Mohamed - GTS Global ENG &amp; ARCH" w:date="2025-04-03T16:12:00Z" w16du:dateUtc="2025-04-03T20:12:00Z">
              <w:rPr>
                <w:rStyle w:val="Emphasis"/>
                <w:i w:val="0"/>
                <w:iCs w:val="0"/>
              </w:rPr>
            </w:rPrChange>
          </w:rPr>
          <w:t>AMI version update</w:t>
        </w:r>
      </w:ins>
    </w:p>
    <w:p w14:paraId="33177A52" w14:textId="69AA4AE2" w:rsidR="0099165E" w:rsidRDefault="0099165E" w:rsidP="0099165E">
      <w:pPr>
        <w:rPr>
          <w:ins w:id="619" w:author="Kerbachi, Mohamed - GTS Global ENG &amp; ARCH" w:date="2025-04-03T16:11:00Z" w16du:dateUtc="2025-04-03T20:11:00Z"/>
          <w:rStyle w:val="Emphasis"/>
          <w:i w:val="0"/>
          <w:iCs w:val="0"/>
        </w:rPr>
      </w:pPr>
      <w:ins w:id="620" w:author="Kerbachi, Mohamed - GTS Global ENG &amp; ARCH" w:date="2025-04-03T16:11:00Z" w16du:dateUtc="2025-04-03T20:11:00Z">
        <w:r>
          <w:rPr>
            <w:rStyle w:val="Emphasis"/>
            <w:i w:val="0"/>
            <w:iCs w:val="0"/>
          </w:rPr>
          <w:t xml:space="preserve">Regularly replace nodes using </w:t>
        </w:r>
      </w:ins>
      <w:ins w:id="621" w:author="Kerbachi, Mohamed - GTS Global ENG &amp; ARCH" w:date="2025-04-03T16:12:00Z" w16du:dateUtc="2025-04-03T20:12:00Z">
        <w:r>
          <w:rPr>
            <w:rStyle w:val="Emphasis"/>
            <w:i w:val="0"/>
            <w:iCs w:val="0"/>
          </w:rPr>
          <w:t>fully patched</w:t>
        </w:r>
      </w:ins>
      <w:ins w:id="622" w:author="Kerbachi, Mohamed - GTS Global ENG &amp; ARCH" w:date="2025-04-03T16:11:00Z" w16du:dateUtc="2025-04-03T20:11:00Z">
        <w:r>
          <w:rPr>
            <w:rStyle w:val="Emphasis"/>
            <w:i w:val="0"/>
            <w:iCs w:val="0"/>
          </w:rPr>
          <w:t xml:space="preserve"> </w:t>
        </w:r>
      </w:ins>
      <w:ins w:id="623" w:author="Kerbachi, Mohamed - GTS Global ENG &amp; ARCH" w:date="2025-04-03T16:12:00Z" w16du:dateUtc="2025-04-03T20:12:00Z">
        <w:r>
          <w:rPr>
            <w:rStyle w:val="Emphasis"/>
            <w:i w:val="0"/>
            <w:iCs w:val="0"/>
          </w:rPr>
          <w:t>and updated AMIs as part of security patching.</w:t>
        </w:r>
      </w:ins>
    </w:p>
    <w:p w14:paraId="78292BF1" w14:textId="77777777" w:rsidR="0099165E" w:rsidRDefault="0099165E" w:rsidP="00870EE0">
      <w:pPr>
        <w:rPr>
          <w:ins w:id="624" w:author="Kerbachi, Mohamed - GTS Global ENG &amp; ARCH" w:date="2025-04-03T16:31:00Z" w16du:dateUtc="2025-04-03T20:31:00Z"/>
          <w:rStyle w:val="Emphasis"/>
          <w:i w:val="0"/>
          <w:iCs w:val="0"/>
        </w:rPr>
      </w:pPr>
    </w:p>
    <w:p w14:paraId="6744E2D8" w14:textId="07A484B6" w:rsidR="00D84F00" w:rsidRPr="00E1037D" w:rsidRDefault="00D84F00">
      <w:pPr>
        <w:pStyle w:val="Heading4"/>
        <w:rPr>
          <w:ins w:id="625" w:author="Kerbachi, Mohamed - GTS Global ENG &amp; ARCH" w:date="2025-04-03T16:31:00Z" w16du:dateUtc="2025-04-03T20:31:00Z"/>
          <w:rStyle w:val="Emphasis"/>
          <w:b/>
          <w:bCs/>
          <w:i/>
          <w:iCs/>
          <w:rPrChange w:id="626" w:author="Kerbachi, Mohamed - GTS Global ENG &amp; ARCH" w:date="2025-04-03T16:34:00Z" w16du:dateUtc="2025-04-03T20:34:00Z">
            <w:rPr>
              <w:ins w:id="627" w:author="Kerbachi, Mohamed - GTS Global ENG &amp; ARCH" w:date="2025-04-03T16:31:00Z" w16du:dateUtc="2025-04-03T20:31:00Z"/>
              <w:rStyle w:val="Emphasis"/>
              <w:i w:val="0"/>
              <w:iCs w:val="0"/>
            </w:rPr>
          </w:rPrChange>
        </w:rPr>
        <w:pPrChange w:id="628" w:author="Kerbachi, Mohamed - GTS Global ENG &amp; ARCH" w:date="2025-04-03T16:34:00Z" w16du:dateUtc="2025-04-03T20:34:00Z">
          <w:pPr/>
        </w:pPrChange>
      </w:pPr>
      <w:ins w:id="629" w:author="Kerbachi, Mohamed - GTS Global ENG &amp; ARCH" w:date="2025-04-03T16:31:00Z" w16du:dateUtc="2025-04-03T20:31:00Z">
        <w:r w:rsidRPr="00E1037D">
          <w:rPr>
            <w:rStyle w:val="Emphasis"/>
            <w:b/>
            <w:bCs/>
            <w:rPrChange w:id="630" w:author="Kerbachi, Mohamed - GTS Global ENG &amp; ARCH" w:date="2025-04-03T16:34:00Z" w16du:dateUtc="2025-04-03T20:34:00Z">
              <w:rPr>
                <w:rStyle w:val="Emphasis"/>
                <w:i w:val="0"/>
                <w:iCs w:val="0"/>
              </w:rPr>
            </w:rPrChange>
          </w:rPr>
          <w:t>Nodes Security Group</w:t>
        </w:r>
      </w:ins>
    </w:p>
    <w:p w14:paraId="1766081C" w14:textId="24F61F18" w:rsidR="00D84F00" w:rsidRDefault="00D84F00" w:rsidP="00870EE0">
      <w:pPr>
        <w:rPr>
          <w:ins w:id="631" w:author="Kerbachi, Mohamed - GTS Global ENG &amp; ARCH" w:date="2025-04-03T16:32:00Z" w16du:dateUtc="2025-04-03T20:32:00Z"/>
          <w:rStyle w:val="Emphasis"/>
          <w:i w:val="0"/>
          <w:iCs w:val="0"/>
        </w:rPr>
      </w:pPr>
      <w:ins w:id="632" w:author="Kerbachi, Mohamed - GTS Global ENG &amp; ARCH" w:date="2025-04-03T16:31:00Z" w16du:dateUtc="2025-04-03T20:31:00Z">
        <w:r>
          <w:rPr>
            <w:rStyle w:val="Emphasis"/>
            <w:i w:val="0"/>
            <w:iCs w:val="0"/>
          </w:rPr>
          <w:t xml:space="preserve">Define strict security groups </w:t>
        </w:r>
      </w:ins>
      <w:ins w:id="633" w:author="Kerbachi, Mohamed - GTS Global ENG &amp; ARCH" w:date="2025-04-03T16:57:00Z" w16du:dateUtc="2025-04-03T20:57:00Z">
        <w:r w:rsidR="00B50801">
          <w:rPr>
            <w:rStyle w:val="Emphasis"/>
            <w:i w:val="0"/>
            <w:iCs w:val="0"/>
          </w:rPr>
          <w:t xml:space="preserve">for EC2 </w:t>
        </w:r>
      </w:ins>
      <w:ins w:id="634" w:author="Kerbachi, Mohamed - GTS Global ENG &amp; ARCH" w:date="2025-04-03T16:58:00Z" w16du:dateUtc="2025-04-03T20:58:00Z">
        <w:r w:rsidR="00B50801">
          <w:rPr>
            <w:rStyle w:val="Emphasis"/>
            <w:i w:val="0"/>
            <w:iCs w:val="0"/>
          </w:rPr>
          <w:t>n</w:t>
        </w:r>
      </w:ins>
      <w:ins w:id="635" w:author="Kerbachi, Mohamed - GTS Global ENG &amp; ARCH" w:date="2025-04-03T17:15:00Z" w16du:dateUtc="2025-04-03T21:15:00Z">
        <w:r w:rsidR="001C10F4">
          <w:rPr>
            <w:rStyle w:val="Emphasis"/>
            <w:i w:val="0"/>
            <w:iCs w:val="0"/>
          </w:rPr>
          <w:t>o</w:t>
        </w:r>
      </w:ins>
      <w:ins w:id="636" w:author="Kerbachi, Mohamed - GTS Global ENG &amp; ARCH" w:date="2025-04-03T16:58:00Z" w16du:dateUtc="2025-04-03T20:58:00Z">
        <w:r w:rsidR="00B50801">
          <w:rPr>
            <w:rStyle w:val="Emphasis"/>
            <w:i w:val="0"/>
            <w:iCs w:val="0"/>
          </w:rPr>
          <w:t xml:space="preserve">des </w:t>
        </w:r>
      </w:ins>
      <w:ins w:id="637" w:author="Kerbachi, Mohamed - GTS Global ENG &amp; ARCH" w:date="2025-04-03T16:31:00Z" w16du:dateUtc="2025-04-03T20:31:00Z">
        <w:r>
          <w:rPr>
            <w:rStyle w:val="Emphasis"/>
            <w:i w:val="0"/>
            <w:iCs w:val="0"/>
          </w:rPr>
          <w:t xml:space="preserve">with minimal necessary </w:t>
        </w:r>
      </w:ins>
      <w:ins w:id="638" w:author="Kerbachi, Mohamed - GTS Global ENG &amp; ARCH" w:date="2025-04-03T16:32:00Z" w16du:dateUtc="2025-04-03T20:32:00Z">
        <w:r>
          <w:rPr>
            <w:rStyle w:val="Emphasis"/>
            <w:i w:val="0"/>
            <w:iCs w:val="0"/>
          </w:rPr>
          <w:t>inbound and outbound network rules</w:t>
        </w:r>
      </w:ins>
      <w:ins w:id="639" w:author="Kerbachi, Mohamed - GTS Global ENG &amp; ARCH" w:date="2025-04-03T16:58:00Z" w16du:dateUtc="2025-04-03T20:58:00Z">
        <w:r w:rsidR="00B50801">
          <w:rPr>
            <w:rStyle w:val="Emphasis"/>
            <w:i w:val="0"/>
            <w:iCs w:val="0"/>
          </w:rPr>
          <w:t xml:space="preserve"> a</w:t>
        </w:r>
      </w:ins>
      <w:ins w:id="640" w:author="Kerbachi, Mohamed - GTS Global ENG &amp; ARCH" w:date="2025-04-03T16:32:00Z" w16du:dateUtc="2025-04-03T20:32:00Z">
        <w:r>
          <w:rPr>
            <w:rStyle w:val="Emphasis"/>
            <w:i w:val="0"/>
            <w:iCs w:val="0"/>
          </w:rPr>
          <w:t>nd avoid using wildcard permissions</w:t>
        </w:r>
      </w:ins>
      <w:ins w:id="641" w:author="Kerbachi, Mohamed - GTS Global ENG &amp; ARCH" w:date="2025-04-03T16:34:00Z" w16du:dateUtc="2025-04-03T20:34:00Z">
        <w:r w:rsidR="00E1037D">
          <w:rPr>
            <w:rStyle w:val="Emphasis"/>
            <w:i w:val="0"/>
            <w:iCs w:val="0"/>
          </w:rPr>
          <w:t>.</w:t>
        </w:r>
      </w:ins>
    </w:p>
    <w:p w14:paraId="2E49C8B5" w14:textId="77777777" w:rsidR="00D84F00" w:rsidRDefault="00D84F00" w:rsidP="00870EE0">
      <w:pPr>
        <w:rPr>
          <w:ins w:id="642" w:author="Kerbachi, Mohamed - GTS Global ENG &amp; ARCH" w:date="2025-04-03T15:56:00Z" w16du:dateUtc="2025-04-03T19:56:00Z"/>
          <w:rStyle w:val="Emphasis"/>
          <w:i w:val="0"/>
          <w:iCs w:val="0"/>
        </w:rPr>
      </w:pPr>
    </w:p>
    <w:p w14:paraId="72DE5898" w14:textId="77777777" w:rsidR="0099165E" w:rsidRPr="0099165E" w:rsidRDefault="0099165E">
      <w:pPr>
        <w:pStyle w:val="Heading4"/>
        <w:rPr>
          <w:ins w:id="643" w:author="Kerbachi, Mohamed - GTS Global ENG &amp; ARCH" w:date="2025-04-03T16:08:00Z" w16du:dateUtc="2025-04-03T20:08:00Z"/>
          <w:rStyle w:val="Emphasis"/>
          <w:b/>
          <w:bCs/>
          <w:i/>
          <w:iCs/>
          <w:rPrChange w:id="644" w:author="Kerbachi, Mohamed - GTS Global ENG &amp; ARCH" w:date="2025-04-03T16:08:00Z" w16du:dateUtc="2025-04-03T20:08:00Z">
            <w:rPr>
              <w:ins w:id="645" w:author="Kerbachi, Mohamed - GTS Global ENG &amp; ARCH" w:date="2025-04-03T16:08:00Z" w16du:dateUtc="2025-04-03T20:08:00Z"/>
              <w:rStyle w:val="Emphasis"/>
              <w:i w:val="0"/>
              <w:iCs w:val="0"/>
            </w:rPr>
          </w:rPrChange>
        </w:rPr>
        <w:pPrChange w:id="646" w:author="Kerbachi, Mohamed - GTS Global ENG &amp; ARCH" w:date="2025-04-03T16:08:00Z" w16du:dateUtc="2025-04-03T20:08:00Z">
          <w:pPr/>
        </w:pPrChange>
      </w:pPr>
      <w:ins w:id="647" w:author="Kerbachi, Mohamed - GTS Global ENG &amp; ARCH" w:date="2025-04-03T16:07:00Z" w16du:dateUtc="2025-04-03T20:07:00Z">
        <w:r w:rsidRPr="0099165E">
          <w:rPr>
            <w:rStyle w:val="Emphasis"/>
            <w:b/>
            <w:bCs/>
            <w:rPrChange w:id="648" w:author="Kerbachi, Mohamed - GTS Global ENG &amp; ARCH" w:date="2025-04-03T16:08:00Z" w16du:dateUtc="2025-04-03T20:08:00Z">
              <w:rPr>
                <w:rStyle w:val="Emphasis"/>
                <w:i w:val="0"/>
                <w:iCs w:val="0"/>
              </w:rPr>
            </w:rPrChange>
          </w:rPr>
          <w:lastRenderedPageBreak/>
          <w:t>Limit Budget and Cost with Quotas</w:t>
        </w:r>
      </w:ins>
    </w:p>
    <w:p w14:paraId="444F679D" w14:textId="2EC5D7B5" w:rsidR="0099165E" w:rsidRDefault="0099165E" w:rsidP="00870EE0">
      <w:pPr>
        <w:rPr>
          <w:ins w:id="649" w:author="Kerbachi, Mohamed - GTS Global ENG &amp; ARCH" w:date="2025-04-03T15:36:00Z" w16du:dateUtc="2025-04-03T19:36:00Z"/>
          <w:rStyle w:val="Emphasis"/>
          <w:i w:val="0"/>
          <w:iCs w:val="0"/>
        </w:rPr>
      </w:pPr>
      <w:ins w:id="650" w:author="Kerbachi, Mohamed - GTS Global ENG &amp; ARCH" w:date="2025-04-03T16:10:00Z" w16du:dateUtc="2025-04-03T20:10:00Z">
        <w:r>
          <w:rPr>
            <w:rStyle w:val="Emphasis"/>
            <w:i w:val="0"/>
            <w:iCs w:val="0"/>
          </w:rPr>
          <w:t>To avoid unexpected spike in EC2 cost s</w:t>
        </w:r>
      </w:ins>
      <w:ins w:id="651" w:author="Kerbachi, Mohamed - GTS Global ENG &amp; ARCH" w:date="2025-04-03T16:08:00Z" w16du:dateUtc="2025-04-03T20:08:00Z">
        <w:r>
          <w:rPr>
            <w:rStyle w:val="Emphasis"/>
            <w:i w:val="0"/>
            <w:iCs w:val="0"/>
          </w:rPr>
          <w:t>et upper limit to number of instances and cost limit for spot instances</w:t>
        </w:r>
      </w:ins>
      <w:ins w:id="652" w:author="Kerbachi, Mohamed - GTS Global ENG &amp; ARCH" w:date="2025-04-03T16:10:00Z" w16du:dateUtc="2025-04-03T20:10:00Z">
        <w:r>
          <w:rPr>
            <w:rStyle w:val="Emphasis"/>
            <w:i w:val="0"/>
            <w:iCs w:val="0"/>
          </w:rPr>
          <w:t xml:space="preserve">. Moreover, </w:t>
        </w:r>
      </w:ins>
      <w:ins w:id="653" w:author="Kerbachi, Mohamed - GTS Global ENG &amp; ARCH" w:date="2025-04-03T17:01:00Z" w16du:dateUtc="2025-04-03T21:01:00Z">
        <w:r w:rsidR="00B50801">
          <w:rPr>
            <w:rStyle w:val="Emphasis"/>
            <w:i w:val="0"/>
            <w:iCs w:val="0"/>
          </w:rPr>
          <w:t xml:space="preserve">since there is no guarantee that spot instances can keep running long enough, </w:t>
        </w:r>
      </w:ins>
      <w:ins w:id="654" w:author="Kerbachi, Mohamed - GTS Global ENG &amp; ARCH" w:date="2025-04-03T16:59:00Z" w16du:dateUtc="2025-04-03T20:59:00Z">
        <w:r w:rsidR="00B50801">
          <w:rPr>
            <w:rStyle w:val="Emphasis"/>
            <w:i w:val="0"/>
            <w:iCs w:val="0"/>
          </w:rPr>
          <w:t>s</w:t>
        </w:r>
      </w:ins>
      <w:ins w:id="655" w:author="Kerbachi, Mohamed - GTS Global ENG &amp; ARCH" w:date="2025-04-03T16:10:00Z" w16du:dateUtc="2025-04-03T20:10:00Z">
        <w:r>
          <w:rPr>
            <w:rStyle w:val="Emphasis"/>
            <w:i w:val="0"/>
            <w:iCs w:val="0"/>
          </w:rPr>
          <w:t>port instances must be provisioned for non-production clusters</w:t>
        </w:r>
      </w:ins>
      <w:ins w:id="656" w:author="Kerbachi, Mohamed - GTS Global ENG &amp; ARCH" w:date="2025-04-03T16:59:00Z" w16du:dateUtc="2025-04-03T20:59:00Z">
        <w:r w:rsidR="00B50801">
          <w:rPr>
            <w:rStyle w:val="Emphasis"/>
            <w:i w:val="0"/>
            <w:iCs w:val="0"/>
          </w:rPr>
          <w:t xml:space="preserve"> </w:t>
        </w:r>
      </w:ins>
      <w:ins w:id="657" w:author="Kerbachi, Mohamed - GTS Global ENG &amp; ARCH" w:date="2025-04-03T17:02:00Z" w16du:dateUtc="2025-04-03T21:02:00Z">
        <w:r w:rsidR="00B50801">
          <w:rPr>
            <w:rStyle w:val="Emphasis"/>
            <w:i w:val="0"/>
            <w:iCs w:val="0"/>
          </w:rPr>
          <w:t>only</w:t>
        </w:r>
      </w:ins>
      <w:ins w:id="658" w:author="Kerbachi, Mohamed - GTS Global ENG &amp; ARCH" w:date="2025-04-03T16:10:00Z" w16du:dateUtc="2025-04-03T20:10:00Z">
        <w:r>
          <w:rPr>
            <w:rStyle w:val="Emphasis"/>
            <w:i w:val="0"/>
            <w:iCs w:val="0"/>
          </w:rPr>
          <w:t>.</w:t>
        </w:r>
      </w:ins>
    </w:p>
    <w:p w14:paraId="5ADDFFEB" w14:textId="77777777" w:rsidR="00870EE0" w:rsidRDefault="00870EE0" w:rsidP="000A4558">
      <w:pPr>
        <w:rPr>
          <w:ins w:id="659" w:author="Kerbachi, Mohamed - GTS Global ENG &amp; ARCH" w:date="2025-04-03T16:11:00Z" w16du:dateUtc="2025-04-03T20:11:00Z"/>
          <w:rStyle w:val="Emphasis"/>
          <w:i w:val="0"/>
          <w:iCs w:val="0"/>
        </w:rPr>
      </w:pPr>
    </w:p>
    <w:p w14:paraId="54A25BDF" w14:textId="77777777" w:rsidR="0099165E" w:rsidRDefault="0099165E" w:rsidP="000A4558">
      <w:pPr>
        <w:rPr>
          <w:rStyle w:val="Emphasis"/>
          <w:i w:val="0"/>
        </w:rPr>
      </w:pPr>
    </w:p>
    <w:p w14:paraId="5D87AC34" w14:textId="77777777" w:rsidR="00AF1CB2" w:rsidRDefault="00AF1CB2">
      <w:pPr>
        <w:suppressAutoHyphens w:val="0"/>
        <w:spacing w:after="200"/>
        <w:rPr>
          <w:rStyle w:val="Emphasis"/>
          <w:i w:val="0"/>
          <w:iCs w:val="0"/>
        </w:rPr>
      </w:pPr>
      <w:r>
        <w:rPr>
          <w:rStyle w:val="Emphasis"/>
          <w:i w:val="0"/>
          <w:iCs w:val="0"/>
        </w:rPr>
        <w:br w:type="page"/>
      </w:r>
    </w:p>
    <w:p w14:paraId="11079043" w14:textId="3C576B99" w:rsidR="00AF1CB2" w:rsidRDefault="00AF1CB2" w:rsidP="00701E25">
      <w:pPr>
        <w:pStyle w:val="Heading1"/>
      </w:pPr>
      <w:bookmarkStart w:id="660" w:name="_Toc166063887"/>
      <w:bookmarkStart w:id="661" w:name="_Toc168572068"/>
      <w:r>
        <w:lastRenderedPageBreak/>
        <w:t>Observability</w:t>
      </w:r>
      <w:bookmarkEnd w:id="660"/>
      <w:bookmarkEnd w:id="661"/>
    </w:p>
    <w:p w14:paraId="61C4F06C" w14:textId="60039EA0" w:rsidR="000A642D" w:rsidRDefault="000A642D" w:rsidP="000A642D">
      <w:r>
        <w:t xml:space="preserve">Through comprehensive logging and monitoring, observability provides deep insights into the applications and infrastructure. This visibility is essential for ensuring high availability, optimizing resource utilization, and </w:t>
      </w:r>
      <w:r w:rsidR="0014450B">
        <w:t>improving</w:t>
      </w:r>
      <w:r>
        <w:t xml:space="preserve"> security—all pivotal in maintaining business continuity and meeting service-level agreements (SLAs).</w:t>
      </w:r>
    </w:p>
    <w:p w14:paraId="19EADA67" w14:textId="77777777" w:rsidR="000A642D" w:rsidRDefault="000A642D" w:rsidP="000A642D"/>
    <w:p w14:paraId="61C95651" w14:textId="77777777" w:rsidR="000A642D" w:rsidRDefault="000A642D" w:rsidP="000A642D">
      <w:r>
        <w:t>To achieve effective observability within an EKS environment, it's essential to monitor various metrics and logs:</w:t>
      </w:r>
    </w:p>
    <w:p w14:paraId="04014FE9" w14:textId="77777777" w:rsidR="000A642D" w:rsidRDefault="000A642D" w:rsidP="000A642D"/>
    <w:p w14:paraId="41635DC9" w14:textId="0AFE18F8" w:rsidR="000A642D" w:rsidRDefault="000A642D" w:rsidP="000A642D">
      <w:r w:rsidRPr="00DD1E41">
        <w:rPr>
          <w:b/>
          <w:bCs/>
        </w:rPr>
        <w:t>Performance Metrics:</w:t>
      </w:r>
      <w:r>
        <w:t xml:space="preserve"> Key indicators such as CPU, memory, disk usage, network throughput, and latency are critical for identifying resource bottlenecks and ensuring appropriate scaling.</w:t>
      </w:r>
    </w:p>
    <w:p w14:paraId="1C11AE14" w14:textId="77777777" w:rsidR="000A642D" w:rsidRDefault="000A642D" w:rsidP="000A642D"/>
    <w:p w14:paraId="6D5008BC" w14:textId="5110AB99" w:rsidR="000A642D" w:rsidRDefault="000A642D" w:rsidP="000A642D">
      <w:r w:rsidRPr="00DD1E41">
        <w:rPr>
          <w:b/>
          <w:bCs/>
        </w:rPr>
        <w:t>Workload-specific Metrics:</w:t>
      </w:r>
      <w:r>
        <w:t xml:space="preserve"> Monitoring deployed applications' request rates, error rates, and response times is vital for understanding the end-user experience.</w:t>
      </w:r>
    </w:p>
    <w:p w14:paraId="326BFB79" w14:textId="77777777" w:rsidR="000A642D" w:rsidRDefault="000A642D" w:rsidP="000A642D"/>
    <w:p w14:paraId="739B2F70" w14:textId="0793EDB1" w:rsidR="000A642D" w:rsidRDefault="000A642D" w:rsidP="000A642D">
      <w:r w:rsidRPr="00DD1E41">
        <w:rPr>
          <w:b/>
          <w:bCs/>
        </w:rPr>
        <w:t>Health Checks and Logs:</w:t>
      </w:r>
      <w:r>
        <w:t xml:space="preserve"> Insights from system and application logs are invaluable for identifying performance-affecting events and conditions. Logs from pods, services, and ingress controllers are particularly valuable.</w:t>
      </w:r>
    </w:p>
    <w:p w14:paraId="2377DDC4" w14:textId="77777777" w:rsidR="000A642D" w:rsidRDefault="000A642D" w:rsidP="000A642D"/>
    <w:p w14:paraId="48836844" w14:textId="5112625C" w:rsidR="000A642D" w:rsidRDefault="000A642D" w:rsidP="000A642D">
      <w:r w:rsidRPr="00DD1E41">
        <w:rPr>
          <w:b/>
          <w:bCs/>
        </w:rPr>
        <w:t>Cluster State Information:</w:t>
      </w:r>
      <w:r>
        <w:t xml:space="preserve"> Monitoring changes in Kubernetes resources like deployments, nodes, and pods helps diagnose system issues and understand cluster dynamics.</w:t>
      </w:r>
    </w:p>
    <w:p w14:paraId="26A95F68" w14:textId="77777777" w:rsidR="00D81661" w:rsidRDefault="00D81661" w:rsidP="00D81661"/>
    <w:p w14:paraId="681B3B8C" w14:textId="43037F61" w:rsidR="00D81661" w:rsidRDefault="00D81661" w:rsidP="00D81661">
      <w:r w:rsidRPr="00D81661">
        <w:rPr>
          <w:b/>
          <w:bCs/>
        </w:rPr>
        <w:t>Container Vulnerabilities</w:t>
      </w:r>
      <w:r w:rsidRPr="00D81661">
        <w:t>: Container images should be scanned on a regular basis to ensure the images do not contain any vulnerabilities</w:t>
      </w:r>
      <w:r>
        <w:t>.</w:t>
      </w:r>
    </w:p>
    <w:p w14:paraId="7443DE27" w14:textId="77777777" w:rsidR="000A642D" w:rsidRDefault="000A642D" w:rsidP="000A642D"/>
    <w:p w14:paraId="6AAE7C1F" w14:textId="3FF30BB8" w:rsidR="000A642D" w:rsidRPr="00C31EF2" w:rsidRDefault="000A642D" w:rsidP="00240F25">
      <w:pPr>
        <w:pStyle w:val="Heading2"/>
      </w:pPr>
      <w:bookmarkStart w:id="662" w:name="_Toc168572069"/>
      <w:r w:rsidRPr="00C31EF2">
        <w:t>How Observability Can Be Performed</w:t>
      </w:r>
      <w:bookmarkEnd w:id="662"/>
    </w:p>
    <w:p w14:paraId="42DC9823" w14:textId="77777777" w:rsidR="000A642D" w:rsidRDefault="000A642D" w:rsidP="000A642D"/>
    <w:p w14:paraId="23C55F9E" w14:textId="1519F880" w:rsidR="000A642D" w:rsidRDefault="000A642D" w:rsidP="000A642D">
      <w:r>
        <w:t xml:space="preserve">Observability in a </w:t>
      </w:r>
      <w:r w:rsidR="0081599F">
        <w:t xml:space="preserve">mature K8 estates </w:t>
      </w:r>
      <w:r>
        <w:t>involves a blend of built-in tools and external solutions that collectively gather, aggregate, and analyze data:</w:t>
      </w:r>
    </w:p>
    <w:p w14:paraId="65F1EF43" w14:textId="77777777" w:rsidR="000A642D" w:rsidRDefault="000A642D" w:rsidP="000A642D"/>
    <w:p w14:paraId="0D74C665" w14:textId="766C64E5" w:rsidR="000A642D" w:rsidRDefault="000A642D" w:rsidP="000A642D">
      <w:r w:rsidRPr="00E10B45">
        <w:rPr>
          <w:b/>
          <w:bCs/>
        </w:rPr>
        <w:t xml:space="preserve">    Helm:</w:t>
      </w:r>
      <w:r>
        <w:t xml:space="preserve"> Helm plays a crucial role in deploying and managing Kubernetes applications, including those for observability. By using Helm, </w:t>
      </w:r>
      <w:r w:rsidR="000821B5">
        <w:t>we</w:t>
      </w:r>
      <w:r>
        <w:t xml:space="preserve"> can ensure that tools such as monitoring solutions and service meshes are deployed consistently across all environments, which is vital for maintaining reliable monitoring and logging practices.</w:t>
      </w:r>
    </w:p>
    <w:p w14:paraId="53EBB721" w14:textId="77777777" w:rsidR="000A642D" w:rsidRDefault="000A642D" w:rsidP="000A642D"/>
    <w:p w14:paraId="14DD4DCC" w14:textId="77777777" w:rsidR="000A642D" w:rsidRDefault="000A642D" w:rsidP="000A642D">
      <w:r w:rsidRPr="00E10B45">
        <w:rPr>
          <w:b/>
          <w:bCs/>
        </w:rPr>
        <w:t xml:space="preserve">    Istio:</w:t>
      </w:r>
      <w:r>
        <w:t xml:space="preserve"> As a service mesh, Istio provides automatic telemetry data that includes detailed metrics, logs, and traces of all communications between services. This built-in functionality enhances observability without requiring changes to the microservices themselves, making it an essential component in understanding service behavior and diagnosing issues within the mesh.</w:t>
      </w:r>
    </w:p>
    <w:p w14:paraId="39A4E9A0" w14:textId="77777777" w:rsidR="00334B7C" w:rsidRDefault="00334B7C" w:rsidP="000A642D"/>
    <w:p w14:paraId="467323C7" w14:textId="38D17560" w:rsidR="00334B7C" w:rsidRPr="00F3187F" w:rsidRDefault="00F3187F" w:rsidP="000A642D">
      <w:r>
        <w:rPr>
          <w:b/>
          <w:bCs/>
        </w:rPr>
        <w:t xml:space="preserve">    </w:t>
      </w:r>
      <w:r w:rsidR="00334B7C" w:rsidRPr="00F3187F">
        <w:rPr>
          <w:b/>
          <w:bCs/>
        </w:rPr>
        <w:t>Prometheus:</w:t>
      </w:r>
      <w:r w:rsidR="00334B7C" w:rsidRPr="00F3187F">
        <w:t xml:space="preserve"> A tool that can complement existing logging solutions by focusing on metrics aggregation is crucial for a unified performance and health view. It provides real-time monitoring and alerting based on metrics from various sources within the cluster, aiding in performance tuning and predictive scaling decisions. </w:t>
      </w:r>
    </w:p>
    <w:p w14:paraId="08FE58AA" w14:textId="77777777" w:rsidR="000A642D" w:rsidRDefault="000A642D" w:rsidP="000A642D"/>
    <w:p w14:paraId="209C2529" w14:textId="64A608F6" w:rsidR="000A642D" w:rsidRDefault="000A642D" w:rsidP="000A642D">
      <w:r>
        <w:lastRenderedPageBreak/>
        <w:t xml:space="preserve">    </w:t>
      </w:r>
      <w:r w:rsidRPr="003E7D51">
        <w:rPr>
          <w:b/>
          <w:bCs/>
        </w:rPr>
        <w:t>Integrated EKS Tools:</w:t>
      </w:r>
      <w:r>
        <w:t xml:space="preserve"> AWS services like CloudWatch and CloudTrail </w:t>
      </w:r>
      <w:r w:rsidR="00FA40A1">
        <w:t xml:space="preserve">can </w:t>
      </w:r>
      <w:r>
        <w:t>provide fundamental monitoring and auditing capabilities.</w:t>
      </w:r>
    </w:p>
    <w:p w14:paraId="214A609A" w14:textId="77777777" w:rsidR="000A642D" w:rsidRDefault="000A642D" w:rsidP="000A642D"/>
    <w:p w14:paraId="3D68AB18" w14:textId="77777777" w:rsidR="000A642D" w:rsidRDefault="000A642D" w:rsidP="000A642D">
      <w:r>
        <w:t xml:space="preserve">    </w:t>
      </w:r>
      <w:r w:rsidRPr="003E7D51">
        <w:rPr>
          <w:b/>
          <w:bCs/>
        </w:rPr>
        <w:t>Container Insights:</w:t>
      </w:r>
      <w:r>
        <w:t xml:space="preserve"> For more granular observability, Container Insights collects, aggregates, and summarizes metrics and logs from EKS clusters and their applications.</w:t>
      </w:r>
    </w:p>
    <w:p w14:paraId="73788591" w14:textId="77777777" w:rsidR="000A642D" w:rsidRDefault="000A642D" w:rsidP="000A642D"/>
    <w:p w14:paraId="71A9014F" w14:textId="74DA620A" w:rsidR="000A642D" w:rsidRDefault="000A642D" w:rsidP="000A642D">
      <w:r>
        <w:t xml:space="preserve">    </w:t>
      </w:r>
      <w:r w:rsidRPr="003E7D51">
        <w:rPr>
          <w:b/>
          <w:bCs/>
        </w:rPr>
        <w:t>Centralized Logging:</w:t>
      </w:r>
      <w:r>
        <w:t xml:space="preserve"> With existing solutions like Splunk for security logging and ELK</w:t>
      </w:r>
      <w:r w:rsidR="00447C96">
        <w:t>/Neptune</w:t>
      </w:r>
      <w:r>
        <w:t xml:space="preserve"> for application logging, a centralized logging approach helps aggregate logs from various cluster sources, simplifying analysis and troubleshooting.</w:t>
      </w:r>
    </w:p>
    <w:p w14:paraId="28DEBFB7" w14:textId="6B0F94A1" w:rsidR="000706D5" w:rsidRDefault="000A642D" w:rsidP="000A642D">
      <w:r w:rsidRPr="003E7D51">
        <w:rPr>
          <w:b/>
          <w:bCs/>
        </w:rPr>
        <w:t xml:space="preserve">    </w:t>
      </w:r>
    </w:p>
    <w:p w14:paraId="3B5E3051" w14:textId="4AD276CF" w:rsidR="007461C3" w:rsidRDefault="007461C3" w:rsidP="00240F25">
      <w:pPr>
        <w:pStyle w:val="Heading2"/>
      </w:pPr>
      <w:bookmarkStart w:id="663" w:name="_Toc168572070"/>
      <w:r>
        <w:t xml:space="preserve">How </w:t>
      </w:r>
      <w:r w:rsidR="00240F25">
        <w:t>Observability</w:t>
      </w:r>
      <w:r>
        <w:t xml:space="preserve"> Tools Work Together</w:t>
      </w:r>
      <w:bookmarkEnd w:id="663"/>
    </w:p>
    <w:p w14:paraId="78DB3BF3" w14:textId="77777777" w:rsidR="000706D5" w:rsidRDefault="000706D5" w:rsidP="000A642D"/>
    <w:tbl>
      <w:tblPr>
        <w:tblStyle w:val="TableGrid"/>
        <w:tblW w:w="0" w:type="auto"/>
        <w:tblLook w:val="04A0" w:firstRow="1" w:lastRow="0" w:firstColumn="1" w:lastColumn="0" w:noHBand="0" w:noVBand="1"/>
      </w:tblPr>
      <w:tblGrid>
        <w:gridCol w:w="1413"/>
        <w:gridCol w:w="3732"/>
        <w:gridCol w:w="3916"/>
      </w:tblGrid>
      <w:tr w:rsidR="000706D5" w:rsidRPr="000706D5" w14:paraId="6A5659B9" w14:textId="03C5ED00" w:rsidTr="0079321B">
        <w:tc>
          <w:tcPr>
            <w:tcW w:w="1413" w:type="dxa"/>
            <w:tcBorders>
              <w:right w:val="single" w:sz="4" w:space="0" w:color="auto"/>
            </w:tcBorders>
          </w:tcPr>
          <w:p w14:paraId="0E1C2F7C" w14:textId="5BD9B8E8" w:rsidR="000706D5" w:rsidRPr="000706D5" w:rsidRDefault="000706D5" w:rsidP="00D81661">
            <w:pPr>
              <w:rPr>
                <w:b/>
                <w:bCs/>
              </w:rPr>
            </w:pPr>
            <w:r w:rsidRPr="000706D5">
              <w:rPr>
                <w:b/>
                <w:bCs/>
              </w:rPr>
              <w:t>Tool</w:t>
            </w:r>
            <w:r w:rsidRPr="000706D5">
              <w:rPr>
                <w:b/>
                <w:bCs/>
              </w:rPr>
              <w:tab/>
            </w:r>
          </w:p>
        </w:tc>
        <w:tc>
          <w:tcPr>
            <w:tcW w:w="3732" w:type="dxa"/>
            <w:tcBorders>
              <w:right w:val="single" w:sz="4" w:space="0" w:color="auto"/>
            </w:tcBorders>
          </w:tcPr>
          <w:p w14:paraId="453C34F6" w14:textId="1FD03D57" w:rsidR="000706D5" w:rsidRPr="000706D5" w:rsidRDefault="000706D5" w:rsidP="00D81661">
            <w:pPr>
              <w:rPr>
                <w:b/>
                <w:bCs/>
              </w:rPr>
            </w:pPr>
            <w:r w:rsidRPr="000706D5">
              <w:rPr>
                <w:b/>
                <w:bCs/>
              </w:rPr>
              <w:t>Role in Observability</w:t>
            </w:r>
          </w:p>
        </w:tc>
        <w:tc>
          <w:tcPr>
            <w:tcW w:w="3916" w:type="dxa"/>
            <w:tcBorders>
              <w:left w:val="single" w:sz="4" w:space="0" w:color="auto"/>
            </w:tcBorders>
          </w:tcPr>
          <w:p w14:paraId="5B21C2F5" w14:textId="32D838CC" w:rsidR="000706D5" w:rsidRPr="000706D5" w:rsidRDefault="000706D5" w:rsidP="00D81661">
            <w:pPr>
              <w:rPr>
                <w:b/>
                <w:bCs/>
              </w:rPr>
            </w:pPr>
            <w:r w:rsidRPr="000706D5">
              <w:rPr>
                <w:b/>
                <w:bCs/>
              </w:rPr>
              <w:t>Interaction with Other Tools</w:t>
            </w:r>
          </w:p>
        </w:tc>
      </w:tr>
      <w:tr w:rsidR="000706D5" w:rsidRPr="000706D5" w14:paraId="259469B6" w14:textId="09274CE8" w:rsidTr="0079321B">
        <w:tc>
          <w:tcPr>
            <w:tcW w:w="1413" w:type="dxa"/>
            <w:tcBorders>
              <w:right w:val="single" w:sz="4" w:space="0" w:color="auto"/>
            </w:tcBorders>
          </w:tcPr>
          <w:p w14:paraId="0DBCF875" w14:textId="7FAA6EF1" w:rsidR="000706D5" w:rsidRPr="000706D5" w:rsidRDefault="000706D5" w:rsidP="00CF7721">
            <w:pPr>
              <w:jc w:val="both"/>
            </w:pPr>
            <w:r w:rsidRPr="000706D5">
              <w:t>Helm</w:t>
            </w:r>
            <w:r w:rsidR="00DC51CE" w:rsidRPr="00E10038">
              <w:rPr>
                <w:vertAlign w:val="superscript"/>
              </w:rPr>
              <w:t>1</w:t>
            </w:r>
          </w:p>
        </w:tc>
        <w:tc>
          <w:tcPr>
            <w:tcW w:w="3732" w:type="dxa"/>
            <w:tcBorders>
              <w:right w:val="single" w:sz="4" w:space="0" w:color="auto"/>
            </w:tcBorders>
          </w:tcPr>
          <w:p w14:paraId="6F7CDF57" w14:textId="3BF8472D" w:rsidR="000706D5" w:rsidRPr="006B5138" w:rsidRDefault="000706D5" w:rsidP="00D81661">
            <w:pPr>
              <w:rPr>
                <w:sz w:val="18"/>
              </w:rPr>
            </w:pPr>
            <w:r w:rsidRPr="006B5138">
              <w:rPr>
                <w:sz w:val="18"/>
              </w:rPr>
              <w:t>Manages the deployment of Kubernetes applications including observability tools like Prometheus, Istio, ELK, and others.</w:t>
            </w:r>
          </w:p>
        </w:tc>
        <w:tc>
          <w:tcPr>
            <w:tcW w:w="3916" w:type="dxa"/>
            <w:tcBorders>
              <w:left w:val="single" w:sz="4" w:space="0" w:color="auto"/>
            </w:tcBorders>
          </w:tcPr>
          <w:p w14:paraId="28F6BCA5" w14:textId="71EFCCB0" w:rsidR="000706D5" w:rsidRPr="006B5138" w:rsidRDefault="000706D5" w:rsidP="00D81661">
            <w:pPr>
              <w:rPr>
                <w:sz w:val="18"/>
              </w:rPr>
            </w:pPr>
            <w:r w:rsidRPr="006B5138">
              <w:rPr>
                <w:sz w:val="18"/>
              </w:rPr>
              <w:t>Deploys and manages Prometheus, Istio, ELK stacks.</w:t>
            </w:r>
          </w:p>
          <w:p w14:paraId="43BE0BBD" w14:textId="1FEFA6F0" w:rsidR="000706D5" w:rsidRPr="006B5138" w:rsidRDefault="000706D5" w:rsidP="00D81661">
            <w:pPr>
              <w:rPr>
                <w:sz w:val="18"/>
              </w:rPr>
            </w:pPr>
            <w:r w:rsidRPr="006B5138">
              <w:rPr>
                <w:sz w:val="18"/>
              </w:rPr>
              <w:t>Ensures consistent configurations across deployments.</w:t>
            </w:r>
          </w:p>
        </w:tc>
      </w:tr>
      <w:tr w:rsidR="000706D5" w:rsidRPr="000706D5" w14:paraId="5453C03D" w14:textId="27AB5AE1" w:rsidTr="0079321B">
        <w:tc>
          <w:tcPr>
            <w:tcW w:w="1413" w:type="dxa"/>
            <w:tcBorders>
              <w:right w:val="single" w:sz="4" w:space="0" w:color="auto"/>
            </w:tcBorders>
          </w:tcPr>
          <w:p w14:paraId="49A8305A" w14:textId="6A3B6EED" w:rsidR="000706D5" w:rsidRPr="000706D5" w:rsidRDefault="000706D5" w:rsidP="00CF7721">
            <w:pPr>
              <w:jc w:val="both"/>
            </w:pPr>
            <w:r>
              <w:t>I</w:t>
            </w:r>
            <w:r w:rsidRPr="000706D5">
              <w:t>stio</w:t>
            </w:r>
            <w:r w:rsidR="00DC51CE" w:rsidRPr="00E10038">
              <w:rPr>
                <w:vertAlign w:val="superscript"/>
              </w:rPr>
              <w:t>1</w:t>
            </w:r>
          </w:p>
        </w:tc>
        <w:tc>
          <w:tcPr>
            <w:tcW w:w="3732" w:type="dxa"/>
            <w:tcBorders>
              <w:right w:val="single" w:sz="4" w:space="0" w:color="auto"/>
            </w:tcBorders>
          </w:tcPr>
          <w:p w14:paraId="56E5570E" w14:textId="73D1B22B" w:rsidR="000706D5" w:rsidRPr="006B5138" w:rsidRDefault="00CF7721" w:rsidP="00D81661">
            <w:pPr>
              <w:rPr>
                <w:sz w:val="18"/>
              </w:rPr>
            </w:pPr>
            <w:r w:rsidRPr="006B5138">
              <w:rPr>
                <w:sz w:val="18"/>
              </w:rPr>
              <w:t>Provides automatic telemetry data (metrics, logs, traces) for microservices in the service mesh.</w:t>
            </w:r>
          </w:p>
        </w:tc>
        <w:tc>
          <w:tcPr>
            <w:tcW w:w="3916" w:type="dxa"/>
            <w:tcBorders>
              <w:left w:val="single" w:sz="4" w:space="0" w:color="auto"/>
            </w:tcBorders>
          </w:tcPr>
          <w:p w14:paraId="7623F627" w14:textId="77777777" w:rsidR="00CF7721" w:rsidRPr="006B5138" w:rsidRDefault="00CF7721" w:rsidP="00CF7721">
            <w:pPr>
              <w:rPr>
                <w:sz w:val="18"/>
              </w:rPr>
            </w:pPr>
            <w:r w:rsidRPr="006B5138">
              <w:rPr>
                <w:sz w:val="18"/>
              </w:rPr>
              <w:t>Feeds detailed service-level metrics and logs into Prometheus and ELK for analysis.</w:t>
            </w:r>
          </w:p>
          <w:p w14:paraId="73CA33D7" w14:textId="5CA72F2D" w:rsidR="000706D5" w:rsidRPr="006B5138" w:rsidRDefault="00CF7721" w:rsidP="00CF7721">
            <w:pPr>
              <w:rPr>
                <w:sz w:val="18"/>
              </w:rPr>
            </w:pPr>
            <w:r w:rsidRPr="006B5138">
              <w:rPr>
                <w:sz w:val="18"/>
              </w:rPr>
              <w:t>Uses Helm for deployment.</w:t>
            </w:r>
          </w:p>
        </w:tc>
      </w:tr>
      <w:tr w:rsidR="000706D5" w:rsidRPr="000706D5" w14:paraId="6E73D88D" w14:textId="216AD374" w:rsidTr="0079321B">
        <w:tc>
          <w:tcPr>
            <w:tcW w:w="1413" w:type="dxa"/>
            <w:tcBorders>
              <w:right w:val="single" w:sz="4" w:space="0" w:color="auto"/>
            </w:tcBorders>
          </w:tcPr>
          <w:p w14:paraId="68CBD33E" w14:textId="152F5CDB" w:rsidR="000706D5" w:rsidRPr="000706D5" w:rsidRDefault="000706D5" w:rsidP="00CF7721">
            <w:pPr>
              <w:jc w:val="both"/>
            </w:pPr>
            <w:r w:rsidRPr="000706D5">
              <w:t>Splunk</w:t>
            </w:r>
            <w:r w:rsidRPr="000706D5">
              <w:tab/>
            </w:r>
          </w:p>
        </w:tc>
        <w:tc>
          <w:tcPr>
            <w:tcW w:w="3732" w:type="dxa"/>
            <w:tcBorders>
              <w:right w:val="single" w:sz="4" w:space="0" w:color="auto"/>
            </w:tcBorders>
          </w:tcPr>
          <w:p w14:paraId="44073673" w14:textId="64D8A0F4" w:rsidR="000706D5" w:rsidRPr="006B5138" w:rsidRDefault="00061412" w:rsidP="00D81661">
            <w:pPr>
              <w:rPr>
                <w:sz w:val="18"/>
              </w:rPr>
            </w:pPr>
            <w:r>
              <w:rPr>
                <w:sz w:val="18"/>
              </w:rPr>
              <w:t>P</w:t>
            </w:r>
            <w:r w:rsidR="000706D5" w:rsidRPr="006B5138">
              <w:rPr>
                <w:sz w:val="18"/>
              </w:rPr>
              <w:t>latform for searching, analyzing, and visualizing the machine-generated data gathered from the IT infrastructure.</w:t>
            </w:r>
            <w:r w:rsidR="000706D5" w:rsidRPr="006B5138">
              <w:rPr>
                <w:sz w:val="18"/>
              </w:rPr>
              <w:tab/>
            </w:r>
          </w:p>
        </w:tc>
        <w:tc>
          <w:tcPr>
            <w:tcW w:w="3916" w:type="dxa"/>
            <w:tcBorders>
              <w:left w:val="single" w:sz="4" w:space="0" w:color="auto"/>
            </w:tcBorders>
          </w:tcPr>
          <w:p w14:paraId="1A3EC2D7" w14:textId="781D6A9F" w:rsidR="000706D5" w:rsidRPr="006B5138" w:rsidRDefault="000706D5" w:rsidP="00D81661">
            <w:pPr>
              <w:rPr>
                <w:sz w:val="18"/>
              </w:rPr>
            </w:pPr>
            <w:r w:rsidRPr="006B5138">
              <w:rPr>
                <w:sz w:val="18"/>
              </w:rPr>
              <w:t>Can ingest metrics and logs from Prometheus and Istio for advanced querying and real-time alerting.</w:t>
            </w:r>
          </w:p>
        </w:tc>
      </w:tr>
      <w:tr w:rsidR="000706D5" w:rsidRPr="000706D5" w14:paraId="6B212705" w14:textId="7AE509F3" w:rsidTr="0079321B">
        <w:tc>
          <w:tcPr>
            <w:tcW w:w="1413" w:type="dxa"/>
            <w:tcBorders>
              <w:right w:val="single" w:sz="4" w:space="0" w:color="auto"/>
            </w:tcBorders>
          </w:tcPr>
          <w:p w14:paraId="6D4780B2" w14:textId="2EEFC1C5" w:rsidR="000706D5" w:rsidRPr="000706D5" w:rsidRDefault="000706D5" w:rsidP="00CF7721">
            <w:pPr>
              <w:jc w:val="both"/>
            </w:pPr>
            <w:r w:rsidRPr="000706D5">
              <w:t>ELK</w:t>
            </w:r>
            <w:r>
              <w:t>/Neptun</w:t>
            </w:r>
            <w:r w:rsidR="00CF7721">
              <w:t>e</w:t>
            </w:r>
          </w:p>
        </w:tc>
        <w:tc>
          <w:tcPr>
            <w:tcW w:w="3732" w:type="dxa"/>
            <w:tcBorders>
              <w:right w:val="single" w:sz="4" w:space="0" w:color="auto"/>
            </w:tcBorders>
          </w:tcPr>
          <w:p w14:paraId="537E0EF3" w14:textId="71E95782" w:rsidR="000706D5" w:rsidRPr="006B5138" w:rsidRDefault="000706D5" w:rsidP="00D81661">
            <w:pPr>
              <w:rPr>
                <w:sz w:val="18"/>
              </w:rPr>
            </w:pPr>
            <w:r w:rsidRPr="006B5138">
              <w:rPr>
                <w:sz w:val="18"/>
              </w:rPr>
              <w:t>Elasticsearch for storing and indexing logs, Logstash for processing, and Kibana for visualizing data.</w:t>
            </w:r>
          </w:p>
        </w:tc>
        <w:tc>
          <w:tcPr>
            <w:tcW w:w="3916" w:type="dxa"/>
            <w:tcBorders>
              <w:left w:val="single" w:sz="4" w:space="0" w:color="auto"/>
            </w:tcBorders>
          </w:tcPr>
          <w:p w14:paraId="3F60A71D" w14:textId="3578CE9A" w:rsidR="000706D5" w:rsidRPr="006B5138" w:rsidRDefault="000706D5" w:rsidP="00D81661">
            <w:pPr>
              <w:rPr>
                <w:sz w:val="18"/>
              </w:rPr>
            </w:pPr>
            <w:r w:rsidRPr="006B5138">
              <w:rPr>
                <w:sz w:val="18"/>
              </w:rPr>
              <w:t>Can receive logs directly from Istio and other Kubernetes components.</w:t>
            </w:r>
          </w:p>
          <w:p w14:paraId="3FBBB2ED" w14:textId="5D72F556" w:rsidR="000706D5" w:rsidRPr="006B5138" w:rsidRDefault="000706D5" w:rsidP="00D81661">
            <w:pPr>
              <w:rPr>
                <w:sz w:val="18"/>
              </w:rPr>
            </w:pPr>
            <w:r w:rsidRPr="006B5138">
              <w:rPr>
                <w:sz w:val="18"/>
              </w:rPr>
              <w:t>Prometheus data can be visualized in Kibana.</w:t>
            </w:r>
          </w:p>
        </w:tc>
      </w:tr>
      <w:tr w:rsidR="000706D5" w:rsidRPr="000706D5" w14:paraId="273149A7" w14:textId="488526AC" w:rsidTr="0079321B">
        <w:tc>
          <w:tcPr>
            <w:tcW w:w="1413" w:type="dxa"/>
            <w:tcBorders>
              <w:right w:val="single" w:sz="4" w:space="0" w:color="auto"/>
            </w:tcBorders>
          </w:tcPr>
          <w:p w14:paraId="71E2DC7B" w14:textId="051B73EF" w:rsidR="000706D5" w:rsidRPr="000706D5" w:rsidRDefault="000706D5" w:rsidP="00CF7721">
            <w:pPr>
              <w:jc w:val="both"/>
            </w:pPr>
            <w:r w:rsidRPr="000706D5">
              <w:t>Prometheus</w:t>
            </w:r>
            <w:r w:rsidR="00DC51CE" w:rsidRPr="00E10038">
              <w:rPr>
                <w:vertAlign w:val="superscript"/>
              </w:rPr>
              <w:t>1</w:t>
            </w:r>
            <w:r w:rsidRPr="000706D5">
              <w:tab/>
            </w:r>
          </w:p>
        </w:tc>
        <w:tc>
          <w:tcPr>
            <w:tcW w:w="3732" w:type="dxa"/>
            <w:tcBorders>
              <w:right w:val="single" w:sz="4" w:space="0" w:color="auto"/>
            </w:tcBorders>
          </w:tcPr>
          <w:p w14:paraId="6758A673" w14:textId="1CCCA52C" w:rsidR="000706D5" w:rsidRPr="006B5138" w:rsidRDefault="000706D5" w:rsidP="00D81661">
            <w:pPr>
              <w:rPr>
                <w:sz w:val="18"/>
              </w:rPr>
            </w:pPr>
            <w:r w:rsidRPr="006B5138">
              <w:rPr>
                <w:sz w:val="18"/>
              </w:rPr>
              <w:t>Monitors and collects metrics from configured targets at specified intervals, offering a powerful querying language for analysis.</w:t>
            </w:r>
          </w:p>
        </w:tc>
        <w:tc>
          <w:tcPr>
            <w:tcW w:w="3916" w:type="dxa"/>
            <w:tcBorders>
              <w:left w:val="single" w:sz="4" w:space="0" w:color="auto"/>
            </w:tcBorders>
          </w:tcPr>
          <w:p w14:paraId="49BB3380" w14:textId="77777777" w:rsidR="000706D5" w:rsidRPr="006B5138" w:rsidRDefault="000706D5" w:rsidP="00D81661">
            <w:pPr>
              <w:rPr>
                <w:sz w:val="18"/>
              </w:rPr>
            </w:pPr>
            <w:r w:rsidRPr="006B5138">
              <w:rPr>
                <w:sz w:val="18"/>
              </w:rPr>
              <w:t>Metrics data from Prometheus can be used in Splunk and visualized in Kibana.</w:t>
            </w:r>
          </w:p>
          <w:p w14:paraId="372975AB" w14:textId="1BC75958" w:rsidR="000706D5" w:rsidRPr="006B5138" w:rsidRDefault="000706D5" w:rsidP="00D81661">
            <w:pPr>
              <w:rPr>
                <w:sz w:val="18"/>
              </w:rPr>
            </w:pPr>
            <w:r w:rsidRPr="006B5138">
              <w:rPr>
                <w:sz w:val="18"/>
              </w:rPr>
              <w:t>Istio can provide service mesh metrics directly to Prometheus.</w:t>
            </w:r>
          </w:p>
        </w:tc>
      </w:tr>
    </w:tbl>
    <w:p w14:paraId="30E5068B" w14:textId="77777777" w:rsidR="00CF7721" w:rsidRDefault="00CF7721" w:rsidP="00C31EF2"/>
    <w:p w14:paraId="27CDE27C" w14:textId="77777777" w:rsidR="00C95AD2" w:rsidRDefault="00C95AD2" w:rsidP="00C95AD2">
      <w:r>
        <w:t xml:space="preserve">    </w:t>
      </w:r>
      <w:r w:rsidRPr="000706D5">
        <w:rPr>
          <w:b/>
          <w:bCs/>
        </w:rPr>
        <w:t>Deployment and Configuration:</w:t>
      </w:r>
      <w:r>
        <w:t xml:space="preserve"> Helm can be used to deploy Istio, Prometheus, and the ELK stack onto a Kubernetes cluster. Helm ensures that these tools are configured correctly and consistently, simplifying the management of different observability components within the cluster.</w:t>
      </w:r>
    </w:p>
    <w:p w14:paraId="207666DF" w14:textId="77777777" w:rsidR="00C95AD2" w:rsidRDefault="00C95AD2" w:rsidP="00C95AD2"/>
    <w:p w14:paraId="795538D9" w14:textId="77777777" w:rsidR="00C95AD2" w:rsidRDefault="00C95AD2" w:rsidP="00C95AD2">
      <w:r w:rsidRPr="000706D5">
        <w:rPr>
          <w:b/>
          <w:bCs/>
        </w:rPr>
        <w:t xml:space="preserve">    Data Collection and Aggregation:</w:t>
      </w:r>
      <w:r>
        <w:t xml:space="preserve"> Istio collects detailed metrics and logs at the service level within its service mesh. These logs and metrics are then pushed to Prometheus and the ELK stack. Prometheus collects metrics from Istio as well as other Kubernetes resources, providing a comprehensive view of the infrastructure's health and performance.</w:t>
      </w:r>
    </w:p>
    <w:p w14:paraId="5572D3BE" w14:textId="77777777" w:rsidR="00C95AD2" w:rsidRPr="000706D5" w:rsidRDefault="00C95AD2" w:rsidP="00C95AD2">
      <w:pPr>
        <w:rPr>
          <w:b/>
          <w:bCs/>
        </w:rPr>
      </w:pPr>
    </w:p>
    <w:p w14:paraId="3132040E" w14:textId="77777777" w:rsidR="00C95AD2" w:rsidRDefault="00C95AD2" w:rsidP="00C95AD2">
      <w:r w:rsidRPr="000706D5">
        <w:rPr>
          <w:b/>
          <w:bCs/>
        </w:rPr>
        <w:t xml:space="preserve">    Data Analysis and Visualization:</w:t>
      </w:r>
      <w:r>
        <w:t xml:space="preserve"> Splunk and ELK provide powerful platforms for data analysis and visualization. Splunk can ingest data from Prometheus for complex queries and real-time analysis. Meanwhile, ELK's Kibana can be used to create visualizations and dashboards from data collected by Prometheus and Istio, offering insights into application and infrastructure health.</w:t>
      </w:r>
    </w:p>
    <w:p w14:paraId="66D2535E" w14:textId="77777777" w:rsidR="00C95AD2" w:rsidRDefault="00C95AD2" w:rsidP="00C95AD2"/>
    <w:p w14:paraId="1026DDA6" w14:textId="7621C09B" w:rsidR="000A642D" w:rsidRDefault="00C95AD2" w:rsidP="00C95AD2">
      <w:r w:rsidRPr="000706D5">
        <w:rPr>
          <w:b/>
          <w:bCs/>
        </w:rPr>
        <w:t xml:space="preserve">    Alerting and Monitoring:</w:t>
      </w:r>
      <w:r>
        <w:t xml:space="preserve"> Prometheus includes an alerting module that can trigger alerts based on the metrics it gathers. These alerts can be sent to directly or integrated into other systems for automated incident response. Splunk can also configure alerts based on the log data it analyzes, providing another layer of monitoring.</w:t>
      </w:r>
    </w:p>
    <w:p w14:paraId="261705EE" w14:textId="77777777" w:rsidR="00E10038" w:rsidRDefault="00E10038" w:rsidP="00C95AD2"/>
    <w:p w14:paraId="4DACE7DB" w14:textId="71F48A07" w:rsidR="00E10038" w:rsidRPr="0069725B" w:rsidRDefault="00E10038" w:rsidP="00C95AD2">
      <w:pPr>
        <w:rPr>
          <w:vertAlign w:val="superscript"/>
        </w:rPr>
      </w:pPr>
      <w:r w:rsidRPr="0069725B">
        <w:rPr>
          <w:vertAlign w:val="superscript"/>
        </w:rPr>
        <w:t xml:space="preserve">1 </w:t>
      </w:r>
      <w:r w:rsidR="00933897" w:rsidRPr="0069725B">
        <w:rPr>
          <w:vertAlign w:val="superscript"/>
        </w:rPr>
        <w:t xml:space="preserve">– These products may not be </w:t>
      </w:r>
      <w:r w:rsidR="0042738F" w:rsidRPr="0069725B">
        <w:rPr>
          <w:vertAlign w:val="superscript"/>
        </w:rPr>
        <w:t>approved at Aegon</w:t>
      </w:r>
      <w:r w:rsidR="0069725B">
        <w:rPr>
          <w:vertAlign w:val="superscript"/>
        </w:rPr>
        <w:t xml:space="preserve"> as of this writing</w:t>
      </w:r>
      <w:r w:rsidR="0042738F" w:rsidRPr="0069725B">
        <w:rPr>
          <w:vertAlign w:val="superscript"/>
        </w:rPr>
        <w:t xml:space="preserve">, but are </w:t>
      </w:r>
      <w:r w:rsidR="0069725B" w:rsidRPr="0069725B">
        <w:rPr>
          <w:vertAlign w:val="superscript"/>
        </w:rPr>
        <w:t>common products used by mature K8 hosting solutions.</w:t>
      </w:r>
    </w:p>
    <w:p w14:paraId="4F0563E1" w14:textId="27DFDA96" w:rsidR="00567074" w:rsidRDefault="003B0205" w:rsidP="00116D4C">
      <w:pPr>
        <w:pStyle w:val="Heading1"/>
      </w:pPr>
      <w:bookmarkStart w:id="664" w:name="_Toc166063888"/>
      <w:bookmarkStart w:id="665" w:name="_Toc168572071"/>
      <w:r>
        <w:lastRenderedPageBreak/>
        <w:t xml:space="preserve">Product / </w:t>
      </w:r>
      <w:r w:rsidR="00567074">
        <w:t>Component Selection</w:t>
      </w:r>
      <w:bookmarkEnd w:id="664"/>
      <w:bookmarkEnd w:id="665"/>
    </w:p>
    <w:p w14:paraId="1CD5A13B" w14:textId="7504D931" w:rsidR="00567074" w:rsidRDefault="00567074" w:rsidP="00D11B14">
      <w:pPr>
        <w:rPr>
          <w:rFonts w:eastAsiaTheme="minorEastAsia"/>
        </w:rPr>
      </w:pPr>
      <w:r>
        <w:rPr>
          <w:rStyle w:val="Emphasis"/>
        </w:rPr>
        <w:t xml:space="preserve">When to use, or not use this component. Include references to alternative </w:t>
      </w:r>
      <w:r w:rsidR="003B0205">
        <w:rPr>
          <w:rStyle w:val="Emphasis"/>
        </w:rPr>
        <w:t>products</w:t>
      </w:r>
      <w:r>
        <w:rPr>
          <w:rStyle w:val="Emphasis"/>
        </w:rPr>
        <w:t xml:space="preserve"> if possible.</w:t>
      </w:r>
    </w:p>
    <w:p w14:paraId="4A971CE4" w14:textId="35CF6701" w:rsidR="00567074" w:rsidRDefault="002C68F1" w:rsidP="00D11B14">
      <w:r>
        <w:t xml:space="preserve">Other cloud </w:t>
      </w:r>
      <w:r w:rsidR="63442747">
        <w:t>providers</w:t>
      </w:r>
      <w:r>
        <w:t xml:space="preserve"> offer EKS alternatives</w:t>
      </w:r>
      <w:r w:rsidR="00686FB7">
        <w:t xml:space="preserve"> with similar capability</w:t>
      </w:r>
      <w:r w:rsidR="00473F14">
        <w:t xml:space="preserve"> (i.e. Azure </w:t>
      </w:r>
      <w:r w:rsidR="00F275CC">
        <w:t>AKS, Google GKE)</w:t>
      </w:r>
      <w:r w:rsidR="00686FB7">
        <w:t>. In addition</w:t>
      </w:r>
      <w:r w:rsidR="00F275CC">
        <w:t>,</w:t>
      </w:r>
      <w:r w:rsidR="00686FB7">
        <w:t xml:space="preserve"> there are </w:t>
      </w:r>
      <w:r w:rsidR="00473F14">
        <w:t>other products that support Kubernetes deployment (i.e. Docker, OpenShift)</w:t>
      </w:r>
    </w:p>
    <w:p w14:paraId="7FFA00DA" w14:textId="77777777" w:rsidR="002C68F1" w:rsidRDefault="002C68F1" w:rsidP="00D11B14"/>
    <w:p w14:paraId="223C231B" w14:textId="77777777" w:rsidR="00567074" w:rsidRDefault="00567074" w:rsidP="00116D4C">
      <w:pPr>
        <w:pStyle w:val="Heading2"/>
      </w:pPr>
      <w:bookmarkStart w:id="666" w:name="_Toc166063889"/>
      <w:bookmarkStart w:id="667" w:name="_Toc168572072"/>
      <w:r>
        <w:t>Feature Comparison</w:t>
      </w:r>
      <w:bookmarkEnd w:id="666"/>
      <w:bookmarkEnd w:id="667"/>
    </w:p>
    <w:p w14:paraId="781B9933" w14:textId="5BB2171D" w:rsidR="00567074" w:rsidRPr="00D11B14" w:rsidRDefault="00567074" w:rsidP="00D11B14">
      <w:pPr>
        <w:rPr>
          <w:rFonts w:eastAsiaTheme="minorEastAsia"/>
          <w:i/>
          <w:iCs/>
        </w:rPr>
      </w:pPr>
      <w:r w:rsidRPr="00D11B14">
        <w:rPr>
          <w:rStyle w:val="Emphasis"/>
          <w:i w:val="0"/>
          <w:iCs w:val="0"/>
        </w:rPr>
        <w:t xml:space="preserve">Preferably a table of features in the same </w:t>
      </w:r>
      <w:r w:rsidR="00D03429">
        <w:rPr>
          <w:rStyle w:val="Emphasis"/>
          <w:i w:val="0"/>
          <w:iCs w:val="0"/>
        </w:rPr>
        <w:t>component-</w:t>
      </w:r>
      <w:r w:rsidRPr="00D11B14">
        <w:rPr>
          <w:rStyle w:val="Emphasis"/>
          <w:i w:val="0"/>
          <w:iCs w:val="0"/>
        </w:rPr>
        <w:t xml:space="preserve">class, identifying key features, advantages and disadvantages based on the Architectural Attributes above. </w:t>
      </w:r>
    </w:p>
    <w:tbl>
      <w:tblPr>
        <w:tblStyle w:val="TableGrid"/>
        <w:tblW w:w="0" w:type="auto"/>
        <w:tblLook w:val="04A0" w:firstRow="1" w:lastRow="0" w:firstColumn="1" w:lastColumn="0" w:noHBand="0" w:noVBand="1"/>
      </w:tblPr>
      <w:tblGrid>
        <w:gridCol w:w="2265"/>
        <w:gridCol w:w="2265"/>
        <w:gridCol w:w="2265"/>
        <w:gridCol w:w="2266"/>
      </w:tblGrid>
      <w:tr w:rsidR="00C764B9" w14:paraId="2AD06AF7" w14:textId="77777777" w:rsidTr="00C764B9">
        <w:tc>
          <w:tcPr>
            <w:tcW w:w="2265" w:type="dxa"/>
            <w:shd w:val="clear" w:color="auto" w:fill="47A3F6" w:themeFill="accent5" w:themeFillShade="BF"/>
          </w:tcPr>
          <w:p w14:paraId="611CCEDF" w14:textId="2CCB3865" w:rsidR="00C764B9" w:rsidRPr="00C764B9" w:rsidRDefault="00C764B9" w:rsidP="00D11B14">
            <w:pPr>
              <w:rPr>
                <w:b/>
                <w:bCs/>
              </w:rPr>
            </w:pPr>
            <w:r w:rsidRPr="00C764B9">
              <w:rPr>
                <w:b/>
                <w:bCs/>
              </w:rPr>
              <w:t>Feature</w:t>
            </w:r>
          </w:p>
        </w:tc>
        <w:tc>
          <w:tcPr>
            <w:tcW w:w="2265" w:type="dxa"/>
            <w:shd w:val="clear" w:color="auto" w:fill="47A3F6" w:themeFill="accent5" w:themeFillShade="BF"/>
          </w:tcPr>
          <w:p w14:paraId="2939184E" w14:textId="50238657" w:rsidR="00C764B9" w:rsidRPr="00C764B9" w:rsidRDefault="00C764B9" w:rsidP="00D11B14">
            <w:pPr>
              <w:rPr>
                <w:b/>
                <w:bCs/>
              </w:rPr>
            </w:pPr>
            <w:r w:rsidRPr="00C764B9">
              <w:rPr>
                <w:b/>
                <w:bCs/>
              </w:rPr>
              <w:t>EKS</w:t>
            </w:r>
          </w:p>
        </w:tc>
        <w:tc>
          <w:tcPr>
            <w:tcW w:w="2265" w:type="dxa"/>
            <w:shd w:val="clear" w:color="auto" w:fill="47A3F6" w:themeFill="accent5" w:themeFillShade="BF"/>
          </w:tcPr>
          <w:p w14:paraId="0E663345" w14:textId="69BED27A" w:rsidR="00C764B9" w:rsidRPr="00C764B9" w:rsidRDefault="00622026" w:rsidP="00D11B14">
            <w:pPr>
              <w:rPr>
                <w:b/>
                <w:bCs/>
              </w:rPr>
            </w:pPr>
            <w:r>
              <w:rPr>
                <w:b/>
                <w:bCs/>
              </w:rPr>
              <w:t>OpenShift</w:t>
            </w:r>
          </w:p>
        </w:tc>
        <w:tc>
          <w:tcPr>
            <w:tcW w:w="2266" w:type="dxa"/>
            <w:shd w:val="clear" w:color="auto" w:fill="47A3F6" w:themeFill="accent5" w:themeFillShade="BF"/>
          </w:tcPr>
          <w:p w14:paraId="01C983C2" w14:textId="0C8A3622" w:rsidR="00C764B9" w:rsidRPr="00C764B9" w:rsidRDefault="00622026" w:rsidP="00D11B14">
            <w:pPr>
              <w:rPr>
                <w:b/>
                <w:bCs/>
              </w:rPr>
            </w:pPr>
            <w:r>
              <w:rPr>
                <w:b/>
                <w:bCs/>
              </w:rPr>
              <w:t>Docker</w:t>
            </w:r>
          </w:p>
        </w:tc>
      </w:tr>
      <w:tr w:rsidR="00C764B9" w14:paraId="7D9A0076" w14:textId="77777777" w:rsidTr="00C764B9">
        <w:tc>
          <w:tcPr>
            <w:tcW w:w="2265" w:type="dxa"/>
          </w:tcPr>
          <w:p w14:paraId="18A45622" w14:textId="5354C362" w:rsidR="00C764B9" w:rsidRPr="00C764B9" w:rsidRDefault="00C764B9" w:rsidP="00D11B14">
            <w:r w:rsidRPr="00C764B9">
              <w:t>Managed Kubernetes</w:t>
            </w:r>
          </w:p>
        </w:tc>
        <w:tc>
          <w:tcPr>
            <w:tcW w:w="2265" w:type="dxa"/>
          </w:tcPr>
          <w:p w14:paraId="73891D02" w14:textId="41DEBADF" w:rsidR="00C764B9" w:rsidRPr="00C764B9" w:rsidRDefault="00C764B9" w:rsidP="00D11B14">
            <w:r w:rsidRPr="00C764B9">
              <w:t>Supported</w:t>
            </w:r>
          </w:p>
        </w:tc>
        <w:tc>
          <w:tcPr>
            <w:tcW w:w="2265" w:type="dxa"/>
          </w:tcPr>
          <w:p w14:paraId="6E2ABA94" w14:textId="144F5F0D" w:rsidR="00C764B9" w:rsidRPr="00C764B9" w:rsidRDefault="00C764B9" w:rsidP="00D11B14">
            <w:r w:rsidRPr="00C764B9">
              <w:t>Supported</w:t>
            </w:r>
          </w:p>
        </w:tc>
        <w:tc>
          <w:tcPr>
            <w:tcW w:w="2266" w:type="dxa"/>
          </w:tcPr>
          <w:p w14:paraId="7844AC7C" w14:textId="221D1B32" w:rsidR="00C764B9" w:rsidRPr="00C764B9" w:rsidRDefault="00C764B9" w:rsidP="00D11B14"/>
        </w:tc>
      </w:tr>
      <w:tr w:rsidR="004C1637" w14:paraId="739B89DB" w14:textId="77777777" w:rsidTr="00C764B9">
        <w:tc>
          <w:tcPr>
            <w:tcW w:w="2265" w:type="dxa"/>
          </w:tcPr>
          <w:p w14:paraId="1810B2F8" w14:textId="1E803DBF" w:rsidR="004C1637" w:rsidRPr="00C764B9" w:rsidRDefault="004C1637" w:rsidP="004C1637">
            <w:r>
              <w:t>Automatic Scaling</w:t>
            </w:r>
          </w:p>
        </w:tc>
        <w:tc>
          <w:tcPr>
            <w:tcW w:w="2265" w:type="dxa"/>
          </w:tcPr>
          <w:p w14:paraId="53AE908F" w14:textId="40F21CCB" w:rsidR="004C1637" w:rsidRPr="00C764B9" w:rsidRDefault="004C1637" w:rsidP="004C1637">
            <w:r w:rsidRPr="00C764B9">
              <w:t>Supported</w:t>
            </w:r>
          </w:p>
        </w:tc>
        <w:tc>
          <w:tcPr>
            <w:tcW w:w="2265" w:type="dxa"/>
          </w:tcPr>
          <w:p w14:paraId="6AECAE31" w14:textId="2347696C" w:rsidR="004C1637" w:rsidRPr="00C764B9" w:rsidRDefault="004C1637" w:rsidP="004C1637">
            <w:r w:rsidRPr="00C764B9">
              <w:t>Supported</w:t>
            </w:r>
          </w:p>
        </w:tc>
        <w:tc>
          <w:tcPr>
            <w:tcW w:w="2266" w:type="dxa"/>
          </w:tcPr>
          <w:p w14:paraId="14E36B64" w14:textId="05A40744" w:rsidR="004C1637" w:rsidRPr="00C764B9" w:rsidRDefault="004C1637" w:rsidP="004C1637">
            <w:r w:rsidRPr="00C764B9">
              <w:t>Supported</w:t>
            </w:r>
          </w:p>
        </w:tc>
      </w:tr>
      <w:tr w:rsidR="004C1637" w14:paraId="54E531E4" w14:textId="77777777" w:rsidTr="00C764B9">
        <w:tc>
          <w:tcPr>
            <w:tcW w:w="2265" w:type="dxa"/>
          </w:tcPr>
          <w:p w14:paraId="31048F0B" w14:textId="728D4A14" w:rsidR="004C1637" w:rsidRPr="00C764B9" w:rsidRDefault="004C1637" w:rsidP="004C1637">
            <w:r>
              <w:t>Cloud Integration</w:t>
            </w:r>
          </w:p>
        </w:tc>
        <w:tc>
          <w:tcPr>
            <w:tcW w:w="2265" w:type="dxa"/>
          </w:tcPr>
          <w:p w14:paraId="16F075D6" w14:textId="47D1F91C" w:rsidR="004C1637" w:rsidRPr="00C764B9" w:rsidRDefault="004C1637" w:rsidP="004C1637">
            <w:r w:rsidRPr="00C764B9">
              <w:t>Supported</w:t>
            </w:r>
          </w:p>
        </w:tc>
        <w:tc>
          <w:tcPr>
            <w:tcW w:w="2265" w:type="dxa"/>
          </w:tcPr>
          <w:p w14:paraId="21E5483E" w14:textId="5D4E947E" w:rsidR="004C1637" w:rsidRPr="00C764B9" w:rsidRDefault="004C1637" w:rsidP="004C1637">
            <w:r w:rsidRPr="00C764B9">
              <w:t>Supported</w:t>
            </w:r>
          </w:p>
        </w:tc>
        <w:tc>
          <w:tcPr>
            <w:tcW w:w="2266" w:type="dxa"/>
          </w:tcPr>
          <w:p w14:paraId="74114085" w14:textId="2AA38023" w:rsidR="004C1637" w:rsidRPr="00C764B9" w:rsidRDefault="004C1637" w:rsidP="004C1637">
            <w:r w:rsidRPr="00C764B9">
              <w:t>Supported</w:t>
            </w:r>
          </w:p>
        </w:tc>
      </w:tr>
      <w:tr w:rsidR="004C1637" w14:paraId="3D9E48B5" w14:textId="77777777" w:rsidTr="00C764B9">
        <w:tc>
          <w:tcPr>
            <w:tcW w:w="2265" w:type="dxa"/>
          </w:tcPr>
          <w:p w14:paraId="77B7D02A" w14:textId="683CDF34" w:rsidR="004C1637" w:rsidRPr="00C764B9" w:rsidRDefault="004C1637" w:rsidP="004C1637">
            <w:r>
              <w:t>High Availability</w:t>
            </w:r>
          </w:p>
        </w:tc>
        <w:tc>
          <w:tcPr>
            <w:tcW w:w="2265" w:type="dxa"/>
          </w:tcPr>
          <w:p w14:paraId="61B9E161" w14:textId="274C569A" w:rsidR="004C1637" w:rsidRPr="00C764B9" w:rsidRDefault="004C1637" w:rsidP="004C1637">
            <w:r w:rsidRPr="00C764B9">
              <w:t>Supported</w:t>
            </w:r>
          </w:p>
        </w:tc>
        <w:tc>
          <w:tcPr>
            <w:tcW w:w="2265" w:type="dxa"/>
          </w:tcPr>
          <w:p w14:paraId="33082579" w14:textId="36A30FD6" w:rsidR="004C1637" w:rsidRPr="00C764B9" w:rsidRDefault="004C1637" w:rsidP="004C1637">
            <w:r w:rsidRPr="00C764B9">
              <w:t>Supported</w:t>
            </w:r>
          </w:p>
        </w:tc>
        <w:tc>
          <w:tcPr>
            <w:tcW w:w="2266" w:type="dxa"/>
          </w:tcPr>
          <w:p w14:paraId="5A9267A0" w14:textId="28A35FEF" w:rsidR="004C1637" w:rsidRPr="00C764B9" w:rsidRDefault="004C1637" w:rsidP="004C1637">
            <w:r w:rsidRPr="00C764B9">
              <w:t>Supported</w:t>
            </w:r>
          </w:p>
        </w:tc>
      </w:tr>
      <w:tr w:rsidR="004C1637" w14:paraId="54300766" w14:textId="77777777" w:rsidTr="00C764B9">
        <w:tc>
          <w:tcPr>
            <w:tcW w:w="2265" w:type="dxa"/>
          </w:tcPr>
          <w:p w14:paraId="7C580A96" w14:textId="7E98EA62" w:rsidR="004C1637" w:rsidRPr="00C764B9" w:rsidRDefault="004C1637" w:rsidP="004C1637">
            <w:r>
              <w:t>Monitoring</w:t>
            </w:r>
          </w:p>
        </w:tc>
        <w:tc>
          <w:tcPr>
            <w:tcW w:w="2265" w:type="dxa"/>
          </w:tcPr>
          <w:p w14:paraId="589B1D98" w14:textId="57A85FBE" w:rsidR="004C1637" w:rsidRPr="00C764B9" w:rsidRDefault="004C1637" w:rsidP="004C1637">
            <w:r w:rsidRPr="00C764B9">
              <w:t>Supported</w:t>
            </w:r>
          </w:p>
        </w:tc>
        <w:tc>
          <w:tcPr>
            <w:tcW w:w="2265" w:type="dxa"/>
          </w:tcPr>
          <w:p w14:paraId="51CB28DC" w14:textId="716DD39D" w:rsidR="004C1637" w:rsidRPr="00C764B9" w:rsidRDefault="004C1637" w:rsidP="004C1637">
            <w:r w:rsidRPr="00C764B9">
              <w:t>Supported</w:t>
            </w:r>
          </w:p>
        </w:tc>
        <w:tc>
          <w:tcPr>
            <w:tcW w:w="2266" w:type="dxa"/>
          </w:tcPr>
          <w:p w14:paraId="79EB5530" w14:textId="1D5C14D7" w:rsidR="004C1637" w:rsidRPr="00C764B9" w:rsidRDefault="004C1637" w:rsidP="004C1637">
            <w:r w:rsidRPr="00C764B9">
              <w:t>Supported</w:t>
            </w:r>
          </w:p>
        </w:tc>
      </w:tr>
      <w:tr w:rsidR="004C1637" w14:paraId="05BE2A1C" w14:textId="77777777" w:rsidTr="00C764B9">
        <w:tc>
          <w:tcPr>
            <w:tcW w:w="2265" w:type="dxa"/>
          </w:tcPr>
          <w:p w14:paraId="5198C2B9" w14:textId="74E6A27E" w:rsidR="004C1637" w:rsidRPr="00C764B9" w:rsidRDefault="004C1637" w:rsidP="004C1637">
            <w:r>
              <w:t>Logging</w:t>
            </w:r>
          </w:p>
        </w:tc>
        <w:tc>
          <w:tcPr>
            <w:tcW w:w="2265" w:type="dxa"/>
          </w:tcPr>
          <w:p w14:paraId="6C7317E9" w14:textId="0D7CB450" w:rsidR="004C1637" w:rsidRPr="00C764B9" w:rsidRDefault="004C1637" w:rsidP="004C1637">
            <w:r w:rsidRPr="00C764B9">
              <w:t>Supported</w:t>
            </w:r>
          </w:p>
        </w:tc>
        <w:tc>
          <w:tcPr>
            <w:tcW w:w="2265" w:type="dxa"/>
          </w:tcPr>
          <w:p w14:paraId="16692448" w14:textId="041E1272" w:rsidR="004C1637" w:rsidRPr="00C764B9" w:rsidRDefault="004C1637" w:rsidP="004C1637">
            <w:r w:rsidRPr="00C764B9">
              <w:t>Supported</w:t>
            </w:r>
          </w:p>
        </w:tc>
        <w:tc>
          <w:tcPr>
            <w:tcW w:w="2266" w:type="dxa"/>
          </w:tcPr>
          <w:p w14:paraId="5AA1A184" w14:textId="10B6476E" w:rsidR="004C1637" w:rsidRPr="00C764B9" w:rsidRDefault="004C1637" w:rsidP="004C1637">
            <w:r w:rsidRPr="00C764B9">
              <w:t>Supported</w:t>
            </w:r>
          </w:p>
        </w:tc>
      </w:tr>
      <w:tr w:rsidR="004C1637" w14:paraId="2F8118AE" w14:textId="77777777" w:rsidTr="00C764B9">
        <w:tc>
          <w:tcPr>
            <w:tcW w:w="2265" w:type="dxa"/>
          </w:tcPr>
          <w:p w14:paraId="20F4B03D" w14:textId="7D670012" w:rsidR="004C1637" w:rsidRDefault="004C1637" w:rsidP="004C1637">
            <w:r>
              <w:t>Community Support</w:t>
            </w:r>
          </w:p>
        </w:tc>
        <w:tc>
          <w:tcPr>
            <w:tcW w:w="2265" w:type="dxa"/>
          </w:tcPr>
          <w:p w14:paraId="6619EAB3" w14:textId="68BFAAFC" w:rsidR="004C1637" w:rsidRPr="00C764B9" w:rsidRDefault="004C1637" w:rsidP="004C1637">
            <w:r>
              <w:t>Be</w:t>
            </w:r>
            <w:r w:rsidR="00633F89">
              <w:t>tter than most</w:t>
            </w:r>
          </w:p>
        </w:tc>
        <w:tc>
          <w:tcPr>
            <w:tcW w:w="2265" w:type="dxa"/>
          </w:tcPr>
          <w:p w14:paraId="0B4DCD5E" w14:textId="6D70E6C6" w:rsidR="004C1637" w:rsidRPr="00C764B9" w:rsidRDefault="00C75D9B" w:rsidP="004C1637">
            <w:r>
              <w:t>Better than Docker</w:t>
            </w:r>
          </w:p>
        </w:tc>
        <w:tc>
          <w:tcPr>
            <w:tcW w:w="2266" w:type="dxa"/>
          </w:tcPr>
          <w:p w14:paraId="42CC37AF" w14:textId="0E88BA71" w:rsidR="004C1637" w:rsidRPr="00C764B9" w:rsidRDefault="004C1637" w:rsidP="004C1637"/>
        </w:tc>
      </w:tr>
      <w:tr w:rsidR="004C1637" w14:paraId="39629B83" w14:textId="77777777" w:rsidTr="00C764B9">
        <w:tc>
          <w:tcPr>
            <w:tcW w:w="2265" w:type="dxa"/>
          </w:tcPr>
          <w:p w14:paraId="1331F353" w14:textId="49869D65" w:rsidR="004C1637" w:rsidRDefault="004C1637" w:rsidP="004C1637">
            <w:r>
              <w:t>Integration with AWS</w:t>
            </w:r>
          </w:p>
        </w:tc>
        <w:tc>
          <w:tcPr>
            <w:tcW w:w="2265" w:type="dxa"/>
          </w:tcPr>
          <w:p w14:paraId="7E5065C1" w14:textId="6468536D" w:rsidR="004C1637" w:rsidRPr="00C764B9" w:rsidRDefault="005B5D53" w:rsidP="004C1637">
            <w:r>
              <w:t>Native</w:t>
            </w:r>
          </w:p>
        </w:tc>
        <w:tc>
          <w:tcPr>
            <w:tcW w:w="2265" w:type="dxa"/>
          </w:tcPr>
          <w:p w14:paraId="6D5C9C90" w14:textId="7483A00E" w:rsidR="004C1637" w:rsidRPr="00C764B9" w:rsidRDefault="007D5EF2" w:rsidP="004C1637">
            <w:r>
              <w:t xml:space="preserve">Supported </w:t>
            </w:r>
            <w:r w:rsidR="00C75D9B">
              <w:t>with own integration tools</w:t>
            </w:r>
          </w:p>
        </w:tc>
        <w:tc>
          <w:tcPr>
            <w:tcW w:w="2266" w:type="dxa"/>
          </w:tcPr>
          <w:p w14:paraId="14EF3F78" w14:textId="09969389" w:rsidR="004C1637" w:rsidRPr="00C764B9" w:rsidRDefault="00C75D9B" w:rsidP="004C1637">
            <w:r>
              <w:t>Supported</w:t>
            </w:r>
          </w:p>
        </w:tc>
      </w:tr>
      <w:tr w:rsidR="00633F89" w14:paraId="667D05A0" w14:textId="77777777" w:rsidTr="00C764B9">
        <w:tc>
          <w:tcPr>
            <w:tcW w:w="2265" w:type="dxa"/>
          </w:tcPr>
          <w:p w14:paraId="0E00D0C4" w14:textId="747BF959" w:rsidR="00633F89" w:rsidRDefault="00633F89" w:rsidP="00633F89">
            <w:r>
              <w:t>Flexibility and Control</w:t>
            </w:r>
          </w:p>
        </w:tc>
        <w:tc>
          <w:tcPr>
            <w:tcW w:w="2265" w:type="dxa"/>
          </w:tcPr>
          <w:p w14:paraId="5055B915" w14:textId="2F967B37" w:rsidR="00633F89" w:rsidRPr="00C764B9" w:rsidRDefault="005B5D53" w:rsidP="00633F89">
            <w:r>
              <w:t>Good</w:t>
            </w:r>
          </w:p>
        </w:tc>
        <w:tc>
          <w:tcPr>
            <w:tcW w:w="2265" w:type="dxa"/>
          </w:tcPr>
          <w:p w14:paraId="03AA3838" w14:textId="0644616D" w:rsidR="00633F89" w:rsidRPr="00C764B9" w:rsidRDefault="005B5D53" w:rsidP="00633F89">
            <w:r>
              <w:t>Feature rich</w:t>
            </w:r>
          </w:p>
        </w:tc>
        <w:tc>
          <w:tcPr>
            <w:tcW w:w="2266" w:type="dxa"/>
          </w:tcPr>
          <w:p w14:paraId="343B6ACD" w14:textId="1C7B70B6" w:rsidR="00633F89" w:rsidRPr="00C764B9" w:rsidRDefault="00AA1DC7" w:rsidP="00633F89">
            <w:r>
              <w:t>Better container control</w:t>
            </w:r>
          </w:p>
        </w:tc>
      </w:tr>
    </w:tbl>
    <w:p w14:paraId="55D123ED" w14:textId="77777777" w:rsidR="00567074" w:rsidRDefault="00567074" w:rsidP="00D11B14">
      <w:pPr>
        <w:rPr>
          <w:u w:val="single"/>
        </w:rPr>
      </w:pPr>
    </w:p>
    <w:p w14:paraId="1223F563" w14:textId="25FB5D31" w:rsidR="005B5D53" w:rsidRDefault="00092AA7" w:rsidP="00D11B14">
      <w:r w:rsidRPr="00092AA7">
        <w:t>One thing to note, EKS is</w:t>
      </w:r>
      <w:r>
        <w:t xml:space="preserve"> specific to AWS and vendor lock-in </w:t>
      </w:r>
      <w:r w:rsidR="005833FA">
        <w:t xml:space="preserve">is </w:t>
      </w:r>
      <w:r w:rsidR="00277F8E">
        <w:t xml:space="preserve">if </w:t>
      </w:r>
      <w:r w:rsidR="00BD05CC">
        <w:t>our direction moves away from AWS</w:t>
      </w:r>
      <w:r w:rsidR="005833FA">
        <w:t xml:space="preserve">.  </w:t>
      </w:r>
    </w:p>
    <w:p w14:paraId="0B9C5ED3" w14:textId="77777777" w:rsidR="005833FA" w:rsidRPr="00092AA7" w:rsidRDefault="005833FA" w:rsidP="00D11B14"/>
    <w:p w14:paraId="535C123D" w14:textId="77777777" w:rsidR="00567074" w:rsidRDefault="00567074" w:rsidP="00116D4C">
      <w:pPr>
        <w:pStyle w:val="Heading2"/>
      </w:pPr>
      <w:bookmarkStart w:id="668" w:name="_Toc166063890"/>
      <w:bookmarkStart w:id="669" w:name="_Toc168572073"/>
      <w:r>
        <w:t>Exceptions</w:t>
      </w:r>
      <w:bookmarkEnd w:id="668"/>
      <w:bookmarkEnd w:id="669"/>
    </w:p>
    <w:p w14:paraId="654BFF7A" w14:textId="727B6298" w:rsidR="0073634B" w:rsidRDefault="0073634B" w:rsidP="002E6CBE">
      <w:pPr>
        <w:rPr>
          <w:rStyle w:val="Emphasis"/>
          <w:i w:val="0"/>
          <w:iCs w:val="0"/>
        </w:rPr>
      </w:pPr>
      <w:r>
        <w:rPr>
          <w:rStyle w:val="Emphasis"/>
          <w:i w:val="0"/>
          <w:iCs w:val="0"/>
        </w:rPr>
        <w:t xml:space="preserve">EKS is not suitable for deployment in Azure or Google. These </w:t>
      </w:r>
      <w:r w:rsidR="00BD05CC">
        <w:rPr>
          <w:rStyle w:val="Emphasis"/>
          <w:i w:val="0"/>
          <w:iCs w:val="0"/>
        </w:rPr>
        <w:t>cloud</w:t>
      </w:r>
      <w:r w:rsidR="008E71FD">
        <w:rPr>
          <w:rStyle w:val="Emphasis"/>
          <w:i w:val="0"/>
          <w:iCs w:val="0"/>
        </w:rPr>
        <w:t xml:space="preserve"> </w:t>
      </w:r>
      <w:r w:rsidR="00BD05CC">
        <w:rPr>
          <w:rStyle w:val="Emphasis"/>
          <w:i w:val="0"/>
          <w:iCs w:val="0"/>
        </w:rPr>
        <w:t>provide</w:t>
      </w:r>
      <w:r w:rsidR="008E71FD">
        <w:rPr>
          <w:rStyle w:val="Emphasis"/>
          <w:i w:val="0"/>
          <w:iCs w:val="0"/>
        </w:rPr>
        <w:t>rs</w:t>
      </w:r>
      <w:r>
        <w:rPr>
          <w:rStyle w:val="Emphasis"/>
          <w:i w:val="0"/>
          <w:iCs w:val="0"/>
        </w:rPr>
        <w:t xml:space="preserve"> have their own version</w:t>
      </w:r>
      <w:r w:rsidR="008E71FD">
        <w:rPr>
          <w:rStyle w:val="Emphasis"/>
          <w:i w:val="0"/>
          <w:iCs w:val="0"/>
        </w:rPr>
        <w:t>s</w:t>
      </w:r>
      <w:r>
        <w:rPr>
          <w:rStyle w:val="Emphasis"/>
          <w:i w:val="0"/>
          <w:iCs w:val="0"/>
        </w:rPr>
        <w:t xml:space="preserve"> of Kubernetes management platforms.</w:t>
      </w:r>
    </w:p>
    <w:p w14:paraId="624FAD5A" w14:textId="77777777" w:rsidR="00567074" w:rsidRPr="002E6CBE" w:rsidRDefault="00567074" w:rsidP="002E6CBE"/>
    <w:p w14:paraId="25BA2EA3" w14:textId="0D313045" w:rsidR="00567074" w:rsidRDefault="00567074" w:rsidP="00116D4C">
      <w:pPr>
        <w:pStyle w:val="Heading1"/>
      </w:pPr>
      <w:bookmarkStart w:id="670" w:name="_Toc166063891"/>
      <w:bookmarkStart w:id="671" w:name="_Toc168572074"/>
      <w:r>
        <w:lastRenderedPageBreak/>
        <w:t>Usage in Aegon</w:t>
      </w:r>
      <w:bookmarkEnd w:id="670"/>
      <w:bookmarkEnd w:id="671"/>
    </w:p>
    <w:p w14:paraId="729BEDFE" w14:textId="77777777" w:rsidR="00567074" w:rsidRDefault="00567074" w:rsidP="00116D4C">
      <w:pPr>
        <w:pStyle w:val="Heading2"/>
      </w:pPr>
      <w:bookmarkStart w:id="672" w:name="_Toc166063892"/>
      <w:bookmarkStart w:id="673" w:name="_Toc168572075"/>
      <w:r>
        <w:t>Related Component Standards</w:t>
      </w:r>
      <w:bookmarkEnd w:id="672"/>
      <w:bookmarkEnd w:id="673"/>
    </w:p>
    <w:p w14:paraId="63060DC0" w14:textId="77777777" w:rsidR="00567074" w:rsidRDefault="00567074" w:rsidP="00B02E9A">
      <w:pPr>
        <w:rPr>
          <w:rFonts w:eastAsiaTheme="minorEastAsia"/>
        </w:rPr>
      </w:pPr>
      <w:r>
        <w:rPr>
          <w:rStyle w:val="Emphasis"/>
        </w:rPr>
        <w:t>Such as other products in the same category that have Component Standards</w:t>
      </w:r>
    </w:p>
    <w:p w14:paraId="1A869C31" w14:textId="25401445" w:rsidR="001103E3" w:rsidRDefault="001103E3" w:rsidP="00EB2118">
      <w:pPr>
        <w:pStyle w:val="ListParagraph"/>
        <w:numPr>
          <w:ilvl w:val="0"/>
          <w:numId w:val="13"/>
        </w:numPr>
      </w:pPr>
      <w:r>
        <w:t xml:space="preserve">Component Standard name and </w:t>
      </w:r>
      <w:r w:rsidR="00EB2118">
        <w:t>hyperlink</w:t>
      </w:r>
    </w:p>
    <w:p w14:paraId="3922C7FC" w14:textId="581E9132" w:rsidR="001103E3" w:rsidRDefault="001103E3" w:rsidP="00EB2118">
      <w:pPr>
        <w:pStyle w:val="ListParagraph"/>
        <w:numPr>
          <w:ilvl w:val="0"/>
          <w:numId w:val="13"/>
        </w:numPr>
      </w:pPr>
      <w:r>
        <w:t xml:space="preserve">Component Standard name and </w:t>
      </w:r>
      <w:r w:rsidR="00EB2118">
        <w:t>hyperlink</w:t>
      </w:r>
    </w:p>
    <w:p w14:paraId="00ECF295" w14:textId="77777777" w:rsidR="001103E3" w:rsidRDefault="001103E3" w:rsidP="00B02E9A"/>
    <w:p w14:paraId="148E03FE" w14:textId="77777777" w:rsidR="00567074" w:rsidRDefault="00567074" w:rsidP="00116D4C">
      <w:pPr>
        <w:pStyle w:val="Heading2"/>
      </w:pPr>
      <w:bookmarkStart w:id="674" w:name="_Toc166063893"/>
      <w:bookmarkStart w:id="675" w:name="_Toc168572076"/>
      <w:r>
        <w:t>Architectural Patterns</w:t>
      </w:r>
      <w:bookmarkEnd w:id="674"/>
      <w:bookmarkEnd w:id="675"/>
      <w:r>
        <w:t> </w:t>
      </w:r>
    </w:p>
    <w:p w14:paraId="273BD9DA" w14:textId="77777777" w:rsidR="00567074" w:rsidRDefault="00567074" w:rsidP="00B02E9A">
      <w:pPr>
        <w:rPr>
          <w:rStyle w:val="Emphasis"/>
        </w:rPr>
      </w:pPr>
      <w:r>
        <w:rPr>
          <w:rStyle w:val="Emphasis"/>
        </w:rPr>
        <w:t>A list of links to Architectural Patterns based on this component. </w:t>
      </w:r>
    </w:p>
    <w:p w14:paraId="49A77E7D" w14:textId="102FFEDE" w:rsidR="00EB2118" w:rsidRDefault="00EB2118" w:rsidP="00EB2118">
      <w:pPr>
        <w:pStyle w:val="ListParagraph"/>
        <w:numPr>
          <w:ilvl w:val="0"/>
          <w:numId w:val="14"/>
        </w:numPr>
      </w:pPr>
      <w:r>
        <w:t>Architectural Patter</w:t>
      </w:r>
      <w:r w:rsidR="006305BB">
        <w:t>n</w:t>
      </w:r>
      <w:r>
        <w:t xml:space="preserve"> name and hyperlink</w:t>
      </w:r>
    </w:p>
    <w:p w14:paraId="39AC58A1" w14:textId="3F94B8AB" w:rsidR="00EB2118" w:rsidRDefault="006305BB" w:rsidP="00EB2118">
      <w:pPr>
        <w:pStyle w:val="ListParagraph"/>
        <w:numPr>
          <w:ilvl w:val="0"/>
          <w:numId w:val="14"/>
        </w:numPr>
      </w:pPr>
      <w:r>
        <w:t xml:space="preserve">Architectural Pattern </w:t>
      </w:r>
      <w:r w:rsidR="00EB2118">
        <w:t>name and hyperlink</w:t>
      </w:r>
    </w:p>
    <w:p w14:paraId="3E214AF9" w14:textId="77777777" w:rsidR="00567074" w:rsidRDefault="00567074" w:rsidP="00B02E9A"/>
    <w:p w14:paraId="1E4616F0" w14:textId="77777777" w:rsidR="00567074" w:rsidRDefault="00567074" w:rsidP="00116D4C">
      <w:pPr>
        <w:pStyle w:val="Heading2"/>
      </w:pPr>
      <w:bookmarkStart w:id="676" w:name="_Toc166063894"/>
      <w:bookmarkStart w:id="677" w:name="_Toc168572077"/>
      <w:r>
        <w:t>Reference Architecture</w:t>
      </w:r>
      <w:bookmarkEnd w:id="676"/>
      <w:bookmarkEnd w:id="677"/>
    </w:p>
    <w:p w14:paraId="01EABEEC" w14:textId="77777777" w:rsidR="00567074" w:rsidRDefault="00567074" w:rsidP="00B02E9A">
      <w:pPr>
        <w:rPr>
          <w:rFonts w:eastAsiaTheme="minorEastAsia"/>
        </w:rPr>
      </w:pPr>
      <w:r>
        <w:rPr>
          <w:rStyle w:val="Emphasis"/>
        </w:rPr>
        <w:t>A list of links to Reference Architectures that consume this component. </w:t>
      </w:r>
    </w:p>
    <w:p w14:paraId="39E8187E" w14:textId="28A8DB72" w:rsidR="00EB2118" w:rsidRDefault="006305BB" w:rsidP="00EB2118">
      <w:pPr>
        <w:pStyle w:val="ListParagraph"/>
        <w:numPr>
          <w:ilvl w:val="0"/>
          <w:numId w:val="15"/>
        </w:numPr>
      </w:pPr>
      <w:r>
        <w:t>Reference Architecture</w:t>
      </w:r>
      <w:r w:rsidR="00EB2118">
        <w:t xml:space="preserve"> name and hyperlink</w:t>
      </w:r>
    </w:p>
    <w:p w14:paraId="180068D3" w14:textId="3A9E5B9B" w:rsidR="00EB2118" w:rsidRDefault="006305BB" w:rsidP="00EB2118">
      <w:pPr>
        <w:pStyle w:val="ListParagraph"/>
        <w:numPr>
          <w:ilvl w:val="0"/>
          <w:numId w:val="15"/>
        </w:numPr>
      </w:pPr>
      <w:r>
        <w:t xml:space="preserve">Reference Architecture </w:t>
      </w:r>
      <w:r w:rsidR="00EB2118">
        <w:t>name and hyperlink</w:t>
      </w:r>
    </w:p>
    <w:p w14:paraId="25AB0D06" w14:textId="77777777" w:rsidR="00567074" w:rsidRDefault="00567074" w:rsidP="00B02E9A"/>
    <w:p w14:paraId="2E1F55E2" w14:textId="77777777" w:rsidR="00567074" w:rsidRDefault="00567074" w:rsidP="00116D4C">
      <w:pPr>
        <w:pStyle w:val="Heading2"/>
      </w:pPr>
      <w:bookmarkStart w:id="678" w:name="_Toc166063895"/>
      <w:bookmarkStart w:id="679" w:name="_Toc168572078"/>
      <w:r>
        <w:t>Solution Architectures</w:t>
      </w:r>
      <w:bookmarkEnd w:id="678"/>
      <w:bookmarkEnd w:id="679"/>
    </w:p>
    <w:p w14:paraId="032E7A26" w14:textId="77777777" w:rsidR="00567074" w:rsidRDefault="00567074" w:rsidP="00B02E9A">
      <w:pPr>
        <w:rPr>
          <w:rFonts w:eastAsiaTheme="minorEastAsia"/>
        </w:rPr>
      </w:pPr>
      <w:r>
        <w:rPr>
          <w:rStyle w:val="Emphasis"/>
        </w:rPr>
        <w:t>A list of links to Solution Architectures that consume this component. </w:t>
      </w:r>
    </w:p>
    <w:p w14:paraId="2910BC61" w14:textId="77777777" w:rsidR="00567074" w:rsidRDefault="00567074" w:rsidP="00B02E9A"/>
    <w:p w14:paraId="4948FC89" w14:textId="21913F4D" w:rsidR="00EB2118" w:rsidRDefault="006305BB" w:rsidP="00EB2118">
      <w:pPr>
        <w:pStyle w:val="ListParagraph"/>
        <w:numPr>
          <w:ilvl w:val="0"/>
          <w:numId w:val="16"/>
        </w:numPr>
      </w:pPr>
      <w:r>
        <w:t>Solution Architecture</w:t>
      </w:r>
      <w:r w:rsidR="00EB2118">
        <w:t xml:space="preserve"> name and hyperlink</w:t>
      </w:r>
    </w:p>
    <w:p w14:paraId="100D01FE" w14:textId="3173C124" w:rsidR="00EB2118" w:rsidRDefault="006305BB" w:rsidP="00EB2118">
      <w:pPr>
        <w:pStyle w:val="ListParagraph"/>
        <w:numPr>
          <w:ilvl w:val="0"/>
          <w:numId w:val="16"/>
        </w:numPr>
      </w:pPr>
      <w:r>
        <w:t xml:space="preserve">Solution Architecture </w:t>
      </w:r>
      <w:r w:rsidR="00EB2118">
        <w:t>name and hyperlink</w:t>
      </w:r>
    </w:p>
    <w:bookmarkEnd w:id="53"/>
    <w:p w14:paraId="335E7205" w14:textId="173709D7" w:rsidR="00A253FE" w:rsidRDefault="00A253FE">
      <w:pPr>
        <w:suppressAutoHyphens w:val="0"/>
        <w:spacing w:after="200"/>
      </w:pPr>
    </w:p>
    <w:sectPr w:rsidR="00A253FE" w:rsidSect="005E3935">
      <w:headerReference w:type="default" r:id="rId33"/>
      <w:footerReference w:type="even" r:id="rId34"/>
      <w:footerReference w:type="default" r:id="rId35"/>
      <w:headerReference w:type="first" r:id="rId36"/>
      <w:footerReference w:type="first" r:id="rId37"/>
      <w:pgSz w:w="11907" w:h="16839" w:code="9"/>
      <w:pgMar w:top="1973" w:right="1418" w:bottom="1021" w:left="1418" w:header="709" w:footer="53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8" w:author="Warner, Emma" w:date="2025-03-31T14:12:00Z" w:initials="EW">
    <w:p w14:paraId="5339361B" w14:textId="77777777" w:rsidR="000C01BA" w:rsidRDefault="000C01BA" w:rsidP="000C01BA">
      <w:pPr>
        <w:pStyle w:val="CommentText"/>
      </w:pPr>
      <w:r>
        <w:rPr>
          <w:rStyle w:val="CommentReference"/>
        </w:rPr>
        <w:annotationRef/>
      </w:r>
      <w:r>
        <w:t>What makes this ‘very desirable’?</w:t>
      </w:r>
    </w:p>
  </w:comment>
  <w:comment w:id="59" w:author="Kerbachi, Mohamed - GTS Global ENG &amp; ARCH" w:date="2025-03-31T10:34:00Z" w:initials="KA">
    <w:p w14:paraId="765855A4" w14:textId="6990D4C0" w:rsidR="000A70AD" w:rsidRDefault="000A70AD">
      <w:pPr>
        <w:pStyle w:val="CommentText"/>
      </w:pPr>
      <w:r>
        <w:rPr>
          <w:rStyle w:val="CommentReference"/>
        </w:rPr>
        <w:annotationRef/>
      </w:r>
      <w:r w:rsidRPr="02C9F1DA">
        <w:t>This paragraph is about Amazon EKS and more details can be found in the section: "Deployment Models and Security Controls ".</w:t>
      </w:r>
    </w:p>
    <w:p w14:paraId="6685A68D" w14:textId="531F2C2F" w:rsidR="000A70AD" w:rsidRDefault="000A70AD">
      <w:pPr>
        <w:pStyle w:val="CommentText"/>
      </w:pPr>
      <w:r w:rsidRPr="651D660A">
        <w:t>Karpenter is a tool that can be deployed inside Amazon EKS Clusters, and the answer of "Why it is desirable" is detailed in the section: "Karpenter for EKS autoscaling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339361B" w15:done="0"/>
  <w15:commentEx w15:paraId="6685A68D" w15:paraIdParent="533936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2615F67" w16cex:dateUtc="2025-03-31T13:12:00Z"/>
  <w16cex:commentExtensible w16cex:durableId="0897C2AE" w16cex:dateUtc="2025-03-31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339361B" w16cid:durableId="72615F67"/>
  <w16cid:commentId w16cid:paraId="6685A68D" w16cid:durableId="0897C2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76E787" w14:textId="77777777" w:rsidR="00C16A9E" w:rsidRDefault="00C16A9E" w:rsidP="00530D06">
      <w:r>
        <w:separator/>
      </w:r>
    </w:p>
  </w:endnote>
  <w:endnote w:type="continuationSeparator" w:id="0">
    <w:p w14:paraId="1CD5CF0B" w14:textId="77777777" w:rsidR="00C16A9E" w:rsidRDefault="00C16A9E" w:rsidP="00530D06">
      <w:r>
        <w:continuationSeparator/>
      </w:r>
    </w:p>
  </w:endnote>
  <w:endnote w:type="continuationNotice" w:id="1">
    <w:p w14:paraId="7F82D806" w14:textId="77777777" w:rsidR="00C16A9E" w:rsidRDefault="00C16A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00769857"/>
      <w:docPartObj>
        <w:docPartGallery w:val="Page Numbers (Bottom of Page)"/>
        <w:docPartUnique/>
      </w:docPartObj>
    </w:sdtPr>
    <w:sdtEndPr>
      <w:rPr>
        <w:rStyle w:val="PageNumber"/>
      </w:rPr>
    </w:sdtEndPr>
    <w:sdtContent>
      <w:p w14:paraId="357CE4CC" w14:textId="76A44369" w:rsidR="007F46E3" w:rsidRDefault="007C7162" w:rsidP="00D81661">
        <w:pPr>
          <w:pStyle w:val="Footer"/>
          <w:framePr w:wrap="none" w:vAnchor="text" w:hAnchor="margin" w:xAlign="right" w:y="1"/>
          <w:rPr>
            <w:rStyle w:val="PageNumber"/>
          </w:rPr>
        </w:pPr>
        <w:r>
          <w:rPr>
            <w:noProof/>
          </w:rPr>
          <mc:AlternateContent>
            <mc:Choice Requires="wps">
              <w:drawing>
                <wp:anchor distT="0" distB="0" distL="0" distR="0" simplePos="0" relativeHeight="251658242" behindDoc="0" locked="0" layoutInCell="1" allowOverlap="1" wp14:anchorId="16BAFCF2" wp14:editId="1C3360EA">
                  <wp:simplePos x="635" y="635"/>
                  <wp:positionH relativeFrom="page">
                    <wp:align>center</wp:align>
                  </wp:positionH>
                  <wp:positionV relativeFrom="page">
                    <wp:align>bottom</wp:align>
                  </wp:positionV>
                  <wp:extent cx="405765" cy="368935"/>
                  <wp:effectExtent l="0" t="0" r="13335" b="0"/>
                  <wp:wrapNone/>
                  <wp:docPr id="1290643283"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68935"/>
                          </a:xfrm>
                          <a:prstGeom prst="rect">
                            <a:avLst/>
                          </a:prstGeom>
                          <a:noFill/>
                          <a:ln>
                            <a:noFill/>
                          </a:ln>
                        </wps:spPr>
                        <wps:txbx>
                          <w:txbxContent>
                            <w:p w14:paraId="332B77B6" w14:textId="259C5E08" w:rsidR="007C7162" w:rsidRPr="007C7162" w:rsidRDefault="007C7162" w:rsidP="007C7162">
                              <w:pPr>
                                <w:spacing w:after="0"/>
                                <w:rPr>
                                  <w:rFonts w:ascii="Calibri" w:eastAsia="Calibri" w:hAnsi="Calibri" w:cs="Calibri"/>
                                  <w:noProof/>
                                  <w:color w:val="000000"/>
                                  <w:szCs w:val="20"/>
                                </w:rPr>
                              </w:pPr>
                              <w:r w:rsidRPr="007C7162">
                                <w:rPr>
                                  <w:rFonts w:ascii="Calibri" w:eastAsia="Calibri" w:hAnsi="Calibri" w:cs="Calibri"/>
                                  <w:noProof/>
                                  <w:color w:val="00000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BAFCF2" id="_x0000_t202" coordsize="21600,21600" o:spt="202" path="m,l,21600r21600,l21600,xe">
                  <v:stroke joinstyle="miter"/>
                  <v:path gradientshapeok="t" o:connecttype="rect"/>
                </v:shapetype>
                <v:shape id="Text Box 2" o:spid="_x0000_s1036" type="#_x0000_t202" alt="Internal" style="position:absolute;margin-left:0;margin-top:0;width:31.95pt;height:29.0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" filled="f" stroked="f">
                  <v:textbox style="mso-fit-shape-to-text:t" inset="0,0,0,15pt">
                    <w:txbxContent>
                      <w:p w14:paraId="332B77B6" w14:textId="259C5E08" w:rsidR="007C7162" w:rsidRPr="007C7162" w:rsidRDefault="007C7162" w:rsidP="007C7162">
                        <w:pPr>
                          <w:spacing w:after="0"/>
                          <w:rPr>
                            <w:rFonts w:ascii="Calibri" w:eastAsia="Calibri" w:hAnsi="Calibri" w:cs="Calibri"/>
                            <w:noProof/>
                            <w:color w:val="000000"/>
                            <w:szCs w:val="20"/>
                          </w:rPr>
                        </w:pPr>
                        <w:r w:rsidRPr="007C7162">
                          <w:rPr>
                            <w:rFonts w:ascii="Calibri" w:eastAsia="Calibri" w:hAnsi="Calibri" w:cs="Calibri"/>
                            <w:noProof/>
                            <w:color w:val="000000"/>
                            <w:szCs w:val="20"/>
                          </w:rPr>
                          <w:t>Internal</w:t>
                        </w:r>
                      </w:p>
                    </w:txbxContent>
                  </v:textbox>
                  <w10:wrap anchorx="page" anchory="page"/>
                </v:shape>
              </w:pict>
            </mc:Fallback>
          </mc:AlternateContent>
        </w:r>
      </w:p>
    </w:sdtContent>
  </w:sdt>
  <w:p w14:paraId="7EC261AF" w14:textId="77777777" w:rsidR="007F46E3" w:rsidRDefault="007F46E3" w:rsidP="00D816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1362457F" w14:textId="77777777" w:rsidR="007F46E3" w:rsidRDefault="007F46E3" w:rsidP="007F46E3">
    <w:pPr>
      <w:pStyle w:val="Footer"/>
      <w:ind w:right="360"/>
    </w:pPr>
  </w:p>
  <w:p w14:paraId="3C10D561" w14:textId="77777777" w:rsidR="003459A9" w:rsidRDefault="003459A9"/>
  <w:p w14:paraId="6CD6C593" w14:textId="77777777" w:rsidR="003459A9" w:rsidRDefault="003459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A38A8B" w14:textId="43F90408" w:rsidR="003459A9" w:rsidRPr="00175806" w:rsidRDefault="007C7162" w:rsidP="00175806">
    <w:pPr>
      <w:pStyle w:val="Footer"/>
      <w:tabs>
        <w:tab w:val="clear" w:pos="9360"/>
        <w:tab w:val="right" w:pos="9071"/>
      </w:tabs>
    </w:pPr>
    <w:r>
      <w:rPr>
        <w:noProof/>
      </w:rPr>
      <mc:AlternateContent>
        <mc:Choice Requires="wps">
          <w:drawing>
            <wp:anchor distT="0" distB="0" distL="0" distR="0" simplePos="0" relativeHeight="251658243" behindDoc="0" locked="0" layoutInCell="1" allowOverlap="1" wp14:anchorId="431C7641" wp14:editId="7BDCB950">
              <wp:simplePos x="901700" y="10223500"/>
              <wp:positionH relativeFrom="page">
                <wp:align>center</wp:align>
              </wp:positionH>
              <wp:positionV relativeFrom="page">
                <wp:align>bottom</wp:align>
              </wp:positionV>
              <wp:extent cx="405765" cy="368935"/>
              <wp:effectExtent l="0" t="0" r="13335" b="0"/>
              <wp:wrapNone/>
              <wp:docPr id="410744641"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68935"/>
                      </a:xfrm>
                      <a:prstGeom prst="rect">
                        <a:avLst/>
                      </a:prstGeom>
                      <a:noFill/>
                      <a:ln>
                        <a:noFill/>
                      </a:ln>
                    </wps:spPr>
                    <wps:txbx>
                      <w:txbxContent>
                        <w:p w14:paraId="2E021AF2" w14:textId="21D07BF9" w:rsidR="007C7162" w:rsidRPr="007C7162" w:rsidRDefault="007C7162" w:rsidP="007C7162">
                          <w:pPr>
                            <w:spacing w:after="0"/>
                            <w:rPr>
                              <w:rFonts w:ascii="Calibri" w:eastAsia="Calibri" w:hAnsi="Calibri" w:cs="Calibri"/>
                              <w:noProof/>
                              <w:color w:val="000000"/>
                              <w:szCs w:val="20"/>
                            </w:rPr>
                          </w:pPr>
                          <w:r w:rsidRPr="007C7162">
                            <w:rPr>
                              <w:rFonts w:ascii="Calibri" w:eastAsia="Calibri" w:hAnsi="Calibri" w:cs="Calibri"/>
                              <w:noProof/>
                              <w:color w:val="00000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1C7641" id="_x0000_t202" coordsize="21600,21600" o:spt="202" path="m,l,21600r21600,l21600,xe">
              <v:stroke joinstyle="miter"/>
              <v:path gradientshapeok="t" o:connecttype="rect"/>
            </v:shapetype>
            <v:shape id="Text Box 3" o:spid="_x0000_s1037" type="#_x0000_t202" alt="Internal" style="position:absolute;margin-left:0;margin-top:0;width:31.95pt;height:29.0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" filled="f" stroked="f">
              <v:textbox style="mso-fit-shape-to-text:t" inset="0,0,0,15pt">
                <w:txbxContent>
                  <w:p w14:paraId="2E021AF2" w14:textId="21D07BF9" w:rsidR="007C7162" w:rsidRPr="007C7162" w:rsidRDefault="007C7162" w:rsidP="007C7162">
                    <w:pPr>
                      <w:spacing w:after="0"/>
                      <w:rPr>
                        <w:rFonts w:ascii="Calibri" w:eastAsia="Calibri" w:hAnsi="Calibri" w:cs="Calibri"/>
                        <w:noProof/>
                        <w:color w:val="000000"/>
                        <w:szCs w:val="20"/>
                      </w:rPr>
                    </w:pPr>
                    <w:r w:rsidRPr="007C7162">
                      <w:rPr>
                        <w:rFonts w:ascii="Calibri" w:eastAsia="Calibri" w:hAnsi="Calibri" w:cs="Calibri"/>
                        <w:noProof/>
                        <w:color w:val="000000"/>
                        <w:szCs w:val="20"/>
                      </w:rPr>
                      <w:t>Internal</w:t>
                    </w:r>
                  </w:p>
                </w:txbxContent>
              </v:textbox>
              <w10:wrap anchorx="page" anchory="page"/>
            </v:shape>
          </w:pict>
        </mc:Fallback>
      </mc:AlternateContent>
    </w:r>
    <w:r w:rsidR="0038684F">
      <w:t>Component Standard</w:t>
    </w:r>
    <w:r w:rsidR="00175806">
      <w:t xml:space="preserve"> </w:t>
    </w:r>
    <w:r w:rsidR="00175806">
      <w:tab/>
    </w:r>
    <w:r w:rsidR="00175806">
      <w:tab/>
    </w:r>
    <w:bookmarkStart w:id="680" w:name="dpPageNumber"/>
    <w:r w:rsidR="005738E6">
      <w:t xml:space="preserve">Page </w:t>
    </w:r>
    <w:r w:rsidR="005738E6">
      <w:fldChar w:fldCharType="begin"/>
    </w:r>
    <w:r w:rsidR="005738E6">
      <w:instrText xml:space="preserve"> PAGE </w:instrText>
    </w:r>
    <w:r w:rsidR="005738E6">
      <w:fldChar w:fldCharType="separate"/>
    </w:r>
    <w:r w:rsidR="005738E6">
      <w:t>5</w:t>
    </w:r>
    <w:r w:rsidR="005738E6">
      <w:fldChar w:fldCharType="end"/>
    </w:r>
    <w:r w:rsidR="005738E6">
      <w:t xml:space="preserve"> </w:t>
    </w:r>
    <w:r w:rsidR="008E71FD">
      <w:t>of</w:t>
    </w:r>
    <w:r w:rsidR="005738E6">
      <w:t xml:space="preserve"> </w:t>
    </w:r>
    <w:r w:rsidR="00167171">
      <w:fldChar w:fldCharType="begin"/>
    </w:r>
    <w:r w:rsidR="00167171">
      <w:instrText xml:space="preserve"> NUMPAGES </w:instrText>
    </w:r>
    <w:r w:rsidR="00167171">
      <w:fldChar w:fldCharType="separate"/>
    </w:r>
    <w:r w:rsidR="005738E6">
      <w:t>5</w:t>
    </w:r>
    <w:r w:rsidR="00167171">
      <w:fldChar w:fldCharType="end"/>
    </w:r>
    <w:bookmarkEnd w:id="68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4ADAD" w14:textId="4B72A37E" w:rsidR="007C7162" w:rsidRDefault="007C7162">
    <w:pPr>
      <w:pStyle w:val="Footer"/>
    </w:pPr>
    <w:r>
      <w:rPr>
        <w:noProof/>
      </w:rPr>
      <mc:AlternateContent>
        <mc:Choice Requires="wps">
          <w:drawing>
            <wp:anchor distT="0" distB="0" distL="0" distR="0" simplePos="0" relativeHeight="251658244" behindDoc="0" locked="0" layoutInCell="1" allowOverlap="1" wp14:anchorId="07F7063F" wp14:editId="734EFBC8">
              <wp:simplePos x="635" y="635"/>
              <wp:positionH relativeFrom="page">
                <wp:align>center</wp:align>
              </wp:positionH>
              <wp:positionV relativeFrom="page">
                <wp:align>bottom</wp:align>
              </wp:positionV>
              <wp:extent cx="405765" cy="368935"/>
              <wp:effectExtent l="0" t="0" r="13335" b="0"/>
              <wp:wrapNone/>
              <wp:docPr id="67588027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68935"/>
                      </a:xfrm>
                      <a:prstGeom prst="rect">
                        <a:avLst/>
                      </a:prstGeom>
                      <a:noFill/>
                      <a:ln>
                        <a:noFill/>
                      </a:ln>
                    </wps:spPr>
                    <wps:txbx>
                      <w:txbxContent>
                        <w:p w14:paraId="1F0BB5CB" w14:textId="1F49F68E" w:rsidR="007C7162" w:rsidRPr="007C7162" w:rsidRDefault="007C7162" w:rsidP="007C7162">
                          <w:pPr>
                            <w:spacing w:after="0"/>
                            <w:rPr>
                              <w:rFonts w:ascii="Calibri" w:eastAsia="Calibri" w:hAnsi="Calibri" w:cs="Calibri"/>
                              <w:noProof/>
                              <w:color w:val="000000"/>
                              <w:szCs w:val="20"/>
                            </w:rPr>
                          </w:pPr>
                          <w:r w:rsidRPr="007C7162">
                            <w:rPr>
                              <w:rFonts w:ascii="Calibri" w:eastAsia="Calibri" w:hAnsi="Calibri" w:cs="Calibri"/>
                              <w:noProof/>
                              <w:color w:val="00000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F7063F" id="_x0000_t202" coordsize="21600,21600" o:spt="202" path="m,l,21600r21600,l21600,xe">
              <v:stroke joinstyle="miter"/>
              <v:path gradientshapeok="t" o:connecttype="rect"/>
            </v:shapetype>
            <v:shape id="_x0000_s1038" type="#_x0000_t202" alt="Internal" style="position:absolute;margin-left:0;margin-top:0;width:31.95pt;height:29.0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" filled="f" stroked="f">
              <v:textbox style="mso-fit-shape-to-text:t" inset="0,0,0,15pt">
                <w:txbxContent>
                  <w:p w14:paraId="1F0BB5CB" w14:textId="1F49F68E" w:rsidR="007C7162" w:rsidRPr="007C7162" w:rsidRDefault="007C7162" w:rsidP="007C7162">
                    <w:pPr>
                      <w:spacing w:after="0"/>
                      <w:rPr>
                        <w:rFonts w:ascii="Calibri" w:eastAsia="Calibri" w:hAnsi="Calibri" w:cs="Calibri"/>
                        <w:noProof/>
                        <w:color w:val="000000"/>
                        <w:szCs w:val="20"/>
                      </w:rPr>
                    </w:pPr>
                    <w:r w:rsidRPr="007C7162">
                      <w:rPr>
                        <w:rFonts w:ascii="Calibri" w:eastAsia="Calibri" w:hAnsi="Calibri" w:cs="Calibri"/>
                        <w:noProof/>
                        <w:color w:val="00000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886D30" w14:textId="77777777" w:rsidR="00C16A9E" w:rsidRDefault="00C16A9E" w:rsidP="00530D06">
      <w:r>
        <w:separator/>
      </w:r>
    </w:p>
  </w:footnote>
  <w:footnote w:type="continuationSeparator" w:id="0">
    <w:p w14:paraId="55E780DC" w14:textId="77777777" w:rsidR="00C16A9E" w:rsidRDefault="00C16A9E" w:rsidP="00530D06">
      <w:r>
        <w:continuationSeparator/>
      </w:r>
    </w:p>
  </w:footnote>
  <w:footnote w:type="continuationNotice" w:id="1">
    <w:p w14:paraId="22F064D6" w14:textId="77777777" w:rsidR="00C16A9E" w:rsidRDefault="00C16A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C6CBF" w14:textId="77777777" w:rsidR="00175806" w:rsidRPr="00175806" w:rsidRDefault="00175806" w:rsidP="00175806">
    <w:pPr>
      <w:pStyle w:val="Header"/>
      <w:tabs>
        <w:tab w:val="clear" w:pos="9360"/>
        <w:tab w:val="right" w:pos="9071"/>
      </w:tabs>
    </w:pPr>
    <w:r>
      <w:rPr>
        <w:noProof/>
      </w:rPr>
      <w:drawing>
        <wp:anchor distT="0" distB="0" distL="0" distR="1296035" simplePos="0" relativeHeight="251658241" behindDoc="1" locked="1" layoutInCell="1" allowOverlap="1" wp14:anchorId="3A167752" wp14:editId="0AEC6945">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1646403865" name="Graphic 1646403865"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p w14:paraId="1AA4A951" w14:textId="77777777" w:rsidR="003459A9" w:rsidRPr="00175806" w:rsidRDefault="003459A9" w:rsidP="00175806">
    <w:pPr>
      <w:pStyle w:val="Header"/>
      <w:tabs>
        <w:tab w:val="clear" w:pos="9360"/>
        <w:tab w:val="right" w:pos="90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2C1630" w14:textId="77777777" w:rsidR="00AF62BA" w:rsidRPr="00175806" w:rsidRDefault="00175806" w:rsidP="00175806">
    <w:pPr>
      <w:pStyle w:val="Header"/>
      <w:tabs>
        <w:tab w:val="clear" w:pos="9360"/>
        <w:tab w:val="right" w:pos="9071"/>
      </w:tabs>
    </w:pPr>
    <w:r>
      <w:rPr>
        <w:noProof/>
      </w:rPr>
      <w:drawing>
        <wp:anchor distT="0" distB="0" distL="0" distR="1296035" simplePos="0" relativeHeight="251658240" behindDoc="1" locked="1" layoutInCell="1" allowOverlap="1" wp14:anchorId="2A8F45CC" wp14:editId="557572C2">
          <wp:simplePos x="0" y="0"/>
          <wp:positionH relativeFrom="page">
            <wp:posOffset>467995</wp:posOffset>
          </wp:positionH>
          <wp:positionV relativeFrom="page">
            <wp:align>top</wp:align>
          </wp:positionV>
          <wp:extent cx="2390400" cy="1256400"/>
          <wp:effectExtent l="0" t="0" r="0" b="0"/>
          <wp:wrapTight wrapText="bothSides">
            <wp:wrapPolygon edited="0">
              <wp:start x="5853" y="6552"/>
              <wp:lineTo x="3787" y="8518"/>
              <wp:lineTo x="3443" y="9501"/>
              <wp:lineTo x="4304" y="14742"/>
              <wp:lineTo x="5509" y="14742"/>
              <wp:lineTo x="12051" y="14087"/>
              <wp:lineTo x="18077" y="13432"/>
              <wp:lineTo x="18421" y="9173"/>
              <wp:lineTo x="16871" y="8518"/>
              <wp:lineTo x="6886" y="6552"/>
              <wp:lineTo x="5853" y="6552"/>
            </wp:wrapPolygon>
          </wp:wrapTight>
          <wp:docPr id="499267103" name="Graphic 499267103" descr="Ae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40759" name="Graphic 1906140759" descr="Aegon"/>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0400" cy="12564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bookmark int2:bookmarkName="_Int_E4C5Q2Vn" int2:invalidationBookmarkName="" int2:hashCode="JJidjuQcFXWSRj" int2:id="FkX34HhL">
      <int2:state int2:value="Rejected" int2:type="AugLoop_Text_Critique"/>
    </int2:bookmark>
    <int2:bookmark int2:bookmarkName="_Int_pj2rf95N" int2:invalidationBookmarkName="" int2:hashCode="JJidjuQcFXWSRj" int2:id="clKBf2Q7">
      <int2:state int2:value="Rejected" int2:type="AugLoop_Text_Critique"/>
    </int2:bookmark>
    <int2:bookmark int2:bookmarkName="_Int_VRTOYGhi" int2:invalidationBookmarkName="" int2:hashCode="JJidjuQcFXWSRj" int2:id="mDM0sNlx">
      <int2:state int2:value="Rejected" int2:type="AugLoop_Text_Critique"/>
    </int2:bookmark>
    <int2:bookmark int2:bookmarkName="_Int_FyknEjW8" int2:invalidationBookmarkName="" int2:hashCode="JJidjuQcFXWSRj" int2:id="y6Noo5u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E6792"/>
    <w:multiLevelType w:val="hybridMultilevel"/>
    <w:tmpl w:val="17DCCB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F04EAC"/>
    <w:multiLevelType w:val="hybridMultilevel"/>
    <w:tmpl w:val="B25E4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07444"/>
    <w:multiLevelType w:val="hybridMultilevel"/>
    <w:tmpl w:val="51720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260A6"/>
    <w:multiLevelType w:val="hybridMultilevel"/>
    <w:tmpl w:val="3D7A04D2"/>
    <w:lvl w:ilvl="0" w:tplc="0E74DBFE">
      <w:start w:val="202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EE276E"/>
    <w:multiLevelType w:val="multilevel"/>
    <w:tmpl w:val="B7AA7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726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5656EDC"/>
    <w:multiLevelType w:val="hybridMultilevel"/>
    <w:tmpl w:val="A0904B1A"/>
    <w:lvl w:ilvl="0" w:tplc="0E74DBFE">
      <w:start w:val="202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16CF3AB0"/>
    <w:multiLevelType w:val="hybridMultilevel"/>
    <w:tmpl w:val="4882F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A8046E"/>
    <w:multiLevelType w:val="hybridMultilevel"/>
    <w:tmpl w:val="21345026"/>
    <w:lvl w:ilvl="0" w:tplc="0E74DBFE">
      <w:start w:val="202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1D7A0633"/>
    <w:multiLevelType w:val="multilevel"/>
    <w:tmpl w:val="006EB8B2"/>
    <w:numStyleLink w:val="AAttachments"/>
  </w:abstractNum>
  <w:abstractNum w:abstractNumId="10" w15:restartNumberingAfterBreak="0">
    <w:nsid w:val="1E1F4F19"/>
    <w:multiLevelType w:val="hybridMultilevel"/>
    <w:tmpl w:val="519A0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8C3B40"/>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63F7762"/>
    <w:multiLevelType w:val="multilevel"/>
    <w:tmpl w:val="0E4CE920"/>
    <w:numStyleLink w:val="AListBulletsTemplate"/>
  </w:abstractNum>
  <w:abstractNum w:abstractNumId="13" w15:restartNumberingAfterBreak="0">
    <w:nsid w:val="29305717"/>
    <w:multiLevelType w:val="hybridMultilevel"/>
    <w:tmpl w:val="A0348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6367C"/>
    <w:multiLevelType w:val="hybridMultilevel"/>
    <w:tmpl w:val="C2B643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D5F5AE2"/>
    <w:multiLevelType w:val="hybridMultilevel"/>
    <w:tmpl w:val="8FD8CB78"/>
    <w:lvl w:ilvl="0" w:tplc="0E74DBFE">
      <w:start w:val="202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2F0D47DD"/>
    <w:multiLevelType w:val="hybridMultilevel"/>
    <w:tmpl w:val="46C8DA8C"/>
    <w:lvl w:ilvl="0" w:tplc="0E74DBFE">
      <w:start w:val="202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7" w15:restartNumberingAfterBreak="0">
    <w:nsid w:val="2FC9643A"/>
    <w:multiLevelType w:val="hybridMultilevel"/>
    <w:tmpl w:val="C62AB464"/>
    <w:lvl w:ilvl="0" w:tplc="0E74DBFE">
      <w:start w:val="202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181892"/>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2261F37"/>
    <w:multiLevelType w:val="multilevel"/>
    <w:tmpl w:val="7D98BCC6"/>
    <w:numStyleLink w:val="AHeadings"/>
  </w:abstractNum>
  <w:abstractNum w:abstractNumId="20" w15:restartNumberingAfterBreak="0">
    <w:nsid w:val="38596716"/>
    <w:multiLevelType w:val="hybridMultilevel"/>
    <w:tmpl w:val="E370F9AE"/>
    <w:lvl w:ilvl="0" w:tplc="0E74DBFE">
      <w:start w:val="202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F04CF1"/>
    <w:multiLevelType w:val="hybridMultilevel"/>
    <w:tmpl w:val="C2B643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23369C8"/>
    <w:multiLevelType w:val="hybridMultilevel"/>
    <w:tmpl w:val="3CE4505C"/>
    <w:lvl w:ilvl="0" w:tplc="BE6A75E4">
      <w:start w:val="202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8771E6"/>
    <w:multiLevelType w:val="hybridMultilevel"/>
    <w:tmpl w:val="9D7ADB82"/>
    <w:lvl w:ilvl="0" w:tplc="0E74DBFE">
      <w:start w:val="202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9046EF"/>
    <w:multiLevelType w:val="multilevel"/>
    <w:tmpl w:val="7D98BCC6"/>
    <w:numStyleLink w:val="AHeadings"/>
  </w:abstractNum>
  <w:abstractNum w:abstractNumId="25" w15:restartNumberingAfterBreak="0">
    <w:nsid w:val="49BB3CD2"/>
    <w:multiLevelType w:val="hybridMultilevel"/>
    <w:tmpl w:val="22F20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DF46F7"/>
    <w:multiLevelType w:val="multilevel"/>
    <w:tmpl w:val="0E4CE920"/>
    <w:styleLink w:val="AListBulletsTemplate"/>
    <w:lvl w:ilvl="0">
      <w:start w:val="1"/>
      <w:numFmt w:val="bullet"/>
      <w:lvlText w:val=""/>
      <w:lvlJc w:val="left"/>
      <w:pPr>
        <w:tabs>
          <w:tab w:val="num" w:pos="369"/>
        </w:tabs>
        <w:ind w:left="369" w:hanging="369"/>
      </w:pPr>
      <w:rPr>
        <w:rFonts w:ascii="Wingdings" w:hAnsi="Wingdings" w:hint="default"/>
        <w:color w:val="auto"/>
      </w:rPr>
    </w:lvl>
    <w:lvl w:ilvl="1">
      <w:start w:val="1"/>
      <w:numFmt w:val="none"/>
      <w:lvlText w:val="-"/>
      <w:lvlJc w:val="left"/>
      <w:pPr>
        <w:tabs>
          <w:tab w:val="num" w:pos="738"/>
        </w:tabs>
        <w:ind w:left="738" w:hanging="369"/>
      </w:pPr>
      <w:rPr>
        <w:rFonts w:hint="default"/>
        <w:color w:val="auto"/>
      </w:rPr>
    </w:lvl>
    <w:lvl w:ilvl="2">
      <w:start w:val="1"/>
      <w:numFmt w:val="bullet"/>
      <w:lvlText w:val=""/>
      <w:lvlJc w:val="left"/>
      <w:pPr>
        <w:tabs>
          <w:tab w:val="num" w:pos="1107"/>
        </w:tabs>
        <w:ind w:left="1107" w:hanging="369"/>
      </w:pPr>
      <w:rPr>
        <w:rFonts w:ascii="Wingdings" w:hAnsi="Wingdings" w:hint="default"/>
        <w:color w:val="auto"/>
      </w:rPr>
    </w:lvl>
    <w:lvl w:ilvl="3">
      <w:start w:val="1"/>
      <w:numFmt w:val="bullet"/>
      <w:lvlText w:val=""/>
      <w:lvlJc w:val="left"/>
      <w:pPr>
        <w:tabs>
          <w:tab w:val="num" w:pos="1476"/>
        </w:tabs>
        <w:ind w:left="1476" w:hanging="369"/>
      </w:pPr>
      <w:rPr>
        <w:rFonts w:ascii="Wingdings" w:hAnsi="Wingdings" w:hint="default"/>
        <w:color w:val="auto"/>
      </w:rPr>
    </w:lvl>
    <w:lvl w:ilvl="4">
      <w:start w:val="1"/>
      <w:numFmt w:val="bullet"/>
      <w:lvlText w:val=""/>
      <w:lvlJc w:val="left"/>
      <w:pPr>
        <w:tabs>
          <w:tab w:val="num" w:pos="1845"/>
        </w:tabs>
        <w:ind w:left="1845" w:hanging="369"/>
      </w:pPr>
      <w:rPr>
        <w:rFonts w:ascii="Wingdings" w:hAnsi="Wingdings" w:hint="default"/>
        <w:color w:val="auto"/>
      </w:rPr>
    </w:lvl>
    <w:lvl w:ilvl="5">
      <w:start w:val="1"/>
      <w:numFmt w:val="bullet"/>
      <w:lvlText w:val=""/>
      <w:lvlJc w:val="left"/>
      <w:pPr>
        <w:tabs>
          <w:tab w:val="num" w:pos="2214"/>
        </w:tabs>
        <w:ind w:left="2214" w:hanging="369"/>
      </w:pPr>
      <w:rPr>
        <w:rFonts w:ascii="Wingdings" w:hAnsi="Wingdings" w:hint="default"/>
        <w:color w:val="auto"/>
      </w:rPr>
    </w:lvl>
    <w:lvl w:ilvl="6">
      <w:start w:val="1"/>
      <w:numFmt w:val="bullet"/>
      <w:lvlText w:val=""/>
      <w:lvlJc w:val="left"/>
      <w:pPr>
        <w:tabs>
          <w:tab w:val="num" w:pos="2583"/>
        </w:tabs>
        <w:ind w:left="2583" w:hanging="369"/>
      </w:pPr>
      <w:rPr>
        <w:rFonts w:ascii="Wingdings" w:hAnsi="Wingdings" w:hint="default"/>
        <w:color w:val="auto"/>
      </w:rPr>
    </w:lvl>
    <w:lvl w:ilvl="7">
      <w:start w:val="1"/>
      <w:numFmt w:val="bullet"/>
      <w:lvlText w:val=""/>
      <w:lvlJc w:val="left"/>
      <w:pPr>
        <w:tabs>
          <w:tab w:val="num" w:pos="2952"/>
        </w:tabs>
        <w:ind w:left="2952" w:hanging="369"/>
      </w:pPr>
      <w:rPr>
        <w:rFonts w:ascii="Wingdings" w:hAnsi="Wingdings" w:hint="default"/>
        <w:color w:val="auto"/>
      </w:rPr>
    </w:lvl>
    <w:lvl w:ilvl="8">
      <w:start w:val="1"/>
      <w:numFmt w:val="bullet"/>
      <w:lvlText w:val=""/>
      <w:lvlJc w:val="left"/>
      <w:pPr>
        <w:tabs>
          <w:tab w:val="num" w:pos="3321"/>
        </w:tabs>
        <w:ind w:left="3321" w:hanging="369"/>
      </w:pPr>
      <w:rPr>
        <w:rFonts w:ascii="Wingdings" w:hAnsi="Wingdings" w:hint="default"/>
        <w:color w:val="auto"/>
      </w:rPr>
    </w:lvl>
  </w:abstractNum>
  <w:abstractNum w:abstractNumId="27" w15:restartNumberingAfterBreak="0">
    <w:nsid w:val="4FF958E9"/>
    <w:multiLevelType w:val="hybridMultilevel"/>
    <w:tmpl w:val="50CE81CA"/>
    <w:lvl w:ilvl="0" w:tplc="0E74DBFE">
      <w:start w:val="202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8" w15:restartNumberingAfterBreak="0">
    <w:nsid w:val="5AEE2EA1"/>
    <w:multiLevelType w:val="hybridMultilevel"/>
    <w:tmpl w:val="6F0816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B5631FF"/>
    <w:multiLevelType w:val="hybridMultilevel"/>
    <w:tmpl w:val="6F0816E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CB43274"/>
    <w:multiLevelType w:val="hybridMultilevel"/>
    <w:tmpl w:val="AFBC4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B662CD"/>
    <w:multiLevelType w:val="multilevel"/>
    <w:tmpl w:val="006EB8B2"/>
    <w:styleLink w:val="AAttachments"/>
    <w:lvl w:ilvl="0">
      <w:start w:val="1"/>
      <w:numFmt w:val="upperLetter"/>
      <w:lvlText w:val="Appendix %1:"/>
      <w:lvlJc w:val="left"/>
      <w:pPr>
        <w:tabs>
          <w:tab w:val="num" w:pos="1134"/>
        </w:tabs>
        <w:ind w:left="1418" w:hanging="1418"/>
      </w:pPr>
      <w:rPr>
        <w:rFonts w:hint="default"/>
      </w:rPr>
    </w:lvl>
    <w:lvl w:ilvl="1">
      <w:start w:val="1"/>
      <w:numFmt w:val="decimal"/>
      <w:lvlText w:val="%2."/>
      <w:lvlJc w:val="left"/>
      <w:pPr>
        <w:tabs>
          <w:tab w:val="num" w:pos="851"/>
        </w:tabs>
        <w:ind w:left="851" w:hanging="851"/>
      </w:pPr>
      <w:rPr>
        <w:rFonts w:hint="default"/>
      </w:rPr>
    </w:lvl>
    <w:lvl w:ilvl="2">
      <w:start w:val="1"/>
      <w:numFmt w:val="decimal"/>
      <w:lvlText w:val="%2.%3."/>
      <w:lvlJc w:val="left"/>
      <w:pPr>
        <w:tabs>
          <w:tab w:val="num" w:pos="851"/>
        </w:tabs>
        <w:ind w:left="851" w:hanging="851"/>
      </w:pPr>
      <w:rPr>
        <w:rFonts w:hint="default"/>
      </w:rPr>
    </w:lvl>
    <w:lvl w:ilvl="3">
      <w:start w:val="1"/>
      <w:numFmt w:val="decimal"/>
      <w:lvlText w:val="(%4)"/>
      <w:lvlJc w:val="left"/>
      <w:pPr>
        <w:tabs>
          <w:tab w:val="num" w:pos="1134"/>
        </w:tabs>
        <w:ind w:left="1418" w:hanging="1418"/>
      </w:pPr>
      <w:rPr>
        <w:rFonts w:hint="default"/>
      </w:rPr>
    </w:lvl>
    <w:lvl w:ilvl="4">
      <w:start w:val="1"/>
      <w:numFmt w:val="lowerLetter"/>
      <w:lvlText w:val="(%5)"/>
      <w:lvlJc w:val="left"/>
      <w:pPr>
        <w:tabs>
          <w:tab w:val="num" w:pos="1134"/>
        </w:tabs>
        <w:ind w:left="1418" w:hanging="1418"/>
      </w:pPr>
      <w:rPr>
        <w:rFonts w:hint="default"/>
      </w:rPr>
    </w:lvl>
    <w:lvl w:ilvl="5">
      <w:start w:val="1"/>
      <w:numFmt w:val="lowerRoman"/>
      <w:lvlText w:val="(%6)"/>
      <w:lvlJc w:val="left"/>
      <w:pPr>
        <w:tabs>
          <w:tab w:val="num" w:pos="1134"/>
        </w:tabs>
        <w:ind w:left="1418" w:hanging="1418"/>
      </w:pPr>
      <w:rPr>
        <w:rFonts w:hint="default"/>
      </w:rPr>
    </w:lvl>
    <w:lvl w:ilvl="6">
      <w:start w:val="1"/>
      <w:numFmt w:val="decimal"/>
      <w:lvlText w:val="%7."/>
      <w:lvlJc w:val="left"/>
      <w:pPr>
        <w:tabs>
          <w:tab w:val="num" w:pos="1134"/>
        </w:tabs>
        <w:ind w:left="1418" w:hanging="1418"/>
      </w:pPr>
      <w:rPr>
        <w:rFonts w:hint="default"/>
      </w:rPr>
    </w:lvl>
    <w:lvl w:ilvl="7">
      <w:start w:val="1"/>
      <w:numFmt w:val="lowerLetter"/>
      <w:lvlText w:val="%8."/>
      <w:lvlJc w:val="left"/>
      <w:pPr>
        <w:tabs>
          <w:tab w:val="num" w:pos="1134"/>
        </w:tabs>
        <w:ind w:left="1418" w:hanging="1418"/>
      </w:pPr>
      <w:rPr>
        <w:rFonts w:hint="default"/>
      </w:rPr>
    </w:lvl>
    <w:lvl w:ilvl="8">
      <w:start w:val="1"/>
      <w:numFmt w:val="lowerRoman"/>
      <w:lvlText w:val="%9."/>
      <w:lvlJc w:val="left"/>
      <w:pPr>
        <w:tabs>
          <w:tab w:val="num" w:pos="1134"/>
        </w:tabs>
        <w:ind w:left="1418" w:hanging="1418"/>
      </w:pPr>
      <w:rPr>
        <w:rFonts w:hint="default"/>
      </w:rPr>
    </w:lvl>
  </w:abstractNum>
  <w:abstractNum w:abstractNumId="32" w15:restartNumberingAfterBreak="0">
    <w:nsid w:val="66046786"/>
    <w:multiLevelType w:val="hybridMultilevel"/>
    <w:tmpl w:val="AD60D46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207A1E"/>
    <w:multiLevelType w:val="hybridMultilevel"/>
    <w:tmpl w:val="3E80162C"/>
    <w:lvl w:ilvl="0" w:tplc="0E74DBFE">
      <w:start w:val="202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4" w15:restartNumberingAfterBreak="0">
    <w:nsid w:val="6BE44DA4"/>
    <w:multiLevelType w:val="hybridMultilevel"/>
    <w:tmpl w:val="BBDA2938"/>
    <w:lvl w:ilvl="0" w:tplc="0E74DBFE">
      <w:start w:val="202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5" w15:restartNumberingAfterBreak="0">
    <w:nsid w:val="6C3506AB"/>
    <w:multiLevelType w:val="hybridMultilevel"/>
    <w:tmpl w:val="D77A1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207FBD"/>
    <w:multiLevelType w:val="hybridMultilevel"/>
    <w:tmpl w:val="9BC0825E"/>
    <w:lvl w:ilvl="0" w:tplc="0E74DBFE">
      <w:start w:val="202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7" w15:restartNumberingAfterBreak="0">
    <w:nsid w:val="7018161F"/>
    <w:multiLevelType w:val="multilevel"/>
    <w:tmpl w:val="006EB8B2"/>
    <w:numStyleLink w:val="AAttachments"/>
  </w:abstractNum>
  <w:abstractNum w:abstractNumId="38" w15:restartNumberingAfterBreak="0">
    <w:nsid w:val="731254CA"/>
    <w:multiLevelType w:val="hybridMultilevel"/>
    <w:tmpl w:val="0F78BB16"/>
    <w:lvl w:ilvl="0" w:tplc="0E74DBFE">
      <w:start w:val="202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9" w15:restartNumberingAfterBreak="0">
    <w:nsid w:val="7AAE41BB"/>
    <w:multiLevelType w:val="multilevel"/>
    <w:tmpl w:val="7D98BCC6"/>
    <w:styleLink w:val="AHeadings"/>
    <w:lvl w:ilvl="0">
      <w:start w:val="1"/>
      <w:numFmt w:val="decimal"/>
      <w:lvlText w:val="%1."/>
      <w:lvlJc w:val="left"/>
      <w:pPr>
        <w:tabs>
          <w:tab w:val="num" w:pos="851"/>
        </w:tabs>
        <w:ind w:left="851" w:hanging="851"/>
      </w:pPr>
      <w:rPr>
        <w:rFonts w:hint="default"/>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4)"/>
      <w:lvlJc w:val="left"/>
      <w:pPr>
        <w:tabs>
          <w:tab w:val="num" w:pos="851"/>
        </w:tabs>
        <w:ind w:left="851" w:hanging="851"/>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num w:numId="1" w16cid:durableId="1676420991">
    <w:abstractNumId w:val="26"/>
  </w:num>
  <w:num w:numId="2" w16cid:durableId="1892766475">
    <w:abstractNumId w:val="12"/>
  </w:num>
  <w:num w:numId="3" w16cid:durableId="1155101001">
    <w:abstractNumId w:val="32"/>
  </w:num>
  <w:num w:numId="4" w16cid:durableId="687486818">
    <w:abstractNumId w:val="39"/>
  </w:num>
  <w:num w:numId="5" w16cid:durableId="197521327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2630774">
    <w:abstractNumId w:val="24"/>
  </w:num>
  <w:num w:numId="7" w16cid:durableId="850024624">
    <w:abstractNumId w:val="19"/>
  </w:num>
  <w:num w:numId="8" w16cid:durableId="1626305849">
    <w:abstractNumId w:val="5"/>
  </w:num>
  <w:num w:numId="9" w16cid:durableId="1392922910">
    <w:abstractNumId w:val="31"/>
  </w:num>
  <w:num w:numId="10" w16cid:durableId="1189366288">
    <w:abstractNumId w:val="9"/>
  </w:num>
  <w:num w:numId="11" w16cid:durableId="1650205550">
    <w:abstractNumId w:val="37"/>
  </w:num>
  <w:num w:numId="12" w16cid:durableId="2142264709">
    <w:abstractNumId w:val="4"/>
  </w:num>
  <w:num w:numId="13" w16cid:durableId="833031793">
    <w:abstractNumId w:val="14"/>
  </w:num>
  <w:num w:numId="14" w16cid:durableId="1581528051">
    <w:abstractNumId w:val="18"/>
  </w:num>
  <w:num w:numId="15" w16cid:durableId="1388189058">
    <w:abstractNumId w:val="11"/>
  </w:num>
  <w:num w:numId="16" w16cid:durableId="2107991599">
    <w:abstractNumId w:val="21"/>
  </w:num>
  <w:num w:numId="17" w16cid:durableId="1082679406">
    <w:abstractNumId w:val="7"/>
  </w:num>
  <w:num w:numId="18" w16cid:durableId="2118451775">
    <w:abstractNumId w:val="22"/>
  </w:num>
  <w:num w:numId="19" w16cid:durableId="85274861">
    <w:abstractNumId w:val="28"/>
  </w:num>
  <w:num w:numId="20" w16cid:durableId="1395591306">
    <w:abstractNumId w:val="29"/>
  </w:num>
  <w:num w:numId="21" w16cid:durableId="1947468833">
    <w:abstractNumId w:val="3"/>
  </w:num>
  <w:num w:numId="22" w16cid:durableId="610625345">
    <w:abstractNumId w:val="38"/>
  </w:num>
  <w:num w:numId="23" w16cid:durableId="1727335339">
    <w:abstractNumId w:val="23"/>
  </w:num>
  <w:num w:numId="24" w16cid:durableId="634798221">
    <w:abstractNumId w:val="17"/>
  </w:num>
  <w:num w:numId="25" w16cid:durableId="84227446">
    <w:abstractNumId w:val="20"/>
  </w:num>
  <w:num w:numId="26" w16cid:durableId="731344348">
    <w:abstractNumId w:val="33"/>
  </w:num>
  <w:num w:numId="27" w16cid:durableId="1269005082">
    <w:abstractNumId w:val="34"/>
  </w:num>
  <w:num w:numId="28" w16cid:durableId="1228110595">
    <w:abstractNumId w:val="36"/>
  </w:num>
  <w:num w:numId="29" w16cid:durableId="632639991">
    <w:abstractNumId w:val="15"/>
  </w:num>
  <w:num w:numId="30" w16cid:durableId="613748827">
    <w:abstractNumId w:val="8"/>
  </w:num>
  <w:num w:numId="31" w16cid:durableId="174072821">
    <w:abstractNumId w:val="6"/>
  </w:num>
  <w:num w:numId="32" w16cid:durableId="1346051107">
    <w:abstractNumId w:val="16"/>
  </w:num>
  <w:num w:numId="33" w16cid:durableId="1728144552">
    <w:abstractNumId w:val="27"/>
  </w:num>
  <w:num w:numId="34" w16cid:durableId="1239826085">
    <w:abstractNumId w:val="0"/>
  </w:num>
  <w:num w:numId="35" w16cid:durableId="827787792">
    <w:abstractNumId w:val="25"/>
  </w:num>
  <w:num w:numId="36" w16cid:durableId="622004454">
    <w:abstractNumId w:val="2"/>
  </w:num>
  <w:num w:numId="37" w16cid:durableId="1914387829">
    <w:abstractNumId w:val="35"/>
  </w:num>
  <w:num w:numId="38" w16cid:durableId="259795377">
    <w:abstractNumId w:val="10"/>
  </w:num>
  <w:num w:numId="39" w16cid:durableId="652566012">
    <w:abstractNumId w:val="30"/>
  </w:num>
  <w:num w:numId="40" w16cid:durableId="1966816136">
    <w:abstractNumId w:val="1"/>
  </w:num>
  <w:num w:numId="41" w16cid:durableId="25036052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erbachi, Mohamed - GTS Global ENG &amp; ARCH">
    <w15:presenceInfo w15:providerId="AD" w15:userId="S::Mohamed.Kerbachi@transamerica.com::7bfead4c-51c4-46e1-b396-f93a69a42d0c"/>
  </w15:person>
  <w15:person w15:author="Warner, Emma">
    <w15:presenceInfo w15:providerId="AD" w15:userId="S::Emma.Warner@aegon.co.uk::78351e00-7b94-47f2-8e74-21bc1c86ca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1F7"/>
    <w:rsid w:val="000016DF"/>
    <w:rsid w:val="00004F4D"/>
    <w:rsid w:val="0000618D"/>
    <w:rsid w:val="00010A96"/>
    <w:rsid w:val="0001161C"/>
    <w:rsid w:val="000135E2"/>
    <w:rsid w:val="00013FFF"/>
    <w:rsid w:val="00014602"/>
    <w:rsid w:val="0001654A"/>
    <w:rsid w:val="00020C7F"/>
    <w:rsid w:val="00022526"/>
    <w:rsid w:val="00024E0A"/>
    <w:rsid w:val="00025BA0"/>
    <w:rsid w:val="00027293"/>
    <w:rsid w:val="00030629"/>
    <w:rsid w:val="000337E0"/>
    <w:rsid w:val="00034C08"/>
    <w:rsid w:val="00047CC7"/>
    <w:rsid w:val="0005122A"/>
    <w:rsid w:val="00051865"/>
    <w:rsid w:val="0005274A"/>
    <w:rsid w:val="000545A4"/>
    <w:rsid w:val="00055CD1"/>
    <w:rsid w:val="00061412"/>
    <w:rsid w:val="00064538"/>
    <w:rsid w:val="00064614"/>
    <w:rsid w:val="00064EED"/>
    <w:rsid w:val="00066C5C"/>
    <w:rsid w:val="000706D5"/>
    <w:rsid w:val="0007267D"/>
    <w:rsid w:val="00077438"/>
    <w:rsid w:val="00077BC2"/>
    <w:rsid w:val="00080FA6"/>
    <w:rsid w:val="000821B5"/>
    <w:rsid w:val="000828D0"/>
    <w:rsid w:val="00090B8F"/>
    <w:rsid w:val="0009281D"/>
    <w:rsid w:val="00092AA7"/>
    <w:rsid w:val="00095D05"/>
    <w:rsid w:val="00096056"/>
    <w:rsid w:val="0009645B"/>
    <w:rsid w:val="0009742C"/>
    <w:rsid w:val="000A01F0"/>
    <w:rsid w:val="000A1FD0"/>
    <w:rsid w:val="000A3A97"/>
    <w:rsid w:val="000A4122"/>
    <w:rsid w:val="000A4558"/>
    <w:rsid w:val="000A4E96"/>
    <w:rsid w:val="000A5B11"/>
    <w:rsid w:val="000A642D"/>
    <w:rsid w:val="000A70AD"/>
    <w:rsid w:val="000B01C4"/>
    <w:rsid w:val="000B167F"/>
    <w:rsid w:val="000B6F4D"/>
    <w:rsid w:val="000C01BA"/>
    <w:rsid w:val="000C2573"/>
    <w:rsid w:val="000C2891"/>
    <w:rsid w:val="000C3B0B"/>
    <w:rsid w:val="000D1611"/>
    <w:rsid w:val="000D32D4"/>
    <w:rsid w:val="000D3DB4"/>
    <w:rsid w:val="000D5EE7"/>
    <w:rsid w:val="000E414E"/>
    <w:rsid w:val="000E5359"/>
    <w:rsid w:val="000E550F"/>
    <w:rsid w:val="000E7BF0"/>
    <w:rsid w:val="000E7E3C"/>
    <w:rsid w:val="000F2E6A"/>
    <w:rsid w:val="00100707"/>
    <w:rsid w:val="0010309F"/>
    <w:rsid w:val="00103D6F"/>
    <w:rsid w:val="00105648"/>
    <w:rsid w:val="00105D93"/>
    <w:rsid w:val="00105DD5"/>
    <w:rsid w:val="001103E3"/>
    <w:rsid w:val="001119BE"/>
    <w:rsid w:val="00112E28"/>
    <w:rsid w:val="0011476D"/>
    <w:rsid w:val="00114C37"/>
    <w:rsid w:val="00116D4C"/>
    <w:rsid w:val="00122546"/>
    <w:rsid w:val="00124A18"/>
    <w:rsid w:val="00125B5E"/>
    <w:rsid w:val="00131AB1"/>
    <w:rsid w:val="00131F50"/>
    <w:rsid w:val="0014450B"/>
    <w:rsid w:val="00150592"/>
    <w:rsid w:val="001513B2"/>
    <w:rsid w:val="0015435F"/>
    <w:rsid w:val="00154BB7"/>
    <w:rsid w:val="0015784D"/>
    <w:rsid w:val="00162A58"/>
    <w:rsid w:val="0016359F"/>
    <w:rsid w:val="00167171"/>
    <w:rsid w:val="00172CF5"/>
    <w:rsid w:val="001757C2"/>
    <w:rsid w:val="00175806"/>
    <w:rsid w:val="00182C11"/>
    <w:rsid w:val="001834AF"/>
    <w:rsid w:val="0018374F"/>
    <w:rsid w:val="00183CB0"/>
    <w:rsid w:val="0018603F"/>
    <w:rsid w:val="00186873"/>
    <w:rsid w:val="00187F34"/>
    <w:rsid w:val="001917E7"/>
    <w:rsid w:val="001941C1"/>
    <w:rsid w:val="00194326"/>
    <w:rsid w:val="001959C6"/>
    <w:rsid w:val="001959DC"/>
    <w:rsid w:val="001A1131"/>
    <w:rsid w:val="001A6E79"/>
    <w:rsid w:val="001A7EFF"/>
    <w:rsid w:val="001B24C7"/>
    <w:rsid w:val="001C10F4"/>
    <w:rsid w:val="001C2475"/>
    <w:rsid w:val="001C3DDD"/>
    <w:rsid w:val="001D28E3"/>
    <w:rsid w:val="001D57D9"/>
    <w:rsid w:val="001E2472"/>
    <w:rsid w:val="001E25B0"/>
    <w:rsid w:val="001E46B1"/>
    <w:rsid w:val="001E54D5"/>
    <w:rsid w:val="001E5C71"/>
    <w:rsid w:val="001E7632"/>
    <w:rsid w:val="001E7DC4"/>
    <w:rsid w:val="001F1C18"/>
    <w:rsid w:val="00200CD6"/>
    <w:rsid w:val="002011BD"/>
    <w:rsid w:val="00202B0A"/>
    <w:rsid w:val="00202FCF"/>
    <w:rsid w:val="00203501"/>
    <w:rsid w:val="00206F0A"/>
    <w:rsid w:val="00211E34"/>
    <w:rsid w:val="002121B1"/>
    <w:rsid w:val="00215B0A"/>
    <w:rsid w:val="00220068"/>
    <w:rsid w:val="0022042A"/>
    <w:rsid w:val="00223676"/>
    <w:rsid w:val="00227AB6"/>
    <w:rsid w:val="0023602A"/>
    <w:rsid w:val="0023719B"/>
    <w:rsid w:val="002407DB"/>
    <w:rsid w:val="00240F25"/>
    <w:rsid w:val="00244F14"/>
    <w:rsid w:val="00246D28"/>
    <w:rsid w:val="0025138D"/>
    <w:rsid w:val="00257484"/>
    <w:rsid w:val="00260C7D"/>
    <w:rsid w:val="00260DC6"/>
    <w:rsid w:val="002647E6"/>
    <w:rsid w:val="00267955"/>
    <w:rsid w:val="00277F8E"/>
    <w:rsid w:val="00280469"/>
    <w:rsid w:val="00280C51"/>
    <w:rsid w:val="00282459"/>
    <w:rsid w:val="002827BE"/>
    <w:rsid w:val="00282A2D"/>
    <w:rsid w:val="00287962"/>
    <w:rsid w:val="00287ED9"/>
    <w:rsid w:val="00290D28"/>
    <w:rsid w:val="00290E8A"/>
    <w:rsid w:val="00291F92"/>
    <w:rsid w:val="00294C31"/>
    <w:rsid w:val="00295E2D"/>
    <w:rsid w:val="00296BDF"/>
    <w:rsid w:val="00297C36"/>
    <w:rsid w:val="002A2822"/>
    <w:rsid w:val="002A2FD5"/>
    <w:rsid w:val="002A7B09"/>
    <w:rsid w:val="002A7F7C"/>
    <w:rsid w:val="002B02F3"/>
    <w:rsid w:val="002B12FB"/>
    <w:rsid w:val="002B14D1"/>
    <w:rsid w:val="002B3952"/>
    <w:rsid w:val="002B5620"/>
    <w:rsid w:val="002C1098"/>
    <w:rsid w:val="002C394D"/>
    <w:rsid w:val="002C68F1"/>
    <w:rsid w:val="002D445E"/>
    <w:rsid w:val="002D6597"/>
    <w:rsid w:val="002D6744"/>
    <w:rsid w:val="002D6C72"/>
    <w:rsid w:val="002D7B18"/>
    <w:rsid w:val="002D7F5C"/>
    <w:rsid w:val="002E2EEA"/>
    <w:rsid w:val="002E6CBE"/>
    <w:rsid w:val="002F1D47"/>
    <w:rsid w:val="002F4A70"/>
    <w:rsid w:val="002F529A"/>
    <w:rsid w:val="002F7E71"/>
    <w:rsid w:val="00300550"/>
    <w:rsid w:val="00302B55"/>
    <w:rsid w:val="00302D9D"/>
    <w:rsid w:val="00306035"/>
    <w:rsid w:val="003152DC"/>
    <w:rsid w:val="00315AF9"/>
    <w:rsid w:val="00316DD5"/>
    <w:rsid w:val="00316EE3"/>
    <w:rsid w:val="00321056"/>
    <w:rsid w:val="00322A20"/>
    <w:rsid w:val="00323702"/>
    <w:rsid w:val="003244C4"/>
    <w:rsid w:val="00325205"/>
    <w:rsid w:val="003302DB"/>
    <w:rsid w:val="003327FE"/>
    <w:rsid w:val="0033445A"/>
    <w:rsid w:val="00334B7C"/>
    <w:rsid w:val="00334EA1"/>
    <w:rsid w:val="003351C9"/>
    <w:rsid w:val="00335E1F"/>
    <w:rsid w:val="00340671"/>
    <w:rsid w:val="00342F54"/>
    <w:rsid w:val="00342F84"/>
    <w:rsid w:val="003436A4"/>
    <w:rsid w:val="003455B9"/>
    <w:rsid w:val="003459A9"/>
    <w:rsid w:val="003470E0"/>
    <w:rsid w:val="00350AD8"/>
    <w:rsid w:val="00353A2D"/>
    <w:rsid w:val="003569A7"/>
    <w:rsid w:val="00363DC9"/>
    <w:rsid w:val="00364224"/>
    <w:rsid w:val="00364493"/>
    <w:rsid w:val="003663CA"/>
    <w:rsid w:val="00367B3D"/>
    <w:rsid w:val="00371980"/>
    <w:rsid w:val="0037500F"/>
    <w:rsid w:val="003760BD"/>
    <w:rsid w:val="00376199"/>
    <w:rsid w:val="00381216"/>
    <w:rsid w:val="003837AF"/>
    <w:rsid w:val="00383B68"/>
    <w:rsid w:val="00384701"/>
    <w:rsid w:val="0038525B"/>
    <w:rsid w:val="00386402"/>
    <w:rsid w:val="0038684F"/>
    <w:rsid w:val="00386AD7"/>
    <w:rsid w:val="003872ED"/>
    <w:rsid w:val="003876F3"/>
    <w:rsid w:val="0039075C"/>
    <w:rsid w:val="00394164"/>
    <w:rsid w:val="00394F23"/>
    <w:rsid w:val="003A02E7"/>
    <w:rsid w:val="003A2EE0"/>
    <w:rsid w:val="003A5CD8"/>
    <w:rsid w:val="003A6DA2"/>
    <w:rsid w:val="003B0205"/>
    <w:rsid w:val="003B05D3"/>
    <w:rsid w:val="003B1CF4"/>
    <w:rsid w:val="003B2123"/>
    <w:rsid w:val="003B3A0C"/>
    <w:rsid w:val="003B64F2"/>
    <w:rsid w:val="003C0B60"/>
    <w:rsid w:val="003C100E"/>
    <w:rsid w:val="003C28E2"/>
    <w:rsid w:val="003C2D34"/>
    <w:rsid w:val="003C3FEC"/>
    <w:rsid w:val="003C71F4"/>
    <w:rsid w:val="003D419D"/>
    <w:rsid w:val="003D7022"/>
    <w:rsid w:val="003D7E1F"/>
    <w:rsid w:val="003E2E42"/>
    <w:rsid w:val="003E5922"/>
    <w:rsid w:val="003E607A"/>
    <w:rsid w:val="003E7D51"/>
    <w:rsid w:val="003F1E87"/>
    <w:rsid w:val="003F5AAA"/>
    <w:rsid w:val="003F6CD1"/>
    <w:rsid w:val="004005C4"/>
    <w:rsid w:val="004009B0"/>
    <w:rsid w:val="00401622"/>
    <w:rsid w:val="004028D3"/>
    <w:rsid w:val="0040793F"/>
    <w:rsid w:val="004103DE"/>
    <w:rsid w:val="00411F8D"/>
    <w:rsid w:val="00413967"/>
    <w:rsid w:val="004145F5"/>
    <w:rsid w:val="00415F9D"/>
    <w:rsid w:val="0041719C"/>
    <w:rsid w:val="004201CA"/>
    <w:rsid w:val="0042039A"/>
    <w:rsid w:val="00420736"/>
    <w:rsid w:val="0042113E"/>
    <w:rsid w:val="00424376"/>
    <w:rsid w:val="00425174"/>
    <w:rsid w:val="00425CC1"/>
    <w:rsid w:val="00426E93"/>
    <w:rsid w:val="00427332"/>
    <w:rsid w:val="0042738F"/>
    <w:rsid w:val="00430762"/>
    <w:rsid w:val="0043458C"/>
    <w:rsid w:val="004364C2"/>
    <w:rsid w:val="00440BAD"/>
    <w:rsid w:val="0044279D"/>
    <w:rsid w:val="00447C96"/>
    <w:rsid w:val="004502CA"/>
    <w:rsid w:val="00450930"/>
    <w:rsid w:val="0045269A"/>
    <w:rsid w:val="0045359F"/>
    <w:rsid w:val="004545AF"/>
    <w:rsid w:val="0045692F"/>
    <w:rsid w:val="004573E1"/>
    <w:rsid w:val="004578CB"/>
    <w:rsid w:val="00460B89"/>
    <w:rsid w:val="00462ED6"/>
    <w:rsid w:val="00463287"/>
    <w:rsid w:val="00465A87"/>
    <w:rsid w:val="00467180"/>
    <w:rsid w:val="004709F9"/>
    <w:rsid w:val="00472E96"/>
    <w:rsid w:val="00473F14"/>
    <w:rsid w:val="00474941"/>
    <w:rsid w:val="004762C3"/>
    <w:rsid w:val="00482EC2"/>
    <w:rsid w:val="0048690C"/>
    <w:rsid w:val="00491B54"/>
    <w:rsid w:val="0049284A"/>
    <w:rsid w:val="00492A12"/>
    <w:rsid w:val="00495581"/>
    <w:rsid w:val="004963B3"/>
    <w:rsid w:val="00496ED2"/>
    <w:rsid w:val="004A011C"/>
    <w:rsid w:val="004A3049"/>
    <w:rsid w:val="004A3939"/>
    <w:rsid w:val="004A68EE"/>
    <w:rsid w:val="004B2131"/>
    <w:rsid w:val="004B6689"/>
    <w:rsid w:val="004C1637"/>
    <w:rsid w:val="004C63DE"/>
    <w:rsid w:val="004C6A5C"/>
    <w:rsid w:val="004C785C"/>
    <w:rsid w:val="004D12F6"/>
    <w:rsid w:val="004D1511"/>
    <w:rsid w:val="004D17F8"/>
    <w:rsid w:val="004D23E1"/>
    <w:rsid w:val="004D5E93"/>
    <w:rsid w:val="004D6ED1"/>
    <w:rsid w:val="004D7E8C"/>
    <w:rsid w:val="004E3F90"/>
    <w:rsid w:val="004E4E78"/>
    <w:rsid w:val="004E5239"/>
    <w:rsid w:val="004E5B8E"/>
    <w:rsid w:val="004E7B17"/>
    <w:rsid w:val="004E7E6B"/>
    <w:rsid w:val="004F1527"/>
    <w:rsid w:val="004F25B0"/>
    <w:rsid w:val="004F3905"/>
    <w:rsid w:val="004F5615"/>
    <w:rsid w:val="004F58F2"/>
    <w:rsid w:val="00501337"/>
    <w:rsid w:val="0050264E"/>
    <w:rsid w:val="00503C53"/>
    <w:rsid w:val="00516E71"/>
    <w:rsid w:val="00517420"/>
    <w:rsid w:val="0052262F"/>
    <w:rsid w:val="00523E95"/>
    <w:rsid w:val="00525639"/>
    <w:rsid w:val="00530B76"/>
    <w:rsid w:val="00530D06"/>
    <w:rsid w:val="00532CED"/>
    <w:rsid w:val="00533C5E"/>
    <w:rsid w:val="005417E1"/>
    <w:rsid w:val="00541978"/>
    <w:rsid w:val="00542882"/>
    <w:rsid w:val="005443AF"/>
    <w:rsid w:val="00544748"/>
    <w:rsid w:val="00545F82"/>
    <w:rsid w:val="005506A5"/>
    <w:rsid w:val="00552189"/>
    <w:rsid w:val="00562306"/>
    <w:rsid w:val="005625CF"/>
    <w:rsid w:val="005630FE"/>
    <w:rsid w:val="00563E24"/>
    <w:rsid w:val="005650AA"/>
    <w:rsid w:val="0056544B"/>
    <w:rsid w:val="00567074"/>
    <w:rsid w:val="00572A79"/>
    <w:rsid w:val="005738E6"/>
    <w:rsid w:val="005833FA"/>
    <w:rsid w:val="00584E0E"/>
    <w:rsid w:val="0058707F"/>
    <w:rsid w:val="00590029"/>
    <w:rsid w:val="005958F1"/>
    <w:rsid w:val="005A274E"/>
    <w:rsid w:val="005A4F3F"/>
    <w:rsid w:val="005A7DB9"/>
    <w:rsid w:val="005B10BD"/>
    <w:rsid w:val="005B1A89"/>
    <w:rsid w:val="005B2458"/>
    <w:rsid w:val="005B370B"/>
    <w:rsid w:val="005B4A4E"/>
    <w:rsid w:val="005B5D53"/>
    <w:rsid w:val="005B67E4"/>
    <w:rsid w:val="005B7CBB"/>
    <w:rsid w:val="005B7D95"/>
    <w:rsid w:val="005C3BE0"/>
    <w:rsid w:val="005C549C"/>
    <w:rsid w:val="005C68CC"/>
    <w:rsid w:val="005D2985"/>
    <w:rsid w:val="005D3086"/>
    <w:rsid w:val="005D59E2"/>
    <w:rsid w:val="005D6343"/>
    <w:rsid w:val="005D6C01"/>
    <w:rsid w:val="005D7CCF"/>
    <w:rsid w:val="005E03B2"/>
    <w:rsid w:val="005E3935"/>
    <w:rsid w:val="005E42FC"/>
    <w:rsid w:val="005F0B34"/>
    <w:rsid w:val="005F0FD6"/>
    <w:rsid w:val="005F13D0"/>
    <w:rsid w:val="005F5DE0"/>
    <w:rsid w:val="00607CAD"/>
    <w:rsid w:val="0061451A"/>
    <w:rsid w:val="00621996"/>
    <w:rsid w:val="00622026"/>
    <w:rsid w:val="00622A6E"/>
    <w:rsid w:val="006305BB"/>
    <w:rsid w:val="006311CB"/>
    <w:rsid w:val="00633F89"/>
    <w:rsid w:val="006344DC"/>
    <w:rsid w:val="006409D8"/>
    <w:rsid w:val="00641B59"/>
    <w:rsid w:val="00646D0D"/>
    <w:rsid w:val="00653140"/>
    <w:rsid w:val="00655693"/>
    <w:rsid w:val="00657898"/>
    <w:rsid w:val="006579ED"/>
    <w:rsid w:val="00657A08"/>
    <w:rsid w:val="00657EA9"/>
    <w:rsid w:val="00660AE2"/>
    <w:rsid w:val="006631D1"/>
    <w:rsid w:val="00663B7C"/>
    <w:rsid w:val="006646E6"/>
    <w:rsid w:val="00664D64"/>
    <w:rsid w:val="00666039"/>
    <w:rsid w:val="00666698"/>
    <w:rsid w:val="006667D3"/>
    <w:rsid w:val="00670861"/>
    <w:rsid w:val="006718CB"/>
    <w:rsid w:val="00671E6F"/>
    <w:rsid w:val="00673F67"/>
    <w:rsid w:val="00674379"/>
    <w:rsid w:val="00674B1F"/>
    <w:rsid w:val="0067560C"/>
    <w:rsid w:val="00675AE9"/>
    <w:rsid w:val="00677713"/>
    <w:rsid w:val="00683CDC"/>
    <w:rsid w:val="00685C1F"/>
    <w:rsid w:val="00686394"/>
    <w:rsid w:val="00686FB7"/>
    <w:rsid w:val="006902EE"/>
    <w:rsid w:val="0069103E"/>
    <w:rsid w:val="00696B16"/>
    <w:rsid w:val="006970DB"/>
    <w:rsid w:val="0069725B"/>
    <w:rsid w:val="006B1C27"/>
    <w:rsid w:val="006B3025"/>
    <w:rsid w:val="006B5138"/>
    <w:rsid w:val="006B57DD"/>
    <w:rsid w:val="006B6C78"/>
    <w:rsid w:val="006C1312"/>
    <w:rsid w:val="006C1BBB"/>
    <w:rsid w:val="006D153A"/>
    <w:rsid w:val="006D3606"/>
    <w:rsid w:val="006D474D"/>
    <w:rsid w:val="006E0E0F"/>
    <w:rsid w:val="006E2F22"/>
    <w:rsid w:val="006F150D"/>
    <w:rsid w:val="006F1BA4"/>
    <w:rsid w:val="006F2E5B"/>
    <w:rsid w:val="006F4744"/>
    <w:rsid w:val="006F61A1"/>
    <w:rsid w:val="006F6CD6"/>
    <w:rsid w:val="006F7AED"/>
    <w:rsid w:val="00701E25"/>
    <w:rsid w:val="00701FFA"/>
    <w:rsid w:val="00702A2B"/>
    <w:rsid w:val="007110FE"/>
    <w:rsid w:val="00713108"/>
    <w:rsid w:val="00713214"/>
    <w:rsid w:val="00715D60"/>
    <w:rsid w:val="00717A85"/>
    <w:rsid w:val="007225EE"/>
    <w:rsid w:val="00723521"/>
    <w:rsid w:val="00730615"/>
    <w:rsid w:val="00731266"/>
    <w:rsid w:val="0073501A"/>
    <w:rsid w:val="0073634B"/>
    <w:rsid w:val="0074096B"/>
    <w:rsid w:val="00743102"/>
    <w:rsid w:val="00743576"/>
    <w:rsid w:val="00744289"/>
    <w:rsid w:val="007447AB"/>
    <w:rsid w:val="007461C3"/>
    <w:rsid w:val="007553AE"/>
    <w:rsid w:val="00763130"/>
    <w:rsid w:val="00764E88"/>
    <w:rsid w:val="007717AA"/>
    <w:rsid w:val="00774F3E"/>
    <w:rsid w:val="00775095"/>
    <w:rsid w:val="00776ACE"/>
    <w:rsid w:val="00776F6D"/>
    <w:rsid w:val="00791E81"/>
    <w:rsid w:val="0079321B"/>
    <w:rsid w:val="00794539"/>
    <w:rsid w:val="007965FA"/>
    <w:rsid w:val="007A38D6"/>
    <w:rsid w:val="007A5AC0"/>
    <w:rsid w:val="007A66E5"/>
    <w:rsid w:val="007A7211"/>
    <w:rsid w:val="007B088C"/>
    <w:rsid w:val="007B68BE"/>
    <w:rsid w:val="007C2E1C"/>
    <w:rsid w:val="007C68F9"/>
    <w:rsid w:val="007C7162"/>
    <w:rsid w:val="007D0234"/>
    <w:rsid w:val="007D0360"/>
    <w:rsid w:val="007D2151"/>
    <w:rsid w:val="007D4993"/>
    <w:rsid w:val="007D5EF2"/>
    <w:rsid w:val="007D7AEA"/>
    <w:rsid w:val="007E73EA"/>
    <w:rsid w:val="007E782D"/>
    <w:rsid w:val="007E7EC3"/>
    <w:rsid w:val="007F3A09"/>
    <w:rsid w:val="007F46E3"/>
    <w:rsid w:val="008008A5"/>
    <w:rsid w:val="00800C33"/>
    <w:rsid w:val="00801A12"/>
    <w:rsid w:val="00802A16"/>
    <w:rsid w:val="008054EA"/>
    <w:rsid w:val="00807F39"/>
    <w:rsid w:val="00812721"/>
    <w:rsid w:val="0081599F"/>
    <w:rsid w:val="00820418"/>
    <w:rsid w:val="00822751"/>
    <w:rsid w:val="00822951"/>
    <w:rsid w:val="0082316B"/>
    <w:rsid w:val="00824DC3"/>
    <w:rsid w:val="008277B3"/>
    <w:rsid w:val="00835B6F"/>
    <w:rsid w:val="008367FE"/>
    <w:rsid w:val="00836BB0"/>
    <w:rsid w:val="0084508A"/>
    <w:rsid w:val="008470DE"/>
    <w:rsid w:val="00854414"/>
    <w:rsid w:val="00857EF5"/>
    <w:rsid w:val="008645E9"/>
    <w:rsid w:val="00870EE0"/>
    <w:rsid w:val="008749E9"/>
    <w:rsid w:val="00875957"/>
    <w:rsid w:val="00881901"/>
    <w:rsid w:val="0088339E"/>
    <w:rsid w:val="00891D69"/>
    <w:rsid w:val="00893CEB"/>
    <w:rsid w:val="00895C7F"/>
    <w:rsid w:val="008A20D6"/>
    <w:rsid w:val="008A3313"/>
    <w:rsid w:val="008A474F"/>
    <w:rsid w:val="008A7115"/>
    <w:rsid w:val="008A7B1D"/>
    <w:rsid w:val="008B1DCE"/>
    <w:rsid w:val="008B2553"/>
    <w:rsid w:val="008B3164"/>
    <w:rsid w:val="008B3455"/>
    <w:rsid w:val="008B3B7D"/>
    <w:rsid w:val="008C2AEC"/>
    <w:rsid w:val="008C30BB"/>
    <w:rsid w:val="008C71F7"/>
    <w:rsid w:val="008C76A2"/>
    <w:rsid w:val="008D1F00"/>
    <w:rsid w:val="008D2FBB"/>
    <w:rsid w:val="008D4E2A"/>
    <w:rsid w:val="008D65F4"/>
    <w:rsid w:val="008E2254"/>
    <w:rsid w:val="008E23F2"/>
    <w:rsid w:val="008E3728"/>
    <w:rsid w:val="008E3959"/>
    <w:rsid w:val="008E6904"/>
    <w:rsid w:val="008E71FD"/>
    <w:rsid w:val="008F4D0D"/>
    <w:rsid w:val="0090077D"/>
    <w:rsid w:val="0091009F"/>
    <w:rsid w:val="00912012"/>
    <w:rsid w:val="00912CBA"/>
    <w:rsid w:val="00914E22"/>
    <w:rsid w:val="009230D4"/>
    <w:rsid w:val="009242AB"/>
    <w:rsid w:val="009272F7"/>
    <w:rsid w:val="00927CDE"/>
    <w:rsid w:val="00930623"/>
    <w:rsid w:val="00932B59"/>
    <w:rsid w:val="00933897"/>
    <w:rsid w:val="00933CED"/>
    <w:rsid w:val="00940DCE"/>
    <w:rsid w:val="009431EC"/>
    <w:rsid w:val="0094403F"/>
    <w:rsid w:val="00945708"/>
    <w:rsid w:val="00951BC2"/>
    <w:rsid w:val="009536B9"/>
    <w:rsid w:val="0095618A"/>
    <w:rsid w:val="009578C0"/>
    <w:rsid w:val="0096377B"/>
    <w:rsid w:val="009649C9"/>
    <w:rsid w:val="00964F5C"/>
    <w:rsid w:val="00966AE7"/>
    <w:rsid w:val="00966B04"/>
    <w:rsid w:val="009714CA"/>
    <w:rsid w:val="00971D5D"/>
    <w:rsid w:val="00980A33"/>
    <w:rsid w:val="009814A3"/>
    <w:rsid w:val="009818C1"/>
    <w:rsid w:val="00981C37"/>
    <w:rsid w:val="009822A0"/>
    <w:rsid w:val="00982878"/>
    <w:rsid w:val="009831B9"/>
    <w:rsid w:val="00983E02"/>
    <w:rsid w:val="00990CAB"/>
    <w:rsid w:val="0099165E"/>
    <w:rsid w:val="00993AF2"/>
    <w:rsid w:val="009963AC"/>
    <w:rsid w:val="009978D2"/>
    <w:rsid w:val="009A21B0"/>
    <w:rsid w:val="009A396B"/>
    <w:rsid w:val="009A4010"/>
    <w:rsid w:val="009A56DB"/>
    <w:rsid w:val="009B26D4"/>
    <w:rsid w:val="009B6575"/>
    <w:rsid w:val="009C1434"/>
    <w:rsid w:val="009C29F6"/>
    <w:rsid w:val="009C2FAB"/>
    <w:rsid w:val="009C5117"/>
    <w:rsid w:val="009D405C"/>
    <w:rsid w:val="009D558E"/>
    <w:rsid w:val="009E0DA9"/>
    <w:rsid w:val="009E0E0B"/>
    <w:rsid w:val="009E49AE"/>
    <w:rsid w:val="009E61EC"/>
    <w:rsid w:val="009F1DB0"/>
    <w:rsid w:val="009F562B"/>
    <w:rsid w:val="009F59B8"/>
    <w:rsid w:val="009F5BDF"/>
    <w:rsid w:val="00A010C3"/>
    <w:rsid w:val="00A02C1F"/>
    <w:rsid w:val="00A0356A"/>
    <w:rsid w:val="00A078D4"/>
    <w:rsid w:val="00A10514"/>
    <w:rsid w:val="00A11EC5"/>
    <w:rsid w:val="00A17CC7"/>
    <w:rsid w:val="00A21FA3"/>
    <w:rsid w:val="00A253FE"/>
    <w:rsid w:val="00A263C7"/>
    <w:rsid w:val="00A27489"/>
    <w:rsid w:val="00A279F2"/>
    <w:rsid w:val="00A300C6"/>
    <w:rsid w:val="00A33651"/>
    <w:rsid w:val="00A33F89"/>
    <w:rsid w:val="00A34A85"/>
    <w:rsid w:val="00A35E44"/>
    <w:rsid w:val="00A41166"/>
    <w:rsid w:val="00A465E3"/>
    <w:rsid w:val="00A47C00"/>
    <w:rsid w:val="00A50DE8"/>
    <w:rsid w:val="00A54EBB"/>
    <w:rsid w:val="00A55E22"/>
    <w:rsid w:val="00A5619B"/>
    <w:rsid w:val="00A57679"/>
    <w:rsid w:val="00A625DE"/>
    <w:rsid w:val="00A6316C"/>
    <w:rsid w:val="00A64217"/>
    <w:rsid w:val="00A6612F"/>
    <w:rsid w:val="00A71825"/>
    <w:rsid w:val="00A722A2"/>
    <w:rsid w:val="00A7570B"/>
    <w:rsid w:val="00A75A4B"/>
    <w:rsid w:val="00A76AC3"/>
    <w:rsid w:val="00A81F1F"/>
    <w:rsid w:val="00A84856"/>
    <w:rsid w:val="00A86736"/>
    <w:rsid w:val="00A8694A"/>
    <w:rsid w:val="00A87423"/>
    <w:rsid w:val="00A908CD"/>
    <w:rsid w:val="00A913FA"/>
    <w:rsid w:val="00A92DEA"/>
    <w:rsid w:val="00A96DDB"/>
    <w:rsid w:val="00A96F14"/>
    <w:rsid w:val="00AA024B"/>
    <w:rsid w:val="00AA041D"/>
    <w:rsid w:val="00AA1DC7"/>
    <w:rsid w:val="00AA384E"/>
    <w:rsid w:val="00AA3F24"/>
    <w:rsid w:val="00AA4432"/>
    <w:rsid w:val="00AA6268"/>
    <w:rsid w:val="00AB0456"/>
    <w:rsid w:val="00AB275C"/>
    <w:rsid w:val="00AB4020"/>
    <w:rsid w:val="00AB47F6"/>
    <w:rsid w:val="00AB50D7"/>
    <w:rsid w:val="00AB64E9"/>
    <w:rsid w:val="00AB7EB0"/>
    <w:rsid w:val="00AC025A"/>
    <w:rsid w:val="00AC0A32"/>
    <w:rsid w:val="00AC24E0"/>
    <w:rsid w:val="00AC790A"/>
    <w:rsid w:val="00AD2011"/>
    <w:rsid w:val="00AD2535"/>
    <w:rsid w:val="00AD553A"/>
    <w:rsid w:val="00AD66AF"/>
    <w:rsid w:val="00AD7101"/>
    <w:rsid w:val="00AD771E"/>
    <w:rsid w:val="00AE3FF0"/>
    <w:rsid w:val="00AE420C"/>
    <w:rsid w:val="00AF0632"/>
    <w:rsid w:val="00AF1CB2"/>
    <w:rsid w:val="00AF31C5"/>
    <w:rsid w:val="00AF3A97"/>
    <w:rsid w:val="00AF4BC2"/>
    <w:rsid w:val="00AF57E2"/>
    <w:rsid w:val="00AF62BA"/>
    <w:rsid w:val="00B01B69"/>
    <w:rsid w:val="00B02E9A"/>
    <w:rsid w:val="00B05936"/>
    <w:rsid w:val="00B109D0"/>
    <w:rsid w:val="00B119F8"/>
    <w:rsid w:val="00B13404"/>
    <w:rsid w:val="00B154FD"/>
    <w:rsid w:val="00B159D6"/>
    <w:rsid w:val="00B16191"/>
    <w:rsid w:val="00B230E4"/>
    <w:rsid w:val="00B2737B"/>
    <w:rsid w:val="00B27D76"/>
    <w:rsid w:val="00B27E4E"/>
    <w:rsid w:val="00B33A5A"/>
    <w:rsid w:val="00B35C48"/>
    <w:rsid w:val="00B37E9E"/>
    <w:rsid w:val="00B40152"/>
    <w:rsid w:val="00B40157"/>
    <w:rsid w:val="00B44586"/>
    <w:rsid w:val="00B45D32"/>
    <w:rsid w:val="00B47811"/>
    <w:rsid w:val="00B47E04"/>
    <w:rsid w:val="00B505C3"/>
    <w:rsid w:val="00B50801"/>
    <w:rsid w:val="00B549D2"/>
    <w:rsid w:val="00B601B6"/>
    <w:rsid w:val="00B6095B"/>
    <w:rsid w:val="00B70959"/>
    <w:rsid w:val="00B71A36"/>
    <w:rsid w:val="00B7294D"/>
    <w:rsid w:val="00B72DF1"/>
    <w:rsid w:val="00B7491C"/>
    <w:rsid w:val="00B74BD7"/>
    <w:rsid w:val="00B76947"/>
    <w:rsid w:val="00B801CC"/>
    <w:rsid w:val="00B8097E"/>
    <w:rsid w:val="00B83515"/>
    <w:rsid w:val="00B84AA9"/>
    <w:rsid w:val="00B8571D"/>
    <w:rsid w:val="00B90138"/>
    <w:rsid w:val="00B91F3F"/>
    <w:rsid w:val="00BA03F6"/>
    <w:rsid w:val="00BA0417"/>
    <w:rsid w:val="00BA30CB"/>
    <w:rsid w:val="00BA5EE9"/>
    <w:rsid w:val="00BA5FDF"/>
    <w:rsid w:val="00BB06C7"/>
    <w:rsid w:val="00BB157F"/>
    <w:rsid w:val="00BB1C1A"/>
    <w:rsid w:val="00BB1FD4"/>
    <w:rsid w:val="00BB2173"/>
    <w:rsid w:val="00BB423A"/>
    <w:rsid w:val="00BC135C"/>
    <w:rsid w:val="00BC26EA"/>
    <w:rsid w:val="00BC3D4D"/>
    <w:rsid w:val="00BC524F"/>
    <w:rsid w:val="00BC61E0"/>
    <w:rsid w:val="00BC6626"/>
    <w:rsid w:val="00BC66DB"/>
    <w:rsid w:val="00BC670B"/>
    <w:rsid w:val="00BD05CC"/>
    <w:rsid w:val="00BD0E95"/>
    <w:rsid w:val="00BD37CE"/>
    <w:rsid w:val="00BD37D3"/>
    <w:rsid w:val="00BD69EC"/>
    <w:rsid w:val="00BD7106"/>
    <w:rsid w:val="00BD76B9"/>
    <w:rsid w:val="00BE26E8"/>
    <w:rsid w:val="00BE3638"/>
    <w:rsid w:val="00BE40C9"/>
    <w:rsid w:val="00BE5F51"/>
    <w:rsid w:val="00BF2027"/>
    <w:rsid w:val="00BF225A"/>
    <w:rsid w:val="00BF31D9"/>
    <w:rsid w:val="00BF591B"/>
    <w:rsid w:val="00BF5D6A"/>
    <w:rsid w:val="00BF6782"/>
    <w:rsid w:val="00BF6AD2"/>
    <w:rsid w:val="00BF7B8F"/>
    <w:rsid w:val="00BF7E61"/>
    <w:rsid w:val="00C00E16"/>
    <w:rsid w:val="00C03ECF"/>
    <w:rsid w:val="00C041B6"/>
    <w:rsid w:val="00C04CC6"/>
    <w:rsid w:val="00C06D00"/>
    <w:rsid w:val="00C10383"/>
    <w:rsid w:val="00C16A9E"/>
    <w:rsid w:val="00C23CA6"/>
    <w:rsid w:val="00C26A9A"/>
    <w:rsid w:val="00C31EF2"/>
    <w:rsid w:val="00C31F8B"/>
    <w:rsid w:val="00C344A1"/>
    <w:rsid w:val="00C37C29"/>
    <w:rsid w:val="00C41C66"/>
    <w:rsid w:val="00C42289"/>
    <w:rsid w:val="00C435D7"/>
    <w:rsid w:val="00C4494B"/>
    <w:rsid w:val="00C44C61"/>
    <w:rsid w:val="00C55D58"/>
    <w:rsid w:val="00C566DD"/>
    <w:rsid w:val="00C60546"/>
    <w:rsid w:val="00C641BA"/>
    <w:rsid w:val="00C66402"/>
    <w:rsid w:val="00C66EFF"/>
    <w:rsid w:val="00C74E82"/>
    <w:rsid w:val="00C75D9B"/>
    <w:rsid w:val="00C764B9"/>
    <w:rsid w:val="00C80ED8"/>
    <w:rsid w:val="00C830EB"/>
    <w:rsid w:val="00C83CD5"/>
    <w:rsid w:val="00C85C6C"/>
    <w:rsid w:val="00C95AD2"/>
    <w:rsid w:val="00C969C2"/>
    <w:rsid w:val="00CA32FE"/>
    <w:rsid w:val="00CA3B91"/>
    <w:rsid w:val="00CA4DAA"/>
    <w:rsid w:val="00CA7B46"/>
    <w:rsid w:val="00CB0144"/>
    <w:rsid w:val="00CB2726"/>
    <w:rsid w:val="00CB359C"/>
    <w:rsid w:val="00CB3D2C"/>
    <w:rsid w:val="00CB4451"/>
    <w:rsid w:val="00CC0EB4"/>
    <w:rsid w:val="00CC3775"/>
    <w:rsid w:val="00CC38DA"/>
    <w:rsid w:val="00CC6F03"/>
    <w:rsid w:val="00CD4F3F"/>
    <w:rsid w:val="00CD51D0"/>
    <w:rsid w:val="00CD773F"/>
    <w:rsid w:val="00CE173C"/>
    <w:rsid w:val="00CE354D"/>
    <w:rsid w:val="00CE77F3"/>
    <w:rsid w:val="00CF3FF9"/>
    <w:rsid w:val="00CF7721"/>
    <w:rsid w:val="00D03429"/>
    <w:rsid w:val="00D05521"/>
    <w:rsid w:val="00D06FDA"/>
    <w:rsid w:val="00D11B14"/>
    <w:rsid w:val="00D1355C"/>
    <w:rsid w:val="00D138A1"/>
    <w:rsid w:val="00D1497B"/>
    <w:rsid w:val="00D17B45"/>
    <w:rsid w:val="00D202F5"/>
    <w:rsid w:val="00D20971"/>
    <w:rsid w:val="00D211A0"/>
    <w:rsid w:val="00D2149A"/>
    <w:rsid w:val="00D27659"/>
    <w:rsid w:val="00D351CC"/>
    <w:rsid w:val="00D35CFE"/>
    <w:rsid w:val="00D411A7"/>
    <w:rsid w:val="00D42B10"/>
    <w:rsid w:val="00D451E7"/>
    <w:rsid w:val="00D45BB5"/>
    <w:rsid w:val="00D45C36"/>
    <w:rsid w:val="00D5487E"/>
    <w:rsid w:val="00D60038"/>
    <w:rsid w:val="00D619A9"/>
    <w:rsid w:val="00D61F7B"/>
    <w:rsid w:val="00D81661"/>
    <w:rsid w:val="00D836AF"/>
    <w:rsid w:val="00D83B4A"/>
    <w:rsid w:val="00D84F00"/>
    <w:rsid w:val="00D87F2A"/>
    <w:rsid w:val="00D90B33"/>
    <w:rsid w:val="00D971CF"/>
    <w:rsid w:val="00DA4C1C"/>
    <w:rsid w:val="00DB2BDA"/>
    <w:rsid w:val="00DB313B"/>
    <w:rsid w:val="00DB3FA1"/>
    <w:rsid w:val="00DC24E2"/>
    <w:rsid w:val="00DC331F"/>
    <w:rsid w:val="00DC487A"/>
    <w:rsid w:val="00DC51CE"/>
    <w:rsid w:val="00DC7CB5"/>
    <w:rsid w:val="00DD1E41"/>
    <w:rsid w:val="00DD4A82"/>
    <w:rsid w:val="00DD7350"/>
    <w:rsid w:val="00DD7B69"/>
    <w:rsid w:val="00DE1181"/>
    <w:rsid w:val="00DE1EE2"/>
    <w:rsid w:val="00DE27EB"/>
    <w:rsid w:val="00DE2D57"/>
    <w:rsid w:val="00DE31AF"/>
    <w:rsid w:val="00DE4FAA"/>
    <w:rsid w:val="00DE72C3"/>
    <w:rsid w:val="00DE7F73"/>
    <w:rsid w:val="00DF696D"/>
    <w:rsid w:val="00DF7E42"/>
    <w:rsid w:val="00E00506"/>
    <w:rsid w:val="00E018F1"/>
    <w:rsid w:val="00E02263"/>
    <w:rsid w:val="00E056D7"/>
    <w:rsid w:val="00E0647E"/>
    <w:rsid w:val="00E10038"/>
    <w:rsid w:val="00E1037D"/>
    <w:rsid w:val="00E10B45"/>
    <w:rsid w:val="00E110FA"/>
    <w:rsid w:val="00E11EF7"/>
    <w:rsid w:val="00E14AD7"/>
    <w:rsid w:val="00E204EF"/>
    <w:rsid w:val="00E209A4"/>
    <w:rsid w:val="00E25898"/>
    <w:rsid w:val="00E31CA4"/>
    <w:rsid w:val="00E34722"/>
    <w:rsid w:val="00E34D28"/>
    <w:rsid w:val="00E36444"/>
    <w:rsid w:val="00E375BD"/>
    <w:rsid w:val="00E3787E"/>
    <w:rsid w:val="00E37BD4"/>
    <w:rsid w:val="00E4079A"/>
    <w:rsid w:val="00E425AF"/>
    <w:rsid w:val="00E4267C"/>
    <w:rsid w:val="00E42EFB"/>
    <w:rsid w:val="00E46C13"/>
    <w:rsid w:val="00E545F1"/>
    <w:rsid w:val="00E62B46"/>
    <w:rsid w:val="00E6340E"/>
    <w:rsid w:val="00E63B32"/>
    <w:rsid w:val="00E64ADF"/>
    <w:rsid w:val="00E661AF"/>
    <w:rsid w:val="00E740C4"/>
    <w:rsid w:val="00E75351"/>
    <w:rsid w:val="00E75889"/>
    <w:rsid w:val="00E76BFA"/>
    <w:rsid w:val="00E83C7F"/>
    <w:rsid w:val="00E86C07"/>
    <w:rsid w:val="00E92CA3"/>
    <w:rsid w:val="00EA0CE7"/>
    <w:rsid w:val="00EA2CDB"/>
    <w:rsid w:val="00EA5FE7"/>
    <w:rsid w:val="00EA69D1"/>
    <w:rsid w:val="00EA7EDA"/>
    <w:rsid w:val="00EB05B4"/>
    <w:rsid w:val="00EB15D8"/>
    <w:rsid w:val="00EB1835"/>
    <w:rsid w:val="00EB2118"/>
    <w:rsid w:val="00EB2EB7"/>
    <w:rsid w:val="00EB2FF0"/>
    <w:rsid w:val="00EB3FB6"/>
    <w:rsid w:val="00EB6BCA"/>
    <w:rsid w:val="00EB793F"/>
    <w:rsid w:val="00EC034F"/>
    <w:rsid w:val="00EC04C1"/>
    <w:rsid w:val="00EC0C4C"/>
    <w:rsid w:val="00EC1B19"/>
    <w:rsid w:val="00EC3B26"/>
    <w:rsid w:val="00EC565C"/>
    <w:rsid w:val="00EC5A60"/>
    <w:rsid w:val="00EC63F7"/>
    <w:rsid w:val="00EC68E2"/>
    <w:rsid w:val="00ED6911"/>
    <w:rsid w:val="00EE25FA"/>
    <w:rsid w:val="00EE42CA"/>
    <w:rsid w:val="00EE58FC"/>
    <w:rsid w:val="00EF18B2"/>
    <w:rsid w:val="00EF1BA7"/>
    <w:rsid w:val="00EF21A9"/>
    <w:rsid w:val="00EF4203"/>
    <w:rsid w:val="00EF6F05"/>
    <w:rsid w:val="00F01FBB"/>
    <w:rsid w:val="00F04CBC"/>
    <w:rsid w:val="00F05EDE"/>
    <w:rsid w:val="00F07B7F"/>
    <w:rsid w:val="00F119EB"/>
    <w:rsid w:val="00F12C74"/>
    <w:rsid w:val="00F14427"/>
    <w:rsid w:val="00F16B7F"/>
    <w:rsid w:val="00F2170F"/>
    <w:rsid w:val="00F25D00"/>
    <w:rsid w:val="00F275CC"/>
    <w:rsid w:val="00F302F6"/>
    <w:rsid w:val="00F3187F"/>
    <w:rsid w:val="00F32A2E"/>
    <w:rsid w:val="00F34C41"/>
    <w:rsid w:val="00F35E6A"/>
    <w:rsid w:val="00F3606A"/>
    <w:rsid w:val="00F421D3"/>
    <w:rsid w:val="00F46F90"/>
    <w:rsid w:val="00F51CAF"/>
    <w:rsid w:val="00F522BF"/>
    <w:rsid w:val="00F5276F"/>
    <w:rsid w:val="00F5591D"/>
    <w:rsid w:val="00F56C92"/>
    <w:rsid w:val="00F56F26"/>
    <w:rsid w:val="00F6371E"/>
    <w:rsid w:val="00F649D7"/>
    <w:rsid w:val="00F65BBA"/>
    <w:rsid w:val="00F65ED8"/>
    <w:rsid w:val="00F667BF"/>
    <w:rsid w:val="00F673FC"/>
    <w:rsid w:val="00F74943"/>
    <w:rsid w:val="00F77DF3"/>
    <w:rsid w:val="00F81F6E"/>
    <w:rsid w:val="00F82A90"/>
    <w:rsid w:val="00F83ABC"/>
    <w:rsid w:val="00F841DD"/>
    <w:rsid w:val="00F86BB9"/>
    <w:rsid w:val="00F93DC8"/>
    <w:rsid w:val="00F94BAC"/>
    <w:rsid w:val="00FA2F53"/>
    <w:rsid w:val="00FA40A1"/>
    <w:rsid w:val="00FA6170"/>
    <w:rsid w:val="00FB17AB"/>
    <w:rsid w:val="00FB2798"/>
    <w:rsid w:val="00FB72DB"/>
    <w:rsid w:val="00FC0B55"/>
    <w:rsid w:val="00FC609F"/>
    <w:rsid w:val="00FC7270"/>
    <w:rsid w:val="00FC7398"/>
    <w:rsid w:val="00FC7C8F"/>
    <w:rsid w:val="00FC8DB4"/>
    <w:rsid w:val="00FD2E53"/>
    <w:rsid w:val="00FD560B"/>
    <w:rsid w:val="00FD6F68"/>
    <w:rsid w:val="00FE3B81"/>
    <w:rsid w:val="00FE50B5"/>
    <w:rsid w:val="00FE6A5E"/>
    <w:rsid w:val="00FE7A88"/>
    <w:rsid w:val="00FF1CF2"/>
    <w:rsid w:val="00FF28B0"/>
    <w:rsid w:val="00FF6346"/>
    <w:rsid w:val="01A0A26D"/>
    <w:rsid w:val="02816208"/>
    <w:rsid w:val="05659C2F"/>
    <w:rsid w:val="091EA9FF"/>
    <w:rsid w:val="09F61A62"/>
    <w:rsid w:val="0B55F939"/>
    <w:rsid w:val="0DFA72C0"/>
    <w:rsid w:val="0F51AFEF"/>
    <w:rsid w:val="1880B721"/>
    <w:rsid w:val="218BEED3"/>
    <w:rsid w:val="25EA0EEE"/>
    <w:rsid w:val="2E1B4B60"/>
    <w:rsid w:val="341E66C7"/>
    <w:rsid w:val="355989E1"/>
    <w:rsid w:val="3827A907"/>
    <w:rsid w:val="40187B5A"/>
    <w:rsid w:val="4CEF6287"/>
    <w:rsid w:val="50DFA1DB"/>
    <w:rsid w:val="5655C0E2"/>
    <w:rsid w:val="568B0031"/>
    <w:rsid w:val="58A522A4"/>
    <w:rsid w:val="5C0401A6"/>
    <w:rsid w:val="5C330522"/>
    <w:rsid w:val="61F49F02"/>
    <w:rsid w:val="632B76E7"/>
    <w:rsid w:val="63442747"/>
    <w:rsid w:val="6677DC61"/>
    <w:rsid w:val="66EA8C00"/>
    <w:rsid w:val="690726AB"/>
    <w:rsid w:val="6DE673CA"/>
    <w:rsid w:val="6FC8BD62"/>
    <w:rsid w:val="708B278C"/>
    <w:rsid w:val="7315DE0B"/>
    <w:rsid w:val="73893A80"/>
    <w:rsid w:val="74800FC1"/>
    <w:rsid w:val="7A1337D9"/>
    <w:rsid w:val="7CC63F2F"/>
    <w:rsid w:val="7E38D8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37CD8A"/>
  <w15:docId w15:val="{8FE0FE12-4AE5-4380-ACF5-65E145014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5B0"/>
    <w:pPr>
      <w:suppressAutoHyphens/>
      <w:spacing w:after="60"/>
    </w:pPr>
    <w:rPr>
      <w:sz w:val="20"/>
      <w:szCs w:val="18"/>
    </w:rPr>
  </w:style>
  <w:style w:type="paragraph" w:styleId="Heading1">
    <w:name w:val="heading 1"/>
    <w:basedOn w:val="Normal"/>
    <w:next w:val="Normal"/>
    <w:link w:val="Heading1Char"/>
    <w:uiPriority w:val="9"/>
    <w:qFormat/>
    <w:rsid w:val="005B10BD"/>
    <w:pPr>
      <w:keepNext/>
      <w:pageBreakBefore/>
      <w:spacing w:after="25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B10BD"/>
    <w:pPr>
      <w:keepNext/>
      <w:keepLines/>
      <w:outlineLvl w:val="1"/>
    </w:pPr>
    <w:rPr>
      <w:rFonts w:asciiTheme="majorHAnsi" w:eastAsiaTheme="majorEastAsia" w:hAnsiTheme="majorHAnsi" w:cstheme="majorBidi"/>
      <w:sz w:val="24"/>
      <w:szCs w:val="26"/>
    </w:rPr>
  </w:style>
  <w:style w:type="paragraph" w:styleId="Heading3">
    <w:name w:val="heading 3"/>
    <w:basedOn w:val="Normal"/>
    <w:next w:val="Normal"/>
    <w:link w:val="Heading3Char"/>
    <w:uiPriority w:val="9"/>
    <w:unhideWhenUsed/>
    <w:qFormat/>
    <w:rsid w:val="005B10BD"/>
    <w:pPr>
      <w:keepNext/>
      <w:keepLines/>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5506A5"/>
    <w:pPr>
      <w:keepNext/>
      <w:keepLines/>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5506A5"/>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5506A5"/>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5506A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506A5"/>
    <w:pPr>
      <w:keepNext/>
      <w:keepLines/>
      <w:spacing w:before="40" w:after="0"/>
      <w:outlineLvl w:val="7"/>
    </w:pPr>
    <w:rPr>
      <w:rFonts w:asciiTheme="majorHAnsi" w:eastAsiaTheme="majorEastAsia" w:hAnsiTheme="majorHAnsi" w:cstheme="majorBidi"/>
      <w:sz w:val="21"/>
      <w:szCs w:val="21"/>
    </w:rPr>
  </w:style>
  <w:style w:type="paragraph" w:styleId="Heading9">
    <w:name w:val="heading 9"/>
    <w:basedOn w:val="Normal"/>
    <w:next w:val="Normal"/>
    <w:link w:val="Heading9Char"/>
    <w:uiPriority w:val="9"/>
    <w:semiHidden/>
    <w:unhideWhenUsed/>
    <w:qFormat/>
    <w:rsid w:val="005506A5"/>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6B04"/>
    <w:rPr>
      <w:rFonts w:ascii="Tahoma" w:hAnsi="Tahoma" w:cs="Tahoma"/>
      <w:sz w:val="16"/>
      <w:szCs w:val="16"/>
    </w:rPr>
  </w:style>
  <w:style w:type="character" w:customStyle="1" w:styleId="BalloonTextChar">
    <w:name w:val="Balloon Text Char"/>
    <w:basedOn w:val="DefaultParagraphFont"/>
    <w:link w:val="BalloonText"/>
    <w:uiPriority w:val="99"/>
    <w:semiHidden/>
    <w:rsid w:val="00966B04"/>
    <w:rPr>
      <w:rFonts w:ascii="Tahoma" w:hAnsi="Tahoma" w:cs="Tahoma"/>
      <w:sz w:val="16"/>
      <w:szCs w:val="16"/>
    </w:rPr>
  </w:style>
  <w:style w:type="character" w:styleId="Hyperlink">
    <w:name w:val="Hyperlink"/>
    <w:basedOn w:val="DefaultParagraphFont"/>
    <w:uiPriority w:val="99"/>
    <w:unhideWhenUsed/>
    <w:rsid w:val="00BC61E0"/>
    <w:rPr>
      <w:color w:val="641EE0" w:themeColor="hyperlink"/>
      <w:u w:val="single"/>
    </w:rPr>
  </w:style>
  <w:style w:type="paragraph" w:styleId="Header">
    <w:name w:val="header"/>
    <w:basedOn w:val="Normal"/>
    <w:link w:val="HeaderChar"/>
    <w:uiPriority w:val="99"/>
    <w:unhideWhenUsed/>
    <w:rsid w:val="00175806"/>
    <w:pPr>
      <w:tabs>
        <w:tab w:val="center" w:pos="4680"/>
        <w:tab w:val="right" w:pos="9360"/>
      </w:tabs>
      <w:spacing w:line="240" w:lineRule="auto"/>
    </w:pPr>
    <w:rPr>
      <w:sz w:val="19"/>
    </w:rPr>
  </w:style>
  <w:style w:type="character" w:customStyle="1" w:styleId="HeaderChar">
    <w:name w:val="Header Char"/>
    <w:basedOn w:val="DefaultParagraphFont"/>
    <w:link w:val="Header"/>
    <w:uiPriority w:val="99"/>
    <w:rsid w:val="00175806"/>
    <w:rPr>
      <w:color w:val="000000" w:themeColor="text1"/>
      <w:sz w:val="19"/>
      <w:szCs w:val="18"/>
    </w:rPr>
  </w:style>
  <w:style w:type="paragraph" w:styleId="Footer">
    <w:name w:val="footer"/>
    <w:basedOn w:val="Normal"/>
    <w:link w:val="FooterChar"/>
    <w:uiPriority w:val="99"/>
    <w:unhideWhenUsed/>
    <w:rsid w:val="00175806"/>
    <w:pPr>
      <w:tabs>
        <w:tab w:val="center" w:pos="4680"/>
        <w:tab w:val="right" w:pos="9360"/>
      </w:tabs>
      <w:spacing w:line="240" w:lineRule="auto"/>
    </w:pPr>
    <w:rPr>
      <w:b/>
      <w:sz w:val="12"/>
    </w:rPr>
  </w:style>
  <w:style w:type="character" w:customStyle="1" w:styleId="FooterChar">
    <w:name w:val="Footer Char"/>
    <w:basedOn w:val="DefaultParagraphFont"/>
    <w:link w:val="Footer"/>
    <w:uiPriority w:val="99"/>
    <w:rsid w:val="00175806"/>
    <w:rPr>
      <w:b/>
      <w:color w:val="000000" w:themeColor="text1"/>
      <w:sz w:val="12"/>
      <w:szCs w:val="18"/>
    </w:rPr>
  </w:style>
  <w:style w:type="paragraph" w:customStyle="1" w:styleId="Address">
    <w:name w:val="Address"/>
    <w:basedOn w:val="Normal"/>
    <w:rsid w:val="00A8694A"/>
    <w:pPr>
      <w:framePr w:w="5387" w:h="2381" w:hRule="exact" w:hSpace="142" w:vSpace="142" w:wrap="notBeside" w:vAnchor="page" w:hAnchor="page" w:x="1787" w:y="3233" w:anchorLock="1"/>
    </w:pPr>
    <w:rPr>
      <w:rFonts w:eastAsia="Times New Roman" w:cs="Times New Roman"/>
      <w:lang w:val="nl-NL"/>
    </w:rPr>
  </w:style>
  <w:style w:type="paragraph" w:customStyle="1" w:styleId="RefregelInhoud">
    <w:name w:val="RefregelInhoud"/>
    <w:basedOn w:val="Normal"/>
    <w:rsid w:val="00F65BBA"/>
    <w:pPr>
      <w:tabs>
        <w:tab w:val="left" w:pos="3600"/>
        <w:tab w:val="left" w:pos="5613"/>
        <w:tab w:val="left" w:pos="7201"/>
        <w:tab w:val="left" w:pos="8335"/>
      </w:tabs>
      <w:spacing w:after="40" w:line="200" w:lineRule="exact"/>
    </w:pPr>
    <w:rPr>
      <w:rFonts w:ascii="Univers" w:eastAsia="Times New Roman" w:hAnsi="Univers" w:cs="Times New Roman"/>
      <w:szCs w:val="20"/>
      <w:lang w:val="nl-NL"/>
    </w:rPr>
  </w:style>
  <w:style w:type="paragraph" w:customStyle="1" w:styleId="Subject">
    <w:name w:val="Subject"/>
    <w:basedOn w:val="Normal"/>
    <w:next w:val="Normal"/>
    <w:rsid w:val="00A8694A"/>
    <w:rPr>
      <w:rFonts w:eastAsia="Times New Roman" w:cs="Times New Roman"/>
      <w:b/>
      <w:bCs/>
      <w:lang w:val="en-GB"/>
    </w:rPr>
  </w:style>
  <w:style w:type="table" w:styleId="TableGrid">
    <w:name w:val="Table Grid"/>
    <w:basedOn w:val="TableNormal"/>
    <w:uiPriority w:val="59"/>
    <w:rsid w:val="00291F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asicParagraph">
    <w:name w:val="[Basic Paragraph]"/>
    <w:basedOn w:val="Normal"/>
    <w:uiPriority w:val="99"/>
    <w:rsid w:val="005625CF"/>
    <w:pPr>
      <w:widowControl w:val="0"/>
      <w:suppressAutoHyphens w:val="0"/>
      <w:autoSpaceDE w:val="0"/>
      <w:autoSpaceDN w:val="0"/>
      <w:adjustRightInd w:val="0"/>
      <w:spacing w:line="288" w:lineRule="auto"/>
      <w:textAlignment w:val="center"/>
    </w:pPr>
    <w:rPr>
      <w:rFonts w:ascii="Arial" w:hAnsi="Arial" w:cs="Arial"/>
      <w:color w:val="000000"/>
      <w:sz w:val="16"/>
      <w:szCs w:val="16"/>
      <w:lang w:val="nl-NL"/>
    </w:rPr>
  </w:style>
  <w:style w:type="paragraph" w:customStyle="1" w:styleId="Entityaddress1">
    <w:name w:val="Entity address 1"/>
    <w:basedOn w:val="Normal"/>
    <w:qFormat/>
    <w:rsid w:val="00AB4020"/>
    <w:pPr>
      <w:framePr w:w="3572" w:h="2381" w:hRule="exact" w:hSpace="142" w:vSpace="142" w:wrap="notBeside" w:vAnchor="page" w:hAnchor="margin" w:x="5955" w:y="3233"/>
      <w:spacing w:line="220" w:lineRule="exact"/>
    </w:pPr>
    <w:rPr>
      <w:b/>
    </w:rPr>
  </w:style>
  <w:style w:type="paragraph" w:customStyle="1" w:styleId="Entityaddress3">
    <w:name w:val="Entity address 3"/>
    <w:basedOn w:val="Entityaddress1"/>
    <w:qFormat/>
    <w:rsid w:val="00105648"/>
    <w:pPr>
      <w:framePr w:wrap="notBeside"/>
    </w:pPr>
    <w:rPr>
      <w:b w:val="0"/>
      <w:i/>
      <w:sz w:val="15"/>
    </w:rPr>
  </w:style>
  <w:style w:type="paragraph" w:customStyle="1" w:styleId="Reference1">
    <w:name w:val="Reference 1"/>
    <w:basedOn w:val="Normal"/>
    <w:qFormat/>
    <w:rsid w:val="00A8694A"/>
    <w:pPr>
      <w:tabs>
        <w:tab w:val="left" w:pos="5954"/>
        <w:tab w:val="left" w:pos="7655"/>
      </w:tabs>
    </w:pPr>
    <w:rPr>
      <w:i/>
      <w:sz w:val="15"/>
    </w:rPr>
  </w:style>
  <w:style w:type="paragraph" w:customStyle="1" w:styleId="Reference2">
    <w:name w:val="Reference 2"/>
    <w:basedOn w:val="Reference1"/>
    <w:qFormat/>
    <w:rsid w:val="00BC524F"/>
    <w:rPr>
      <w:i w:val="0"/>
      <w:sz w:val="18"/>
    </w:rPr>
  </w:style>
  <w:style w:type="paragraph" w:customStyle="1" w:styleId="Entityaddress2">
    <w:name w:val="Entity address 2"/>
    <w:basedOn w:val="Entityaddress1"/>
    <w:qFormat/>
    <w:rsid w:val="009536B9"/>
    <w:pPr>
      <w:framePr w:wrap="notBeside"/>
    </w:pPr>
    <w:rPr>
      <w:sz w:val="15"/>
    </w:rPr>
  </w:style>
  <w:style w:type="paragraph" w:customStyle="1" w:styleId="Handtekening1">
    <w:name w:val="Handtekening1"/>
    <w:basedOn w:val="Normal"/>
    <w:qFormat/>
    <w:rsid w:val="00657A08"/>
    <w:pPr>
      <w:keepNext/>
      <w:keepLines/>
    </w:pPr>
  </w:style>
  <w:style w:type="paragraph" w:styleId="NormalWeb">
    <w:name w:val="Normal (Web)"/>
    <w:basedOn w:val="Normal"/>
    <w:uiPriority w:val="99"/>
    <w:semiHidden/>
    <w:unhideWhenUsed/>
    <w:rsid w:val="007F46E3"/>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7F46E3"/>
  </w:style>
  <w:style w:type="character" w:styleId="Strong">
    <w:name w:val="Strong"/>
    <w:basedOn w:val="DefaultParagraphFont"/>
    <w:uiPriority w:val="22"/>
    <w:qFormat/>
    <w:rsid w:val="00B6095B"/>
    <w:rPr>
      <w:rFonts w:ascii="Calibri" w:hAnsi="Calibri"/>
      <w:b/>
      <w:bCs/>
    </w:rPr>
  </w:style>
  <w:style w:type="paragraph" w:customStyle="1" w:styleId="Subheading">
    <w:name w:val="Subheading"/>
    <w:basedOn w:val="Normal"/>
    <w:autoRedefine/>
    <w:qFormat/>
    <w:rsid w:val="00175806"/>
    <w:pPr>
      <w:keepLines/>
      <w:framePr w:w="5790" w:h="575" w:hRule="exact" w:hSpace="142" w:vSpace="142" w:wrap="notBeside" w:vAnchor="page" w:hAnchor="page" w:x="1794" w:y="2671"/>
      <w:spacing w:line="260" w:lineRule="atLeast"/>
      <w:ind w:right="284"/>
    </w:pPr>
    <w:rPr>
      <w:rFonts w:asciiTheme="majorHAnsi" w:hAnsiTheme="majorHAnsi" w:cs="Arial"/>
      <w:b/>
      <w:sz w:val="22"/>
      <w:szCs w:val="22"/>
    </w:rPr>
  </w:style>
  <w:style w:type="paragraph" w:styleId="Quote">
    <w:name w:val="Quote"/>
    <w:basedOn w:val="Normal"/>
    <w:next w:val="Normal"/>
    <w:link w:val="QuoteChar"/>
    <w:autoRedefine/>
    <w:uiPriority w:val="29"/>
    <w:qFormat/>
    <w:rsid w:val="00B6095B"/>
    <w:pPr>
      <w:spacing w:line="260" w:lineRule="atLeast"/>
    </w:pPr>
    <w:rPr>
      <w:rFonts w:ascii="Calibri" w:hAnsi="Calibri"/>
      <w:i/>
      <w:iCs/>
    </w:rPr>
  </w:style>
  <w:style w:type="character" w:customStyle="1" w:styleId="QuoteChar">
    <w:name w:val="Quote Char"/>
    <w:basedOn w:val="DefaultParagraphFont"/>
    <w:link w:val="Quote"/>
    <w:uiPriority w:val="29"/>
    <w:rsid w:val="00B6095B"/>
    <w:rPr>
      <w:rFonts w:ascii="Calibri" w:hAnsi="Calibri"/>
      <w:i/>
      <w:iCs/>
      <w:color w:val="000000" w:themeColor="text1"/>
      <w:sz w:val="20"/>
      <w:szCs w:val="18"/>
    </w:rPr>
  </w:style>
  <w:style w:type="character" w:customStyle="1" w:styleId="AAccent">
    <w:name w:val="A_Accent"/>
    <w:rsid w:val="00B6095B"/>
    <w:rPr>
      <w:b/>
    </w:rPr>
  </w:style>
  <w:style w:type="character" w:customStyle="1" w:styleId="Heading1Char">
    <w:name w:val="Heading 1 Char"/>
    <w:basedOn w:val="DefaultParagraphFont"/>
    <w:link w:val="Heading1"/>
    <w:uiPriority w:val="9"/>
    <w:rsid w:val="00BB06C7"/>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B10BD"/>
    <w:rPr>
      <w:rFonts w:asciiTheme="majorHAnsi" w:eastAsiaTheme="majorEastAsia" w:hAnsiTheme="majorHAnsi" w:cstheme="majorBidi"/>
      <w:sz w:val="24"/>
      <w:szCs w:val="26"/>
    </w:rPr>
  </w:style>
  <w:style w:type="character" w:styleId="IntenseEmphasis">
    <w:name w:val="Intense Emphasis"/>
    <w:basedOn w:val="DefaultParagraphFont"/>
    <w:uiPriority w:val="21"/>
    <w:qFormat/>
    <w:rsid w:val="00386402"/>
    <w:rPr>
      <w:i/>
      <w:iCs/>
      <w:color w:val="auto"/>
    </w:rPr>
  </w:style>
  <w:style w:type="paragraph" w:styleId="IntenseQuote">
    <w:name w:val="Intense Quote"/>
    <w:basedOn w:val="Normal"/>
    <w:next w:val="Normal"/>
    <w:link w:val="IntenseQuoteChar"/>
    <w:uiPriority w:val="30"/>
    <w:qFormat/>
    <w:rsid w:val="00386402"/>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386402"/>
    <w:rPr>
      <w:i/>
      <w:iCs/>
      <w:sz w:val="18"/>
      <w:szCs w:val="18"/>
    </w:rPr>
  </w:style>
  <w:style w:type="character" w:styleId="IntenseReference">
    <w:name w:val="Intense Reference"/>
    <w:basedOn w:val="DefaultParagraphFont"/>
    <w:uiPriority w:val="32"/>
    <w:qFormat/>
    <w:rsid w:val="00386402"/>
    <w:rPr>
      <w:b/>
      <w:bCs/>
      <w:smallCaps/>
      <w:color w:val="auto"/>
      <w:spacing w:val="5"/>
    </w:rPr>
  </w:style>
  <w:style w:type="character" w:customStyle="1" w:styleId="Heading3Char">
    <w:name w:val="Heading 3 Char"/>
    <w:basedOn w:val="DefaultParagraphFont"/>
    <w:link w:val="Heading3"/>
    <w:uiPriority w:val="9"/>
    <w:rsid w:val="005B10BD"/>
    <w:rPr>
      <w:rFonts w:asciiTheme="majorHAnsi" w:eastAsiaTheme="majorEastAsia" w:hAnsiTheme="majorHAnsi" w:cstheme="majorBidi"/>
      <w:b/>
      <w:sz w:val="19"/>
      <w:szCs w:val="24"/>
    </w:rPr>
  </w:style>
  <w:style w:type="table" w:customStyle="1" w:styleId="ATable">
    <w:name w:val="A_Table"/>
    <w:basedOn w:val="TableNormal"/>
    <w:rsid w:val="005738E6"/>
    <w:pPr>
      <w:spacing w:after="0" w:line="240" w:lineRule="auto"/>
    </w:pPr>
    <w:rPr>
      <w:rFonts w:ascii="Times New Roman" w:eastAsia="Times New Roman" w:hAnsi="Times New Roman" w:cs="Times New Roman"/>
      <w:sz w:val="20"/>
      <w:szCs w:val="20"/>
      <w:lang w:val="nl-NL" w:eastAsia="nl-NL"/>
    </w:rPr>
    <w:tblPr>
      <w:tblStyleRowBandSize w:val="1"/>
      <w:tblBorders>
        <w:bottom w:val="single" w:sz="2" w:space="0" w:color="auto"/>
      </w:tblBorders>
      <w:tblCellMar>
        <w:top w:w="20" w:type="dxa"/>
        <w:left w:w="0" w:type="dxa"/>
        <w:bottom w:w="20" w:type="dxa"/>
        <w:right w:w="0" w:type="dxa"/>
      </w:tblCellMar>
    </w:tblPr>
    <w:tblStylePr w:type="firstRow">
      <w:pPr>
        <w:wordWrap/>
        <w:spacing w:beforeLines="0" w:afterLines="0"/>
      </w:pPr>
      <w:rPr>
        <w:rFonts w:ascii="Calibri" w:hAnsi="Calibri"/>
      </w:rPr>
      <w:tblPr/>
      <w:trPr>
        <w:tblHeader/>
      </w:trPr>
      <w:tcPr>
        <w:tcBorders>
          <w:top w:val="single" w:sz="2" w:space="0" w:color="auto"/>
          <w:bottom w:val="single" w:sz="2" w:space="0" w:color="auto"/>
        </w:tcBorders>
        <w:tcMar>
          <w:top w:w="60" w:type="dxa"/>
          <w:left w:w="0" w:type="nil"/>
          <w:bottom w:w="60" w:type="dxa"/>
          <w:right w:w="0" w:type="nil"/>
        </w:tcMar>
      </w:tcPr>
    </w:tblStylePr>
    <w:tblStylePr w:type="lastRow">
      <w:rPr>
        <w:b/>
        <w:color w:val="000000"/>
      </w:rPr>
      <w:tblPr/>
      <w:tcPr>
        <w:tcBorders>
          <w:top w:val="single" w:sz="2" w:space="0" w:color="auto"/>
        </w:tcBorders>
      </w:tcPr>
    </w:tblStylePr>
    <w:tblStylePr w:type="band2Horz">
      <w:tblPr/>
      <w:tcPr>
        <w:shd w:val="clear" w:color="auto" w:fill="F2F2F2"/>
      </w:tcPr>
    </w:tblStylePr>
  </w:style>
  <w:style w:type="numbering" w:customStyle="1" w:styleId="AListBulletsTemplate">
    <w:name w:val="A_ListBullets_Template"/>
    <w:basedOn w:val="NoList"/>
    <w:rsid w:val="005738E6"/>
    <w:pPr>
      <w:numPr>
        <w:numId w:val="1"/>
      </w:numPr>
    </w:pPr>
  </w:style>
  <w:style w:type="paragraph" w:styleId="Title">
    <w:name w:val="Title"/>
    <w:basedOn w:val="Normal"/>
    <w:next w:val="Normal"/>
    <w:link w:val="TitleChar"/>
    <w:uiPriority w:val="10"/>
    <w:qFormat/>
    <w:rsid w:val="00CE354D"/>
    <w:pPr>
      <w:spacing w:before="960" w:after="960" w:line="240" w:lineRule="auto"/>
      <w:contextualSpacing/>
      <w:jc w:val="center"/>
    </w:pPr>
    <w:rPr>
      <w:rFonts w:asciiTheme="majorHAnsi" w:eastAsiaTheme="majorEastAsia" w:hAnsiTheme="majorHAnsi" w:cstheme="majorBidi"/>
      <w:b/>
      <w:color w:val="641EE0"/>
      <w:spacing w:val="-10"/>
      <w:kern w:val="28"/>
      <w:sz w:val="72"/>
      <w:szCs w:val="56"/>
    </w:rPr>
  </w:style>
  <w:style w:type="character" w:customStyle="1" w:styleId="TitleChar">
    <w:name w:val="Title Char"/>
    <w:basedOn w:val="DefaultParagraphFont"/>
    <w:link w:val="Title"/>
    <w:uiPriority w:val="10"/>
    <w:rsid w:val="00CE354D"/>
    <w:rPr>
      <w:rFonts w:asciiTheme="majorHAnsi" w:eastAsiaTheme="majorEastAsia" w:hAnsiTheme="majorHAnsi" w:cstheme="majorBidi"/>
      <w:b/>
      <w:color w:val="641EE0"/>
      <w:spacing w:val="-10"/>
      <w:kern w:val="28"/>
      <w:sz w:val="72"/>
      <w:szCs w:val="56"/>
    </w:rPr>
  </w:style>
  <w:style w:type="paragraph" w:styleId="TOCHeading">
    <w:name w:val="TOC Heading"/>
    <w:basedOn w:val="Heading1"/>
    <w:next w:val="Normal"/>
    <w:uiPriority w:val="39"/>
    <w:unhideWhenUsed/>
    <w:qFormat/>
    <w:rsid w:val="00BB06C7"/>
    <w:pPr>
      <w:suppressAutoHyphens w:val="0"/>
      <w:outlineLvl w:val="9"/>
    </w:pPr>
  </w:style>
  <w:style w:type="paragraph" w:styleId="TOC1">
    <w:name w:val="toc 1"/>
    <w:basedOn w:val="Normal"/>
    <w:next w:val="Normal"/>
    <w:autoRedefine/>
    <w:uiPriority w:val="39"/>
    <w:unhideWhenUsed/>
    <w:rsid w:val="007D4993"/>
    <w:pPr>
      <w:tabs>
        <w:tab w:val="left" w:pos="851"/>
        <w:tab w:val="right" w:leader="dot" w:pos="9061"/>
      </w:tabs>
      <w:spacing w:before="250"/>
      <w:ind w:left="851" w:hanging="851"/>
    </w:pPr>
    <w:rPr>
      <w:b/>
    </w:rPr>
  </w:style>
  <w:style w:type="paragraph" w:styleId="TOC2">
    <w:name w:val="toc 2"/>
    <w:basedOn w:val="Normal"/>
    <w:next w:val="Normal"/>
    <w:autoRedefine/>
    <w:uiPriority w:val="39"/>
    <w:unhideWhenUsed/>
    <w:rsid w:val="00424376"/>
    <w:pPr>
      <w:tabs>
        <w:tab w:val="left" w:pos="851"/>
        <w:tab w:val="right" w:leader="dot" w:pos="9061"/>
      </w:tabs>
      <w:ind w:left="851" w:hanging="851"/>
    </w:pPr>
  </w:style>
  <w:style w:type="paragraph" w:styleId="TOC3">
    <w:name w:val="toc 3"/>
    <w:basedOn w:val="Normal"/>
    <w:next w:val="Normal"/>
    <w:autoRedefine/>
    <w:uiPriority w:val="39"/>
    <w:unhideWhenUsed/>
    <w:rsid w:val="004C63DE"/>
    <w:pPr>
      <w:tabs>
        <w:tab w:val="left" w:pos="851"/>
        <w:tab w:val="right" w:leader="dot" w:pos="9061"/>
      </w:tabs>
      <w:ind w:left="851" w:hanging="851"/>
    </w:pPr>
  </w:style>
  <w:style w:type="character" w:customStyle="1" w:styleId="Heading4Char">
    <w:name w:val="Heading 4 Char"/>
    <w:basedOn w:val="DefaultParagraphFont"/>
    <w:link w:val="Heading4"/>
    <w:uiPriority w:val="9"/>
    <w:rsid w:val="005506A5"/>
    <w:rPr>
      <w:rFonts w:asciiTheme="majorHAnsi" w:eastAsiaTheme="majorEastAsia" w:hAnsiTheme="majorHAnsi" w:cstheme="majorBidi"/>
      <w:i/>
      <w:iCs/>
      <w:sz w:val="19"/>
      <w:szCs w:val="18"/>
    </w:rPr>
  </w:style>
  <w:style w:type="character" w:customStyle="1" w:styleId="Heading5Char">
    <w:name w:val="Heading 5 Char"/>
    <w:basedOn w:val="DefaultParagraphFont"/>
    <w:link w:val="Heading5"/>
    <w:uiPriority w:val="9"/>
    <w:semiHidden/>
    <w:rsid w:val="005506A5"/>
    <w:rPr>
      <w:rFonts w:asciiTheme="majorHAnsi" w:eastAsiaTheme="majorEastAsia" w:hAnsiTheme="majorHAnsi" w:cstheme="majorBidi"/>
      <w:sz w:val="19"/>
      <w:szCs w:val="18"/>
    </w:rPr>
  </w:style>
  <w:style w:type="character" w:customStyle="1" w:styleId="Heading6Char">
    <w:name w:val="Heading 6 Char"/>
    <w:basedOn w:val="DefaultParagraphFont"/>
    <w:link w:val="Heading6"/>
    <w:uiPriority w:val="9"/>
    <w:semiHidden/>
    <w:rsid w:val="005506A5"/>
    <w:rPr>
      <w:rFonts w:asciiTheme="majorHAnsi" w:eastAsiaTheme="majorEastAsia" w:hAnsiTheme="majorHAnsi" w:cstheme="majorBidi"/>
      <w:sz w:val="19"/>
      <w:szCs w:val="18"/>
    </w:rPr>
  </w:style>
  <w:style w:type="character" w:customStyle="1" w:styleId="Heading7Char">
    <w:name w:val="Heading 7 Char"/>
    <w:basedOn w:val="DefaultParagraphFont"/>
    <w:link w:val="Heading7"/>
    <w:uiPriority w:val="9"/>
    <w:semiHidden/>
    <w:rsid w:val="005506A5"/>
    <w:rPr>
      <w:rFonts w:asciiTheme="majorHAnsi" w:eastAsiaTheme="majorEastAsia" w:hAnsiTheme="majorHAnsi" w:cstheme="majorBidi"/>
      <w:i/>
      <w:iCs/>
      <w:sz w:val="19"/>
      <w:szCs w:val="18"/>
    </w:rPr>
  </w:style>
  <w:style w:type="character" w:customStyle="1" w:styleId="Heading8Char">
    <w:name w:val="Heading 8 Char"/>
    <w:basedOn w:val="DefaultParagraphFont"/>
    <w:link w:val="Heading8"/>
    <w:uiPriority w:val="9"/>
    <w:semiHidden/>
    <w:rsid w:val="005506A5"/>
    <w:rPr>
      <w:rFonts w:asciiTheme="majorHAnsi" w:eastAsiaTheme="majorEastAsia" w:hAnsiTheme="majorHAnsi" w:cstheme="majorBidi"/>
      <w:sz w:val="21"/>
      <w:szCs w:val="21"/>
    </w:rPr>
  </w:style>
  <w:style w:type="character" w:customStyle="1" w:styleId="Heading9Char">
    <w:name w:val="Heading 9 Char"/>
    <w:basedOn w:val="DefaultParagraphFont"/>
    <w:link w:val="Heading9"/>
    <w:uiPriority w:val="9"/>
    <w:semiHidden/>
    <w:rsid w:val="005506A5"/>
    <w:rPr>
      <w:rFonts w:asciiTheme="majorHAnsi" w:eastAsiaTheme="majorEastAsia" w:hAnsiTheme="majorHAnsi" w:cstheme="majorBidi"/>
      <w:i/>
      <w:iCs/>
      <w:sz w:val="21"/>
      <w:szCs w:val="21"/>
    </w:rPr>
  </w:style>
  <w:style w:type="paragraph" w:customStyle="1" w:styleId="AHeading1">
    <w:name w:val="A_Heading_1"/>
    <w:basedOn w:val="Heading1"/>
    <w:qFormat/>
    <w:rsid w:val="005B10BD"/>
    <w:pPr>
      <w:tabs>
        <w:tab w:val="num" w:pos="851"/>
      </w:tabs>
      <w:ind w:left="851" w:hanging="851"/>
    </w:pPr>
  </w:style>
  <w:style w:type="numbering" w:customStyle="1" w:styleId="AHeadings">
    <w:name w:val="A_Headings"/>
    <w:uiPriority w:val="99"/>
    <w:rsid w:val="005B10BD"/>
    <w:pPr>
      <w:numPr>
        <w:numId w:val="4"/>
      </w:numPr>
    </w:pPr>
  </w:style>
  <w:style w:type="paragraph" w:customStyle="1" w:styleId="AHeading2">
    <w:name w:val="A_Heading_2"/>
    <w:basedOn w:val="Heading2"/>
    <w:next w:val="Normal"/>
    <w:qFormat/>
    <w:rsid w:val="005B10BD"/>
    <w:pPr>
      <w:tabs>
        <w:tab w:val="num" w:pos="851"/>
      </w:tabs>
      <w:ind w:left="851" w:hanging="851"/>
    </w:pPr>
  </w:style>
  <w:style w:type="paragraph" w:customStyle="1" w:styleId="AHeading3">
    <w:name w:val="A_Heading_3"/>
    <w:basedOn w:val="Heading3"/>
    <w:qFormat/>
    <w:rsid w:val="005B10BD"/>
    <w:pPr>
      <w:tabs>
        <w:tab w:val="num" w:pos="851"/>
      </w:tabs>
      <w:ind w:left="851" w:hanging="851"/>
    </w:pPr>
  </w:style>
  <w:style w:type="table" w:styleId="ListTable3-Accent2">
    <w:name w:val="List Table 3 Accent 2"/>
    <w:basedOn w:val="TableNormal"/>
    <w:uiPriority w:val="48"/>
    <w:rsid w:val="005B10BD"/>
    <w:pPr>
      <w:spacing w:after="0" w:line="240" w:lineRule="auto"/>
    </w:pPr>
    <w:tblPr>
      <w:tblStyleRowBandSize w:val="1"/>
      <w:tblStyleColBandSize w:val="1"/>
      <w:tblBorders>
        <w:top w:val="single" w:sz="4" w:space="0" w:color="641EE0" w:themeColor="accent2"/>
        <w:left w:val="single" w:sz="4" w:space="0" w:color="641EE0" w:themeColor="accent2"/>
        <w:bottom w:val="single" w:sz="4" w:space="0" w:color="641EE0" w:themeColor="accent2"/>
        <w:right w:val="single" w:sz="4" w:space="0" w:color="641EE0" w:themeColor="accent2"/>
      </w:tblBorders>
    </w:tblPr>
    <w:tblStylePr w:type="firstRow">
      <w:rPr>
        <w:b/>
        <w:bCs/>
        <w:color w:val="FFFFFF" w:themeColor="background1"/>
      </w:rPr>
      <w:tblPr/>
      <w:tcPr>
        <w:shd w:val="clear" w:color="auto" w:fill="641EE0" w:themeFill="accent2"/>
      </w:tcPr>
    </w:tblStylePr>
    <w:tblStylePr w:type="lastRow">
      <w:rPr>
        <w:b/>
        <w:bCs/>
      </w:rPr>
      <w:tblPr/>
      <w:tcPr>
        <w:tcBorders>
          <w:top w:val="double" w:sz="4" w:space="0" w:color="641EE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41EE0" w:themeColor="accent2"/>
          <w:right w:val="single" w:sz="4" w:space="0" w:color="641EE0" w:themeColor="accent2"/>
        </w:tcBorders>
      </w:tcPr>
    </w:tblStylePr>
    <w:tblStylePr w:type="band1Horz">
      <w:tblPr/>
      <w:tcPr>
        <w:tcBorders>
          <w:top w:val="single" w:sz="4" w:space="0" w:color="641EE0" w:themeColor="accent2"/>
          <w:bottom w:val="single" w:sz="4" w:space="0" w:color="641EE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41EE0" w:themeColor="accent2"/>
          <w:left w:val="nil"/>
        </w:tcBorders>
      </w:tcPr>
    </w:tblStylePr>
    <w:tblStylePr w:type="swCell">
      <w:tblPr/>
      <w:tcPr>
        <w:tcBorders>
          <w:top w:val="double" w:sz="4" w:space="0" w:color="641EE0" w:themeColor="accent2"/>
          <w:right w:val="nil"/>
        </w:tcBorders>
      </w:tcPr>
    </w:tblStylePr>
  </w:style>
  <w:style w:type="table" w:styleId="ListTable3-Accent6">
    <w:name w:val="List Table 3 Accent 6"/>
    <w:basedOn w:val="TableNormal"/>
    <w:uiPriority w:val="48"/>
    <w:rsid w:val="009A56DB"/>
    <w:pPr>
      <w:spacing w:after="0" w:line="240" w:lineRule="auto"/>
    </w:pPr>
    <w:tblPr>
      <w:tblStyleRowBandSize w:val="1"/>
      <w:tblStyleColBandSize w:val="1"/>
      <w:tblBorders>
        <w:top w:val="single" w:sz="4" w:space="0" w:color="AAA29C" w:themeColor="accent6"/>
        <w:left w:val="single" w:sz="4" w:space="0" w:color="AAA29C" w:themeColor="accent6"/>
        <w:bottom w:val="single" w:sz="4" w:space="0" w:color="AAA29C" w:themeColor="accent6"/>
        <w:right w:val="single" w:sz="4" w:space="0" w:color="AAA29C" w:themeColor="accent6"/>
      </w:tblBorders>
    </w:tblPr>
    <w:tblStylePr w:type="firstRow">
      <w:rPr>
        <w:b/>
        <w:bCs/>
        <w:color w:val="FFFFFF" w:themeColor="background1"/>
      </w:rPr>
      <w:tblPr/>
      <w:tcPr>
        <w:shd w:val="clear" w:color="auto" w:fill="AAA29C" w:themeFill="accent6"/>
      </w:tcPr>
    </w:tblStylePr>
    <w:tblStylePr w:type="lastRow">
      <w:rPr>
        <w:b/>
        <w:bCs/>
      </w:rPr>
      <w:tblPr/>
      <w:tcPr>
        <w:tcBorders>
          <w:top w:val="double" w:sz="4" w:space="0" w:color="AAA29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AA29C" w:themeColor="accent6"/>
          <w:right w:val="single" w:sz="4" w:space="0" w:color="AAA29C" w:themeColor="accent6"/>
        </w:tcBorders>
      </w:tcPr>
    </w:tblStylePr>
    <w:tblStylePr w:type="band1Horz">
      <w:tblPr/>
      <w:tcPr>
        <w:tcBorders>
          <w:top w:val="single" w:sz="4" w:space="0" w:color="AAA29C" w:themeColor="accent6"/>
          <w:bottom w:val="single" w:sz="4" w:space="0" w:color="AAA29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AA29C" w:themeColor="accent6"/>
          <w:left w:val="nil"/>
        </w:tcBorders>
      </w:tcPr>
    </w:tblStylePr>
    <w:tblStylePr w:type="swCell">
      <w:tblPr/>
      <w:tcPr>
        <w:tcBorders>
          <w:top w:val="double" w:sz="4" w:space="0" w:color="AAA29C" w:themeColor="accent6"/>
          <w:right w:val="nil"/>
        </w:tcBorders>
      </w:tcPr>
    </w:tblStylePr>
  </w:style>
  <w:style w:type="table" w:styleId="GridTable5Dark-Accent6">
    <w:name w:val="Grid Table 5 Dark Accent 6"/>
    <w:basedOn w:val="TableNormal"/>
    <w:uiPriority w:val="50"/>
    <w:rsid w:val="009A56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AA29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AA29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AA29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AA29C" w:themeFill="accent6"/>
      </w:tcPr>
    </w:tblStylePr>
    <w:tblStylePr w:type="band1Vert">
      <w:tblPr/>
      <w:tcPr>
        <w:shd w:val="clear" w:color="auto" w:fill="DDD9D7" w:themeFill="accent6" w:themeFillTint="66"/>
      </w:tcPr>
    </w:tblStylePr>
    <w:tblStylePr w:type="band1Horz">
      <w:tblPr/>
      <w:tcPr>
        <w:shd w:val="clear" w:color="auto" w:fill="DDD9D7" w:themeFill="accent6" w:themeFillTint="66"/>
      </w:tcPr>
    </w:tblStylePr>
  </w:style>
  <w:style w:type="table" w:styleId="GridTable4-Accent6">
    <w:name w:val="Grid Table 4 Accent 6"/>
    <w:basedOn w:val="TableNormal"/>
    <w:uiPriority w:val="49"/>
    <w:rsid w:val="009A56DB"/>
    <w:pPr>
      <w:spacing w:after="0" w:line="240" w:lineRule="auto"/>
    </w:pPr>
    <w:tblPr>
      <w:tblStyleRowBandSize w:val="1"/>
      <w:tblStyleColBandSize w:val="1"/>
      <w:tblBorders>
        <w:top w:val="single" w:sz="4" w:space="0" w:color="CCC7C3" w:themeColor="accent6" w:themeTint="99"/>
        <w:left w:val="single" w:sz="4" w:space="0" w:color="CCC7C3" w:themeColor="accent6" w:themeTint="99"/>
        <w:bottom w:val="single" w:sz="4" w:space="0" w:color="CCC7C3" w:themeColor="accent6" w:themeTint="99"/>
        <w:right w:val="single" w:sz="4" w:space="0" w:color="CCC7C3" w:themeColor="accent6" w:themeTint="99"/>
        <w:insideH w:val="single" w:sz="4" w:space="0" w:color="CCC7C3" w:themeColor="accent6" w:themeTint="99"/>
        <w:insideV w:val="single" w:sz="4" w:space="0" w:color="CCC7C3" w:themeColor="accent6" w:themeTint="99"/>
      </w:tblBorders>
    </w:tblPr>
    <w:tblStylePr w:type="firstRow">
      <w:rPr>
        <w:b/>
        <w:bCs/>
        <w:color w:val="FFFFFF" w:themeColor="background1"/>
      </w:rPr>
      <w:tblPr/>
      <w:tcPr>
        <w:tcBorders>
          <w:top w:val="single" w:sz="4" w:space="0" w:color="AAA29C" w:themeColor="accent6"/>
          <w:left w:val="single" w:sz="4" w:space="0" w:color="AAA29C" w:themeColor="accent6"/>
          <w:bottom w:val="single" w:sz="4" w:space="0" w:color="AAA29C" w:themeColor="accent6"/>
          <w:right w:val="single" w:sz="4" w:space="0" w:color="AAA29C" w:themeColor="accent6"/>
          <w:insideH w:val="nil"/>
          <w:insideV w:val="nil"/>
        </w:tcBorders>
        <w:shd w:val="clear" w:color="auto" w:fill="AAA29C" w:themeFill="accent6"/>
      </w:tcPr>
    </w:tblStylePr>
    <w:tblStylePr w:type="lastRow">
      <w:rPr>
        <w:b/>
        <w:bCs/>
      </w:rPr>
      <w:tblPr/>
      <w:tcPr>
        <w:tcBorders>
          <w:top w:val="double" w:sz="4" w:space="0" w:color="AAA29C" w:themeColor="accent6"/>
        </w:tcBorders>
      </w:tcPr>
    </w:tblStylePr>
    <w:tblStylePr w:type="firstCol">
      <w:rPr>
        <w:b/>
        <w:bCs/>
      </w:rPr>
    </w:tblStylePr>
    <w:tblStylePr w:type="lastCol">
      <w:rPr>
        <w:b/>
        <w:bCs/>
      </w:rPr>
    </w:tblStylePr>
    <w:tblStylePr w:type="band1Vert">
      <w:tblPr/>
      <w:tcPr>
        <w:shd w:val="clear" w:color="auto" w:fill="EEECEB" w:themeFill="accent6" w:themeFillTint="33"/>
      </w:tcPr>
    </w:tblStylePr>
    <w:tblStylePr w:type="band1Horz">
      <w:tblPr/>
      <w:tcPr>
        <w:shd w:val="clear" w:color="auto" w:fill="EEECEB" w:themeFill="accent6" w:themeFillTint="33"/>
      </w:tcPr>
    </w:tblStylePr>
  </w:style>
  <w:style w:type="table" w:styleId="GridTable4-Accent2">
    <w:name w:val="Grid Table 4 Accent 2"/>
    <w:basedOn w:val="TableNormal"/>
    <w:uiPriority w:val="49"/>
    <w:rsid w:val="009A56DB"/>
    <w:pPr>
      <w:spacing w:after="0" w:line="240" w:lineRule="auto"/>
    </w:pPr>
    <w:tblPr>
      <w:tblStyleRowBandSize w:val="1"/>
      <w:tblStyleColBandSize w:val="1"/>
      <w:tblBorders>
        <w:top w:val="single" w:sz="4" w:space="0" w:color="A177EC" w:themeColor="accent2" w:themeTint="99"/>
        <w:left w:val="single" w:sz="4" w:space="0" w:color="A177EC" w:themeColor="accent2" w:themeTint="99"/>
        <w:bottom w:val="single" w:sz="4" w:space="0" w:color="A177EC" w:themeColor="accent2" w:themeTint="99"/>
        <w:right w:val="single" w:sz="4" w:space="0" w:color="A177EC" w:themeColor="accent2" w:themeTint="99"/>
        <w:insideH w:val="single" w:sz="4" w:space="0" w:color="A177EC" w:themeColor="accent2" w:themeTint="99"/>
        <w:insideV w:val="single" w:sz="4" w:space="0" w:color="A177EC" w:themeColor="accent2" w:themeTint="99"/>
      </w:tblBorders>
    </w:tblPr>
    <w:tblStylePr w:type="firstRow">
      <w:rPr>
        <w:b/>
        <w:bCs/>
        <w:color w:val="FFFFFF" w:themeColor="background1"/>
      </w:rPr>
      <w:tblPr/>
      <w:tcPr>
        <w:tcBorders>
          <w:top w:val="single" w:sz="4" w:space="0" w:color="641EE0" w:themeColor="accent2"/>
          <w:left w:val="single" w:sz="4" w:space="0" w:color="641EE0" w:themeColor="accent2"/>
          <w:bottom w:val="single" w:sz="4" w:space="0" w:color="641EE0" w:themeColor="accent2"/>
          <w:right w:val="single" w:sz="4" w:space="0" w:color="641EE0" w:themeColor="accent2"/>
          <w:insideH w:val="nil"/>
          <w:insideV w:val="nil"/>
        </w:tcBorders>
        <w:shd w:val="clear" w:color="auto" w:fill="641EE0" w:themeFill="accent2"/>
      </w:tcPr>
    </w:tblStylePr>
    <w:tblStylePr w:type="lastRow">
      <w:rPr>
        <w:b/>
        <w:bCs/>
      </w:rPr>
      <w:tblPr/>
      <w:tcPr>
        <w:tcBorders>
          <w:top w:val="double" w:sz="4" w:space="0" w:color="641EE0" w:themeColor="accent2"/>
        </w:tcBorders>
      </w:tcPr>
    </w:tblStylePr>
    <w:tblStylePr w:type="firstCol">
      <w:rPr>
        <w:b/>
        <w:bCs/>
      </w:rPr>
    </w:tblStylePr>
    <w:tblStylePr w:type="lastCol">
      <w:rPr>
        <w:b/>
        <w:bCs/>
      </w:rPr>
    </w:tblStylePr>
    <w:tblStylePr w:type="band1Vert">
      <w:tblPr/>
      <w:tcPr>
        <w:shd w:val="clear" w:color="auto" w:fill="DFD1F9" w:themeFill="accent2" w:themeFillTint="33"/>
      </w:tcPr>
    </w:tblStylePr>
    <w:tblStylePr w:type="band1Horz">
      <w:tblPr/>
      <w:tcPr>
        <w:shd w:val="clear" w:color="auto" w:fill="DFD1F9" w:themeFill="accent2" w:themeFillTint="33"/>
      </w:tcPr>
    </w:tblStylePr>
  </w:style>
  <w:style w:type="paragraph" w:styleId="TOC4">
    <w:name w:val="toc 4"/>
    <w:basedOn w:val="Normal"/>
    <w:next w:val="Normal"/>
    <w:autoRedefine/>
    <w:uiPriority w:val="39"/>
    <w:unhideWhenUsed/>
    <w:rsid w:val="007D4993"/>
    <w:pPr>
      <w:tabs>
        <w:tab w:val="left" w:pos="1418"/>
        <w:tab w:val="right" w:leader="dot" w:pos="9061"/>
      </w:tabs>
      <w:spacing w:before="250"/>
      <w:ind w:left="1134" w:hanging="1134"/>
    </w:pPr>
    <w:rPr>
      <w:b/>
    </w:rPr>
  </w:style>
  <w:style w:type="paragraph" w:styleId="TOC5">
    <w:name w:val="toc 5"/>
    <w:basedOn w:val="Normal"/>
    <w:next w:val="Normal"/>
    <w:autoRedefine/>
    <w:uiPriority w:val="39"/>
    <w:unhideWhenUsed/>
    <w:rsid w:val="007D4993"/>
    <w:pPr>
      <w:tabs>
        <w:tab w:val="left" w:pos="1418"/>
        <w:tab w:val="right" w:leader="dot" w:pos="9061"/>
      </w:tabs>
      <w:ind w:left="1134" w:hanging="1134"/>
    </w:pPr>
  </w:style>
  <w:style w:type="paragraph" w:customStyle="1" w:styleId="AAttachmentHeading1">
    <w:name w:val="A_Attachment_Heading_1"/>
    <w:basedOn w:val="Heading1"/>
    <w:qFormat/>
    <w:rsid w:val="004F25B0"/>
    <w:pPr>
      <w:tabs>
        <w:tab w:val="num" w:pos="1134"/>
      </w:tabs>
      <w:ind w:left="1418" w:hanging="1418"/>
    </w:pPr>
  </w:style>
  <w:style w:type="paragraph" w:customStyle="1" w:styleId="AAttachmentHeading2">
    <w:name w:val="A_Attachment_Heading_2"/>
    <w:basedOn w:val="Heading2"/>
    <w:qFormat/>
    <w:rsid w:val="004F25B0"/>
    <w:pPr>
      <w:tabs>
        <w:tab w:val="num" w:pos="851"/>
      </w:tabs>
      <w:ind w:left="851" w:hanging="851"/>
    </w:pPr>
  </w:style>
  <w:style w:type="paragraph" w:customStyle="1" w:styleId="AAttachmentHeading3">
    <w:name w:val="A_Attachment_Heading_3"/>
    <w:basedOn w:val="Heading3"/>
    <w:qFormat/>
    <w:rsid w:val="004F25B0"/>
    <w:pPr>
      <w:tabs>
        <w:tab w:val="num" w:pos="851"/>
      </w:tabs>
      <w:ind w:left="851" w:hanging="851"/>
    </w:pPr>
  </w:style>
  <w:style w:type="numbering" w:customStyle="1" w:styleId="AAttachments">
    <w:name w:val="A_Attachments"/>
    <w:uiPriority w:val="99"/>
    <w:rsid w:val="004F25B0"/>
    <w:pPr>
      <w:numPr>
        <w:numId w:val="9"/>
      </w:numPr>
    </w:pPr>
  </w:style>
  <w:style w:type="character" w:styleId="Emphasis">
    <w:name w:val="Emphasis"/>
    <w:basedOn w:val="DefaultParagraphFont"/>
    <w:uiPriority w:val="20"/>
    <w:qFormat/>
    <w:rsid w:val="00567074"/>
    <w:rPr>
      <w:i/>
      <w:iCs/>
    </w:rPr>
  </w:style>
  <w:style w:type="paragraph" w:styleId="Subtitle">
    <w:name w:val="Subtitle"/>
    <w:basedOn w:val="Normal"/>
    <w:next w:val="Normal"/>
    <w:link w:val="SubtitleChar"/>
    <w:uiPriority w:val="11"/>
    <w:qFormat/>
    <w:rsid w:val="0039416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394164"/>
    <w:rPr>
      <w:rFonts w:eastAsiaTheme="minorEastAsia"/>
      <w:color w:val="5A5A5A" w:themeColor="text1" w:themeTint="A5"/>
      <w:spacing w:val="15"/>
    </w:rPr>
  </w:style>
  <w:style w:type="paragraph" w:styleId="ListParagraph">
    <w:name w:val="List Paragraph"/>
    <w:basedOn w:val="Normal"/>
    <w:uiPriority w:val="34"/>
    <w:qFormat/>
    <w:rsid w:val="00EB2118"/>
    <w:pPr>
      <w:ind w:left="720"/>
      <w:contextualSpacing/>
    </w:pPr>
  </w:style>
  <w:style w:type="character" w:styleId="UnresolvedMention">
    <w:name w:val="Unresolved Mention"/>
    <w:basedOn w:val="DefaultParagraphFont"/>
    <w:uiPriority w:val="99"/>
    <w:semiHidden/>
    <w:unhideWhenUsed/>
    <w:rsid w:val="008F4D0D"/>
    <w:rPr>
      <w:color w:val="605E5C"/>
      <w:shd w:val="clear" w:color="auto" w:fill="E1DFDD"/>
    </w:rPr>
  </w:style>
  <w:style w:type="paragraph" w:styleId="Caption">
    <w:name w:val="caption"/>
    <w:basedOn w:val="Normal"/>
    <w:next w:val="Normal"/>
    <w:uiPriority w:val="35"/>
    <w:unhideWhenUsed/>
    <w:qFormat/>
    <w:rsid w:val="00B71A36"/>
    <w:pPr>
      <w:spacing w:after="200" w:line="240" w:lineRule="auto"/>
    </w:pPr>
    <w:rPr>
      <w:i/>
      <w:iCs/>
      <w:color w:val="1D2550" w:themeColor="text2"/>
      <w:sz w:val="18"/>
    </w:rPr>
  </w:style>
  <w:style w:type="character" w:styleId="FollowedHyperlink">
    <w:name w:val="FollowedHyperlink"/>
    <w:basedOn w:val="DefaultParagraphFont"/>
    <w:uiPriority w:val="99"/>
    <w:semiHidden/>
    <w:unhideWhenUsed/>
    <w:rsid w:val="004F3905"/>
    <w:rPr>
      <w:color w:val="813684" w:themeColor="followedHyperlink"/>
      <w:u w:val="single"/>
    </w:rPr>
  </w:style>
  <w:style w:type="paragraph" w:styleId="CommentText">
    <w:name w:val="annotation text"/>
    <w:basedOn w:val="Normal"/>
    <w:link w:val="CommentTextChar"/>
    <w:uiPriority w:val="99"/>
    <w:unhideWhenUsed/>
    <w:rsid w:val="000135E2"/>
    <w:pPr>
      <w:spacing w:line="240" w:lineRule="auto"/>
    </w:pPr>
    <w:rPr>
      <w:szCs w:val="20"/>
    </w:rPr>
  </w:style>
  <w:style w:type="character" w:customStyle="1" w:styleId="CommentTextChar">
    <w:name w:val="Comment Text Char"/>
    <w:basedOn w:val="DefaultParagraphFont"/>
    <w:link w:val="CommentText"/>
    <w:uiPriority w:val="99"/>
    <w:rsid w:val="000135E2"/>
    <w:rPr>
      <w:sz w:val="20"/>
      <w:szCs w:val="20"/>
    </w:rPr>
  </w:style>
  <w:style w:type="character" w:styleId="CommentReference">
    <w:name w:val="annotation reference"/>
    <w:basedOn w:val="DefaultParagraphFont"/>
    <w:uiPriority w:val="99"/>
    <w:semiHidden/>
    <w:unhideWhenUsed/>
    <w:rsid w:val="000135E2"/>
    <w:rPr>
      <w:sz w:val="16"/>
      <w:szCs w:val="16"/>
    </w:rPr>
  </w:style>
  <w:style w:type="paragraph" w:styleId="CommentSubject">
    <w:name w:val="annotation subject"/>
    <w:basedOn w:val="CommentText"/>
    <w:next w:val="CommentText"/>
    <w:link w:val="CommentSubjectChar"/>
    <w:uiPriority w:val="99"/>
    <w:semiHidden/>
    <w:unhideWhenUsed/>
    <w:rsid w:val="000135E2"/>
    <w:rPr>
      <w:b/>
      <w:bCs/>
    </w:rPr>
  </w:style>
  <w:style w:type="character" w:customStyle="1" w:styleId="CommentSubjectChar">
    <w:name w:val="Comment Subject Char"/>
    <w:basedOn w:val="CommentTextChar"/>
    <w:link w:val="CommentSubject"/>
    <w:uiPriority w:val="99"/>
    <w:semiHidden/>
    <w:rsid w:val="000135E2"/>
    <w:rPr>
      <w:b/>
      <w:bCs/>
      <w:sz w:val="20"/>
      <w:szCs w:val="20"/>
    </w:rPr>
  </w:style>
  <w:style w:type="paragraph" w:styleId="Revision">
    <w:name w:val="Revision"/>
    <w:hidden/>
    <w:uiPriority w:val="99"/>
    <w:semiHidden/>
    <w:rsid w:val="00A71825"/>
    <w:pPr>
      <w:spacing w:after="0" w:line="240" w:lineRule="auto"/>
    </w:pPr>
    <w:rPr>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680121">
      <w:bodyDiv w:val="1"/>
      <w:marLeft w:val="0"/>
      <w:marRight w:val="0"/>
      <w:marTop w:val="0"/>
      <w:marBottom w:val="0"/>
      <w:divBdr>
        <w:top w:val="none" w:sz="0" w:space="0" w:color="auto"/>
        <w:left w:val="none" w:sz="0" w:space="0" w:color="auto"/>
        <w:bottom w:val="none" w:sz="0" w:space="0" w:color="auto"/>
        <w:right w:val="none" w:sz="0" w:space="0" w:color="auto"/>
      </w:divBdr>
    </w:div>
    <w:div w:id="424307103">
      <w:bodyDiv w:val="1"/>
      <w:marLeft w:val="0"/>
      <w:marRight w:val="0"/>
      <w:marTop w:val="0"/>
      <w:marBottom w:val="0"/>
      <w:divBdr>
        <w:top w:val="none" w:sz="0" w:space="0" w:color="auto"/>
        <w:left w:val="none" w:sz="0" w:space="0" w:color="auto"/>
        <w:bottom w:val="none" w:sz="0" w:space="0" w:color="auto"/>
        <w:right w:val="none" w:sz="0" w:space="0" w:color="auto"/>
      </w:divBdr>
    </w:div>
    <w:div w:id="550724888">
      <w:bodyDiv w:val="1"/>
      <w:marLeft w:val="0"/>
      <w:marRight w:val="0"/>
      <w:marTop w:val="0"/>
      <w:marBottom w:val="0"/>
      <w:divBdr>
        <w:top w:val="none" w:sz="0" w:space="0" w:color="auto"/>
        <w:left w:val="none" w:sz="0" w:space="0" w:color="auto"/>
        <w:bottom w:val="none" w:sz="0" w:space="0" w:color="auto"/>
        <w:right w:val="none" w:sz="0" w:space="0" w:color="auto"/>
      </w:divBdr>
    </w:div>
    <w:div w:id="674919768">
      <w:bodyDiv w:val="1"/>
      <w:marLeft w:val="0"/>
      <w:marRight w:val="0"/>
      <w:marTop w:val="0"/>
      <w:marBottom w:val="0"/>
      <w:divBdr>
        <w:top w:val="none" w:sz="0" w:space="0" w:color="auto"/>
        <w:left w:val="none" w:sz="0" w:space="0" w:color="auto"/>
        <w:bottom w:val="none" w:sz="0" w:space="0" w:color="auto"/>
        <w:right w:val="none" w:sz="0" w:space="0" w:color="auto"/>
      </w:divBdr>
    </w:div>
    <w:div w:id="798037309">
      <w:bodyDiv w:val="1"/>
      <w:marLeft w:val="0"/>
      <w:marRight w:val="0"/>
      <w:marTop w:val="0"/>
      <w:marBottom w:val="0"/>
      <w:divBdr>
        <w:top w:val="none" w:sz="0" w:space="0" w:color="auto"/>
        <w:left w:val="none" w:sz="0" w:space="0" w:color="auto"/>
        <w:bottom w:val="none" w:sz="0" w:space="0" w:color="auto"/>
        <w:right w:val="none" w:sz="0" w:space="0" w:color="auto"/>
      </w:divBdr>
    </w:div>
    <w:div w:id="830369393">
      <w:bodyDiv w:val="1"/>
      <w:marLeft w:val="0"/>
      <w:marRight w:val="0"/>
      <w:marTop w:val="0"/>
      <w:marBottom w:val="0"/>
      <w:divBdr>
        <w:top w:val="none" w:sz="0" w:space="0" w:color="auto"/>
        <w:left w:val="none" w:sz="0" w:space="0" w:color="auto"/>
        <w:bottom w:val="none" w:sz="0" w:space="0" w:color="auto"/>
        <w:right w:val="none" w:sz="0" w:space="0" w:color="auto"/>
      </w:divBdr>
    </w:div>
    <w:div w:id="1175001923">
      <w:bodyDiv w:val="1"/>
      <w:marLeft w:val="0"/>
      <w:marRight w:val="0"/>
      <w:marTop w:val="0"/>
      <w:marBottom w:val="0"/>
      <w:divBdr>
        <w:top w:val="none" w:sz="0" w:space="0" w:color="auto"/>
        <w:left w:val="none" w:sz="0" w:space="0" w:color="auto"/>
        <w:bottom w:val="none" w:sz="0" w:space="0" w:color="auto"/>
        <w:right w:val="none" w:sz="0" w:space="0" w:color="auto"/>
      </w:divBdr>
    </w:div>
    <w:div w:id="1203519859">
      <w:bodyDiv w:val="1"/>
      <w:marLeft w:val="0"/>
      <w:marRight w:val="0"/>
      <w:marTop w:val="0"/>
      <w:marBottom w:val="0"/>
      <w:divBdr>
        <w:top w:val="none" w:sz="0" w:space="0" w:color="auto"/>
        <w:left w:val="none" w:sz="0" w:space="0" w:color="auto"/>
        <w:bottom w:val="none" w:sz="0" w:space="0" w:color="auto"/>
        <w:right w:val="none" w:sz="0" w:space="0" w:color="auto"/>
      </w:divBdr>
    </w:div>
    <w:div w:id="1428961518">
      <w:bodyDiv w:val="1"/>
      <w:marLeft w:val="0"/>
      <w:marRight w:val="0"/>
      <w:marTop w:val="0"/>
      <w:marBottom w:val="0"/>
      <w:divBdr>
        <w:top w:val="none" w:sz="0" w:space="0" w:color="auto"/>
        <w:left w:val="none" w:sz="0" w:space="0" w:color="auto"/>
        <w:bottom w:val="none" w:sz="0" w:space="0" w:color="auto"/>
        <w:right w:val="none" w:sz="0" w:space="0" w:color="auto"/>
      </w:divBdr>
    </w:div>
    <w:div w:id="1450854444">
      <w:bodyDiv w:val="1"/>
      <w:marLeft w:val="0"/>
      <w:marRight w:val="0"/>
      <w:marTop w:val="0"/>
      <w:marBottom w:val="0"/>
      <w:divBdr>
        <w:top w:val="none" w:sz="0" w:space="0" w:color="auto"/>
        <w:left w:val="none" w:sz="0" w:space="0" w:color="auto"/>
        <w:bottom w:val="none" w:sz="0" w:space="0" w:color="auto"/>
        <w:right w:val="none" w:sz="0" w:space="0" w:color="auto"/>
      </w:divBdr>
    </w:div>
    <w:div w:id="1518929027">
      <w:bodyDiv w:val="1"/>
      <w:marLeft w:val="0"/>
      <w:marRight w:val="0"/>
      <w:marTop w:val="0"/>
      <w:marBottom w:val="0"/>
      <w:divBdr>
        <w:top w:val="none" w:sz="0" w:space="0" w:color="auto"/>
        <w:left w:val="none" w:sz="0" w:space="0" w:color="auto"/>
        <w:bottom w:val="none" w:sz="0" w:space="0" w:color="auto"/>
        <w:right w:val="none" w:sz="0" w:space="0" w:color="auto"/>
      </w:divBdr>
    </w:div>
    <w:div w:id="202277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hyperlink" Target="https://aegonna.sharepoint.com/sites/GTS-ICC/Intranet/ITCF/Shared%20Documents/Forms/AllItems.aspx?id=%2Fsites%2FGTS%2DICC%2FIntranet%2FITCF%2FShared%20Documents%2FEnablers%20%26%20Checklists%2FProtect%20Domain%2FP04%2E01%2E02%20%2D%20Information%20Security%20Classification%20Standard%2Epdf&amp;parent=%2Fsites%2FGTS%2DICC%2FIntranet%2FITCF%2FShared%20Documents%2FEnablers%20%26%20Checklists%2FProtect%20Domain" TargetMode="Externa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aegonna.sharepoint.com/sites/GTS-ICC/Intranet/ITCF/Shared%20Documents/Aegon%20Global%20IT%20Control%20Framework.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aegon 2022">
  <a:themeElements>
    <a:clrScheme name="Aegon july2023">
      <a:dk1>
        <a:srgbClr val="000000"/>
      </a:dk1>
      <a:lt1>
        <a:srgbClr val="FFFFFF"/>
      </a:lt1>
      <a:dk2>
        <a:srgbClr val="1D2550"/>
      </a:dk2>
      <a:lt2>
        <a:srgbClr val="E7FF00"/>
      </a:lt2>
      <a:accent1>
        <a:srgbClr val="4CD300"/>
      </a:accent1>
      <a:accent2>
        <a:srgbClr val="641EE0"/>
      </a:accent2>
      <a:accent3>
        <a:srgbClr val="FA69FF"/>
      </a:accent3>
      <a:accent4>
        <a:srgbClr val="1D2550"/>
      </a:accent4>
      <a:accent5>
        <a:srgbClr val="ADD6FB"/>
      </a:accent5>
      <a:accent6>
        <a:srgbClr val="AAA29C"/>
      </a:accent6>
      <a:hlink>
        <a:srgbClr val="641EE0"/>
      </a:hlink>
      <a:folHlink>
        <a:srgbClr val="81368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olidFill>
            <a:srgbClr val="281805"/>
          </a:solidFill>
        </a:ln>
      </a:spPr>
      <a:bodyPr lIns="72000" tIns="72000" rIns="72000" bIns="72000" rtlCol="0" anchor="t" anchorCtr="0"/>
      <a:lstStyle>
        <a:defPPr algn="l">
          <a:defRPr kern="100" spc="-30" smtClean="0">
            <a:solidFill>
              <a:srgbClr val="281805"/>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rgbClr val="281805"/>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50800" tIns="50800" rIns="50800" bIns="50800" rtlCol="0">
        <a:noAutofit/>
      </a:bodyPr>
      <a:lstStyle>
        <a:defPPr algn="l">
          <a:defRPr kern="100" spc="-30" smtClean="0"/>
        </a:defPPr>
      </a:lstStyle>
    </a:txDef>
  </a:objectDefaults>
  <a:extraClrSchemeLst/>
  <a:custClrLst>
    <a:custClr>
      <a:srgbClr val="FFFFFF"/>
    </a:custClr>
    <a:custClr name="Fresh Lime">
      <a:srgbClr val="E7FF00"/>
    </a:custClr>
    <a:custClr name="Grass Green">
      <a:srgbClr val="4CD300"/>
    </a:custClr>
    <a:custClr name="Hot Pink">
      <a:srgbClr val="FA69FF"/>
    </a:custClr>
    <a:custClr name="Sky Blue">
      <a:srgbClr val="63B6FF"/>
    </a:custClr>
    <a:custClr name="Lavender Purple">
      <a:srgbClr val="641EE0"/>
    </a:custClr>
    <a:custClr name="Crimson Red">
      <a:srgbClr val="CF0000"/>
    </a:custClr>
    <a:custClr name="Chocolate Brown">
      <a:srgbClr val="5E3930"/>
    </a:custClr>
    <a:custClr name="Forest Green">
      <a:srgbClr val="0B3F2D"/>
    </a:custClr>
    <a:custClr name="Night Blue">
      <a:srgbClr val="1D2550"/>
    </a:custClr>
    <a:custClr name="Pure White">
      <a:srgbClr val="FFFFFF"/>
    </a:custClr>
    <a:custClr>
      <a:srgbClr val="FFFFFF"/>
    </a:custClr>
    <a:custClr name="Grass Green 75%">
      <a:srgbClr val="77DD3E"/>
    </a:custClr>
    <a:custClr name="Hot Pink 75%">
      <a:srgbClr val="FA8BFD"/>
    </a:custClr>
    <a:custClr name="Sky Blue 75%">
      <a:srgbClr val="89C6FD"/>
    </a:custClr>
    <a:custClr name="Lavender Purple 75%">
      <a:srgbClr val="894AE6"/>
    </a:custClr>
    <a:custClr name="Crimson Red 75%">
      <a:srgbClr val="D93D3D"/>
    </a:custClr>
    <a:custClr>
      <a:srgbClr val="FFFFFF"/>
    </a:custClr>
    <a:custClr>
      <a:srgbClr val="FFFFFF"/>
    </a:custClr>
    <a:custClr name="Night Blue 75%">
      <a:srgbClr val="565C7C"/>
    </a:custClr>
    <a:custClr>
      <a:srgbClr val="FFFFFF"/>
    </a:custClr>
    <a:custClr>
      <a:srgbClr val="FFFFFF"/>
    </a:custClr>
    <a:custClr name="Grass Green 50%">
      <a:srgbClr val="A1E67B"/>
    </a:custClr>
    <a:custClr name="Hot Pink 50%">
      <a:srgbClr val="F9AFFB"/>
    </a:custClr>
    <a:custClr name="Sky Blue 50%">
      <a:srgbClr val="ADD6FB"/>
    </a:custClr>
    <a:custClr name="Lavender Purple 50%">
      <a:srgbClr val="AE82EC"/>
    </a:custClr>
    <a:custClr name="Crimson Red 50%">
      <a:srgbClr val="E17A7A"/>
    </a:custClr>
    <a:custClr>
      <a:srgbClr val="FFFFFF"/>
    </a:custClr>
    <a:custClr>
      <a:srgbClr val="FFFFFF"/>
    </a:custClr>
    <a:custClr name="Night Blue 50%">
      <a:srgbClr val="8E92A7"/>
    </a:custClr>
    <a:custClr>
      <a:srgbClr val="FFFFFF"/>
    </a:custClr>
    <a:custClr>
      <a:srgbClr val="FFFFFF"/>
    </a:custClr>
    <a:custClr name="Grass Green 25%">
      <a:srgbClr val="CCEEB8"/>
    </a:custClr>
    <a:custClr name="Hot Pink 25%">
      <a:srgbClr val="F7D2F8"/>
    </a:custClr>
    <a:custClr name="Sky Blue 25%">
      <a:srgbClr val="D1E6F8"/>
    </a:custClr>
    <a:custClr name="Lavender Purple 25%">
      <a:srgbClr val="D2BCF1"/>
    </a:custClr>
    <a:custClr name="Crimson Red 25%">
      <a:srgbClr val="EBB8B8"/>
    </a:custClr>
    <a:custClr>
      <a:srgbClr val="FFFFFF"/>
    </a:custClr>
    <a:custClr>
      <a:srgbClr val="FFFFFF"/>
    </a:custClr>
    <a:custClr name="Night Blue 25%">
      <a:srgbClr val="C6C8D3"/>
    </a:custClr>
    <a:custClr name="Aegon Blue">
      <a:srgbClr val="0066FF"/>
    </a:custClr>
    <a:custClr name="TransAmerica Red">
      <a:srgbClr val="FF2800"/>
    </a:custClr>
    <a:custClr name="Gray">
      <a:srgbClr val="AAA29C"/>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DAF3E3634C144D9EC799C876E6F9A3" ma:contentTypeVersion="32" ma:contentTypeDescription="Create a new document." ma:contentTypeScope="" ma:versionID="60e1596b470e64c977d1e4ce9ac99787">
  <xsd:schema xmlns:xsd="http://www.w3.org/2001/XMLSchema" xmlns:xs="http://www.w3.org/2001/XMLSchema" xmlns:p="http://schemas.microsoft.com/office/2006/metadata/properties" xmlns:ns1="http://schemas.microsoft.com/sharepoint/v3" xmlns:ns2="7bc1719e-3073-4a83-a8aa-5d9b5543732c" xmlns:ns3="290f8d83-fd29-439e-ae91-cfcefa340f30" xmlns:ns4="bfe6e0b6-a5a6-435d-956e-8490d4b03c3e" targetNamespace="http://schemas.microsoft.com/office/2006/metadata/properties" ma:root="true" ma:fieldsID="2bba0ad704353081834050430544496a" ns1:_="" ns2:_="" ns3:_="" ns4:_="">
    <xsd:import namespace="http://schemas.microsoft.com/sharepoint/v3"/>
    <xsd:import namespace="7bc1719e-3073-4a83-a8aa-5d9b5543732c"/>
    <xsd:import namespace="290f8d83-fd29-439e-ae91-cfcefa340f30"/>
    <xsd:import namespace="bfe6e0b6-a5a6-435d-956e-8490d4b03c3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KeyPoints" minOccurs="0"/>
                <xsd:element ref="ns2:MediaServiceKeyPoints" minOccurs="0"/>
                <xsd:element ref="ns2:Model1" minOccurs="0"/>
                <xsd:element ref="ns2:Technology" minOccurs="0"/>
                <xsd:element ref="ns2:AppDomain" minOccurs="0"/>
                <xsd:element ref="ns2:Business_x0020_App" minOccurs="0"/>
                <xsd:element ref="ns2:Keyword" minOccurs="0"/>
                <xsd:element ref="ns2:Pattern"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c1719e-3073-4a83-a8aa-5d9b55437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odel1" ma:index="21" nillable="true" ma:displayName="Hosting" ma:description="Operational Hosting Model of the Solution" ma:format="Dropdown" ma:internalName="Model1">
      <xsd:simpleType>
        <xsd:restriction base="dms:Choice">
          <xsd:enumeration value="IAAS"/>
          <xsd:enumeration value="PAAS"/>
          <xsd:enumeration value="SAAS"/>
          <xsd:enumeration value="DAAS"/>
          <xsd:enumeration value="AWS"/>
          <xsd:enumeration value="AZURE"/>
          <xsd:enumeration value="GCP"/>
          <xsd:enumeration value="THIRD PARTY"/>
          <xsd:enumeration value="DC"/>
          <xsd:enumeration value="HYBRID"/>
        </xsd:restriction>
      </xsd:simpleType>
    </xsd:element>
    <xsd:element name="Technology" ma:index="22" nillable="true" ma:displayName="Service" ma:description="Architecture or Technology Stack or GTS Service Area" ma:format="Dropdown" ma:internalName="Technology">
      <xsd:simpleType>
        <xsd:union memberTypes="dms:Text">
          <xsd:simpleType>
            <xsd:restriction base="dms:Choice">
              <xsd:enumeration value="SSO"/>
              <xsd:enumeration value="AD"/>
              <xsd:enumeration value="Security"/>
              <xsd:enumeration value="Storage"/>
              <xsd:enumeration value="Container"/>
              <xsd:enumeration value="Windows"/>
              <xsd:enumeration value="Appliance"/>
              <xsd:enumeration value="SQL"/>
              <xsd:enumeration value="MySQL"/>
              <xsd:enumeration value="DB2"/>
              <xsd:enumeration value="ORACLE"/>
              <xsd:enumeration value="Apple"/>
              <xsd:enumeration value="Citrix"/>
              <xsd:enumeration value="VDI"/>
              <xsd:enumeration value="Workspace"/>
              <xsd:enumeration value="O365"/>
              <xsd:enumeration value="Data Lake"/>
              <xsd:enumeration value="Ecosysyem"/>
              <xsd:enumeration value="Network"/>
              <xsd:enumeration value="RA"/>
              <xsd:enumeration value="MQ"/>
              <xsd:enumeration value="SFTP"/>
              <xsd:enumeration value="ISAM"/>
              <xsd:enumeration value="TEL"/>
              <xsd:enumeration value="Service"/>
              <xsd:enumeration value="Application"/>
              <xsd:enumeration value="Development"/>
              <xsd:enumeration value="Plugin"/>
              <xsd:enumeration value="Risk"/>
              <xsd:enumeration value="ITSM"/>
              <xsd:enumeration value="Messaging"/>
              <xsd:enumeration value="Jira"/>
              <xsd:enumeration value="Migration"/>
              <xsd:enumeration value="VPN"/>
              <xsd:enumeration value="PING"/>
              <xsd:enumeration value="OKTA"/>
              <xsd:enumeration value="Web"/>
              <xsd:enumeration value="Social"/>
              <xsd:enumeration value="Chat"/>
              <xsd:enumeration value="Phone"/>
              <xsd:enumeration value="SMS"/>
              <xsd:enumeration value="Video"/>
              <xsd:enumeration value="DR"/>
              <xsd:enumeration value="DLP"/>
              <xsd:enumeration value="CICD"/>
              <xsd:enumeration value="ETL"/>
              <xsd:enumeration value="Compute"/>
              <xsd:enumeration value="Classification"/>
              <xsd:enumeration value="Data"/>
              <xsd:enumeration value="End Point"/>
              <xsd:enumeration value="API"/>
              <xsd:enumeration value="Search"/>
              <xsd:enumeration value="Data Gateway"/>
              <xsd:enumeration value="Mobile"/>
              <xsd:enumeration value="M365"/>
              <xsd:enumeration value="D365"/>
              <xsd:enumeration value="Docker"/>
              <xsd:enumeration value="DNS"/>
              <xsd:enumeration value="LMS"/>
              <xsd:enumeration value="SMTP"/>
              <xsd:enumeration value="LDAP"/>
              <xsd:enumeration value="SIEM"/>
              <xsd:enumeration value="OVA"/>
              <xsd:enumeration value="Identity"/>
              <xsd:enumeration value="Data Protection"/>
              <xsd:enumeration value="ITAM"/>
              <xsd:enumeration value="Cyber Security"/>
            </xsd:restriction>
          </xsd:simpleType>
        </xsd:union>
      </xsd:simpleType>
    </xsd:element>
    <xsd:element name="AppDomain" ma:index="23" nillable="true" ma:displayName="Application" ma:description="Application Area" ma:format="Dropdown" ma:internalName="AppDomain">
      <xsd:simpleType>
        <xsd:restriction base="dms:Choice">
          <xsd:enumeration value="WFM"/>
          <xsd:enumeration value="DMS"/>
          <xsd:enumeration value="CMS"/>
          <xsd:enumeration value="COL"/>
          <xsd:enumeration value="SNOW"/>
          <xsd:enumeration value="LOG"/>
          <xsd:enumeration value="MON"/>
          <xsd:enumeration value="DBA"/>
          <xsd:enumeration value="APM"/>
          <xsd:enumeration value="AM"/>
          <xsd:enumeration value="DLP"/>
          <xsd:enumeration value="SECRETS"/>
          <xsd:enumeration value="PAM"/>
          <xsd:enumeration value="ROB"/>
          <xsd:enumeration value="WEB"/>
          <xsd:enumeration value="SCH"/>
          <xsd:enumeration value="O365"/>
          <xsd:enumeration value="PBI"/>
          <xsd:enumeration value="TEL"/>
          <xsd:enumeration value="AI"/>
          <xsd:enumeration value="FIN"/>
          <xsd:enumeration value="CLD"/>
          <xsd:enumeration value="RA"/>
          <xsd:enumeration value="REF"/>
          <xsd:enumeration value="PS"/>
          <xsd:enumeration value="NET"/>
          <xsd:enumeration value="LIC"/>
          <xsd:enumeration value="RPA"/>
          <xsd:enumeration value="LMS"/>
          <xsd:enumeration value="ERM"/>
          <xsd:enumeration value="ESign"/>
          <xsd:enumeration value="DIR"/>
          <xsd:enumeration value="CRM"/>
          <xsd:enumeration value="DNS"/>
          <xsd:enumeration value="WRK"/>
          <xsd:enumeration value="ANA"/>
          <xsd:enumeration value="CICD"/>
          <xsd:enumeration value="DVM"/>
          <xsd:enumeration value="SFTP"/>
          <xsd:enumeration value="ML"/>
        </xsd:restriction>
      </xsd:simpleType>
    </xsd:element>
    <xsd:element name="Business_x0020_App" ma:index="24" nillable="true" ma:displayName="Domain" ma:default="Unknown" ma:description="Short description of business function, used for seach function" ma:format="Dropdown" ma:internalName="Business_x0020_App">
      <xsd:simpleType>
        <xsd:union memberTypes="dms:Text">
          <xsd:simpleType>
            <xsd:restriction base="dms:Choice">
              <xsd:enumeration value="Pension Calculation"/>
              <xsd:enumeration value="Actuarial"/>
              <xsd:enumeration value="Unknown"/>
              <xsd:enumeration value="Legal"/>
              <xsd:enumeration value="Finance"/>
              <xsd:enumeration value="Mortgages"/>
              <xsd:enumeration value="Funds"/>
              <xsd:enumeration value="Health"/>
              <xsd:enumeration value="Advice"/>
              <xsd:enumeration value="Other"/>
              <xsd:enumeration value="Non-Life"/>
              <xsd:enumeration value="Life"/>
              <xsd:enumeration value="Loan Services"/>
              <xsd:enumeration value="Facilities"/>
              <xsd:enumeration value="Fraud"/>
              <xsd:enumeration value="Global"/>
              <xsd:enumeration value="Assets Management"/>
              <xsd:enumeration value="Service Management"/>
              <xsd:enumeration value="Workplace"/>
              <xsd:enumeration value="Investment Management"/>
              <xsd:enumeration value="Bank"/>
              <xsd:enumeration value="Risk"/>
              <xsd:enumeration value="Security"/>
              <xsd:enumeration value="Sales"/>
              <xsd:enumeration value="External"/>
              <xsd:enumeration value="SIEM"/>
              <xsd:enumeration value="Call Center"/>
              <xsd:enumeration value="Human Resource"/>
              <xsd:enumeration value="Pension"/>
            </xsd:restriction>
          </xsd:simpleType>
        </xsd:union>
      </xsd:simpleType>
    </xsd:element>
    <xsd:element name="Keyword" ma:index="25" nillable="true" ma:displayName="Keyword" ma:description="Unique keyword for search usage" ma:format="Dropdown" ma:internalName="Keyword">
      <xsd:simpleType>
        <xsd:union memberTypes="dms:Text">
          <xsd:simpleType>
            <xsd:restriction base="dms:Choice">
              <xsd:enumeration value="Unknown"/>
            </xsd:restriction>
          </xsd:simpleType>
        </xsd:union>
      </xsd:simpleType>
    </xsd:element>
    <xsd:element name="Pattern" ma:index="26" nillable="true" ma:displayName="Pattern" ma:description="Approved or know pattern" ma:format="Dropdown" ma:internalName="Pattern">
      <xsd:simpleType>
        <xsd:restriction base="dms:Choice">
          <xsd:enumeration value="iChannel"/>
          <xsd:enumeration value="ISAM"/>
          <xsd:enumeration value="B2B"/>
          <xsd:enumeration value="B2C"/>
          <xsd:enumeration value="Hosting"/>
          <xsd:enumeration value="Browsing"/>
          <xsd:enumeration value="EKS"/>
          <xsd:enumeration value="SSO"/>
          <xsd:enumeration value="Inter VPC"/>
          <xsd:enumeration value="AWS to DC"/>
          <xsd:enumeration value="AWS Region"/>
          <xsd:enumeration value="ClamAV"/>
          <xsd:enumeration value="VPC"/>
          <xsd:enumeration value="ServiceNow"/>
          <xsd:enumeration value="Salesforce"/>
          <xsd:enumeration value="Third Party Access"/>
          <xsd:enumeration value="Ping"/>
          <xsd:enumeration value="WAF"/>
          <xsd:enumeration value="Mobile"/>
          <xsd:enumeration value="API"/>
          <xsd:enumeration value="Data Lake"/>
        </xsd:restrictio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33ecf46e-890a-4d8f-8227-d99d79ddb869" ma:termSetId="09814cd3-568e-fe90-9814-8d621ff8fb84" ma:anchorId="fba54fb3-c3e1-fe81-a776-ca4b69148c4d" ma:open="true" ma:isKeyword="false">
      <xsd:complexType>
        <xsd:sequence>
          <xsd:element ref="pc:Terms" minOccurs="0" maxOccurs="1"/>
        </xsd:sequence>
      </xsd:complex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0f8d83-fd29-439e-ae91-cfcefa340f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e6e0b6-a5a6-435d-956e-8490d4b03c3e" elementFormDefault="qualified">
    <xsd:import namespace="http://schemas.microsoft.com/office/2006/documentManagement/types"/>
    <xsd:import namespace="http://schemas.microsoft.com/office/infopath/2007/PartnerControls"/>
    <xsd:element name="TaxCatchAll" ma:index="29" nillable="true" ma:displayName="Taxonomy Catch All Column" ma:hidden="true" ma:list="{d1e4a496-b8a4-4beb-a473-f4a6df7ad317}" ma:internalName="TaxCatchAll" ma:showField="CatchAllData" ma:web="290f8d83-fd29-439e-ae91-cfcefa340f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eyword xmlns="7bc1719e-3073-4a83-a8aa-5d9b5543732c" xsi:nil="true"/>
    <_ip_UnifiedCompliancePolicyUIAction xmlns="http://schemas.microsoft.com/sharepoint/v3" xsi:nil="true"/>
    <AppDomain xmlns="7bc1719e-3073-4a83-a8aa-5d9b5543732c" xsi:nil="true"/>
    <lcf76f155ced4ddcb4097134ff3c332f xmlns="7bc1719e-3073-4a83-a8aa-5d9b5543732c">
      <Terms xmlns="http://schemas.microsoft.com/office/infopath/2007/PartnerControls"/>
    </lcf76f155ced4ddcb4097134ff3c332f>
    <Technology xmlns="7bc1719e-3073-4a83-a8aa-5d9b5543732c" xsi:nil="true"/>
    <TaxCatchAll xmlns="bfe6e0b6-a5a6-435d-956e-8490d4b03c3e" xsi:nil="true"/>
    <Model1 xmlns="7bc1719e-3073-4a83-a8aa-5d9b5543732c" xsi:nil="true"/>
    <_ip_UnifiedCompliancePolicyProperties xmlns="http://schemas.microsoft.com/sharepoint/v3" xsi:nil="true"/>
    <Pattern xmlns="7bc1719e-3073-4a83-a8aa-5d9b5543732c" xsi:nil="true"/>
    <Business_x0020_App xmlns="7bc1719e-3073-4a83-a8aa-5d9b5543732c">Unknown</Business_x0020_App>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6C065A-B226-4FD3-94BD-1AC96EA6A2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c1719e-3073-4a83-a8aa-5d9b5543732c"/>
    <ds:schemaRef ds:uri="290f8d83-fd29-439e-ae91-cfcefa340f30"/>
    <ds:schemaRef ds:uri="bfe6e0b6-a5a6-435d-956e-8490d4b03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C5A45D-FEFB-4784-AB28-B9FF479AF33B}">
  <ds:schemaRefs>
    <ds:schemaRef ds:uri="http://schemas.microsoft.com/sharepoint/v3/contenttype/forms"/>
  </ds:schemaRefs>
</ds:datastoreItem>
</file>

<file path=customXml/itemProps3.xml><?xml version="1.0" encoding="utf-8"?>
<ds:datastoreItem xmlns:ds="http://schemas.openxmlformats.org/officeDocument/2006/customXml" ds:itemID="{21E989E3-E09F-4604-9955-E158EB53054E}">
  <ds:schemaRefs>
    <ds:schemaRef ds:uri="http://schemas.microsoft.com/office/2006/metadata/properties"/>
    <ds:schemaRef ds:uri="http://schemas.microsoft.com/office/infopath/2007/PartnerControls"/>
    <ds:schemaRef ds:uri="7bc1719e-3073-4a83-a8aa-5d9b5543732c"/>
    <ds:schemaRef ds:uri="http://schemas.microsoft.com/sharepoint/v3"/>
    <ds:schemaRef ds:uri="bfe6e0b6-a5a6-435d-956e-8490d4b03c3e"/>
  </ds:schemaRefs>
</ds:datastoreItem>
</file>

<file path=customXml/itemProps4.xml><?xml version="1.0" encoding="utf-8"?>
<ds:datastoreItem xmlns:ds="http://schemas.openxmlformats.org/officeDocument/2006/customXml" ds:itemID="{32EDDCE3-16D1-4E9A-9370-FD7DD5779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TotalTime>
  <Pages>36</Pages>
  <Words>10546</Words>
  <Characters>60117</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
    </vt:vector>
  </TitlesOfParts>
  <Company>Member Company of the AEGON Group</Company>
  <LinksUpToDate>false</LinksUpToDate>
  <CharactersWithSpaces>70522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Jauregui</dc:creator>
  <cp:keywords/>
  <dc:description/>
  <cp:lastModifiedBy>Kerbachi, Mohamed - GTS Global ENG &amp; ARCH</cp:lastModifiedBy>
  <cp:revision>509</cp:revision>
  <cp:lastPrinted>2019-01-24T04:57:00Z</cp:lastPrinted>
  <dcterms:created xsi:type="dcterms:W3CDTF">2024-05-01T06:52:00Z</dcterms:created>
  <dcterms:modified xsi:type="dcterms:W3CDTF">2025-04-04T15:28:00Z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0x0101006BDAF3E3634C144D9EC799C876E6F9A3</vt:lpwstr>
  </property>
  <property fmtid="{D5CDD505-2E9C-101B-9397-08002B2CF9AE}" pid="3" name="MediaServiceImageTags">
    <vt:lpwstr/>
  </property>
  <property fmtid="{D5CDD505-2E9C-101B-9397-08002B2CF9AE}" pid="4" name="_ExtendedDescription">
    <vt:lpwstr/>
  </property>
  <property fmtid="{D5CDD505-2E9C-101B-9397-08002B2CF9AE}" pid="5" name="Approvers">
    <vt:lpwstr/>
  </property>
  <property fmtid="{D5CDD505-2E9C-101B-9397-08002B2CF9AE}" pid="6" name="ClassificationContentMarkingFooterShapeIds">
    <vt:lpwstr>28491d54,4ceda753,187b7741</vt:lpwstr>
  </property>
  <property fmtid="{D5CDD505-2E9C-101B-9397-08002B2CF9AE}" pid="7" name="ClassificationContentMarkingFooterFontProps">
    <vt:lpwstr>#000000,10,Calibri</vt:lpwstr>
  </property>
  <property fmtid="{D5CDD505-2E9C-101B-9397-08002B2CF9AE}" pid="8" name="ClassificationContentMarkingFooterText">
    <vt:lpwstr>Internal</vt:lpwstr>
  </property>
  <property fmtid="{D5CDD505-2E9C-101B-9397-08002B2CF9AE}" pid="9" name="MSIP_Label_f80fac54-5887-4bd1-804d-90736ea68144_Enabled">
    <vt:lpwstr>true</vt:lpwstr>
  </property>
  <property fmtid="{D5CDD505-2E9C-101B-9397-08002B2CF9AE}" pid="10" name="MSIP_Label_f80fac54-5887-4bd1-804d-90736ea68144_SetDate">
    <vt:lpwstr>2025-03-31T13:12:30Z</vt:lpwstr>
  </property>
  <property fmtid="{D5CDD505-2E9C-101B-9397-08002B2CF9AE}" pid="11" name="MSIP_Label_f80fac54-5887-4bd1-804d-90736ea68144_Method">
    <vt:lpwstr>Privileged</vt:lpwstr>
  </property>
  <property fmtid="{D5CDD505-2E9C-101B-9397-08002B2CF9AE}" pid="12" name="MSIP_Label_f80fac54-5887-4bd1-804d-90736ea68144_Name">
    <vt:lpwstr>!aegon-internal</vt:lpwstr>
  </property>
  <property fmtid="{D5CDD505-2E9C-101B-9397-08002B2CF9AE}" pid="13" name="MSIP_Label_f80fac54-5887-4bd1-804d-90736ea68144_SiteId">
    <vt:lpwstr>46e16835-c804-41de-be3c-55835d14dee4</vt:lpwstr>
  </property>
  <property fmtid="{D5CDD505-2E9C-101B-9397-08002B2CF9AE}" pid="14" name="MSIP_Label_f80fac54-5887-4bd1-804d-90736ea68144_ActionId">
    <vt:lpwstr>34cff41b-ab8a-4ff0-9a85-9223bb8ee1a7</vt:lpwstr>
  </property>
  <property fmtid="{D5CDD505-2E9C-101B-9397-08002B2CF9AE}" pid="15" name="MSIP_Label_f80fac54-5887-4bd1-804d-90736ea68144_ContentBits">
    <vt:lpwstr>2</vt:lpwstr>
  </property>
  <property fmtid="{D5CDD505-2E9C-101B-9397-08002B2CF9AE}" pid="16" name="MSIP_Label_f80fac54-5887-4bd1-804d-90736ea68144_Tag">
    <vt:lpwstr>10, 0, 1, 1</vt:lpwstr>
  </property>
</Properties>
</file>